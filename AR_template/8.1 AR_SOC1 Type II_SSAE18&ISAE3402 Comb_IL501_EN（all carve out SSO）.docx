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F42B" w14:textId="77777777" w:rsidR="002F67CD" w:rsidRPr="00544B2F" w:rsidRDefault="002F67CD" w:rsidP="00544B2F">
      <w:pPr>
        <w:widowControl w:val="0"/>
        <w:snapToGrid w:val="0"/>
        <w:spacing w:line="276" w:lineRule="auto"/>
        <w:jc w:val="both"/>
        <w:rPr>
          <w:sz w:val="22"/>
          <w:szCs w:val="22"/>
        </w:rPr>
      </w:pPr>
    </w:p>
    <w:p w14:paraId="41779907" w14:textId="77777777" w:rsidR="002F67CD" w:rsidRPr="00544B2F" w:rsidRDefault="002F67CD" w:rsidP="00544B2F">
      <w:pPr>
        <w:widowControl w:val="0"/>
        <w:snapToGrid w:val="0"/>
        <w:spacing w:line="276" w:lineRule="auto"/>
        <w:jc w:val="both"/>
        <w:rPr>
          <w:sz w:val="22"/>
          <w:szCs w:val="22"/>
        </w:rPr>
      </w:pPr>
    </w:p>
    <w:p w14:paraId="58F75279" w14:textId="77777777" w:rsidR="002F67CD" w:rsidRPr="00544B2F" w:rsidRDefault="002F67CD" w:rsidP="00544B2F">
      <w:pPr>
        <w:widowControl w:val="0"/>
        <w:snapToGrid w:val="0"/>
        <w:spacing w:line="276" w:lineRule="auto"/>
        <w:jc w:val="both"/>
        <w:rPr>
          <w:sz w:val="22"/>
          <w:szCs w:val="22"/>
        </w:rPr>
      </w:pPr>
    </w:p>
    <w:p w14:paraId="2D56E112" w14:textId="77777777" w:rsidR="002F67CD" w:rsidRPr="00544B2F" w:rsidRDefault="002F67CD" w:rsidP="00544B2F">
      <w:pPr>
        <w:widowControl w:val="0"/>
        <w:snapToGrid w:val="0"/>
        <w:spacing w:line="276" w:lineRule="auto"/>
        <w:jc w:val="both"/>
        <w:rPr>
          <w:sz w:val="22"/>
          <w:szCs w:val="22"/>
        </w:rPr>
      </w:pPr>
    </w:p>
    <w:p w14:paraId="3C99DB26" w14:textId="39CE32C7" w:rsidR="002F67CD" w:rsidRPr="00544B2F" w:rsidRDefault="002F67CD" w:rsidP="00544B2F">
      <w:pPr>
        <w:widowControl w:val="0"/>
        <w:snapToGrid w:val="0"/>
        <w:spacing w:line="276" w:lineRule="auto"/>
        <w:jc w:val="both"/>
        <w:rPr>
          <w:b/>
          <w:bCs/>
          <w:sz w:val="22"/>
          <w:szCs w:val="22"/>
        </w:rPr>
      </w:pPr>
      <w:commentRangeStart w:id="0"/>
      <w:r w:rsidRPr="00544B2F">
        <w:rPr>
          <w:b/>
          <w:bCs/>
          <w:sz w:val="22"/>
          <w:szCs w:val="22"/>
        </w:rPr>
        <w:t>Independent</w:t>
      </w:r>
      <w:commentRangeEnd w:id="0"/>
      <w:r w:rsidR="001303EA" w:rsidRPr="00544B2F">
        <w:rPr>
          <w:rStyle w:val="CommentReference"/>
          <w:sz w:val="22"/>
          <w:szCs w:val="22"/>
        </w:rPr>
        <w:commentReference w:id="0"/>
      </w:r>
      <w:r w:rsidRPr="00544B2F">
        <w:rPr>
          <w:b/>
          <w:bCs/>
          <w:sz w:val="22"/>
          <w:szCs w:val="22"/>
        </w:rPr>
        <w:t xml:space="preserve"> Service Auditor’s </w:t>
      </w:r>
      <w:commentRangeStart w:id="1"/>
      <w:r w:rsidR="00A91C1C" w:rsidRPr="00830B81">
        <w:rPr>
          <w:b/>
          <w:bCs/>
          <w:sz w:val="22"/>
          <w:szCs w:val="22"/>
        </w:rPr>
        <w:t>Assurance</w:t>
      </w:r>
      <w:commentRangeEnd w:id="1"/>
      <w:r w:rsidR="00A91C1C">
        <w:rPr>
          <w:rStyle w:val="CommentReference"/>
        </w:rPr>
        <w:commentReference w:id="1"/>
      </w:r>
      <w:r w:rsidR="00C15DEA">
        <w:rPr>
          <w:b/>
          <w:bCs/>
          <w:sz w:val="22"/>
          <w:szCs w:val="22"/>
        </w:rPr>
        <w:t xml:space="preserve"> </w:t>
      </w:r>
      <w:r w:rsidRPr="00544B2F">
        <w:rPr>
          <w:b/>
          <w:bCs/>
          <w:sz w:val="22"/>
          <w:szCs w:val="22"/>
        </w:rPr>
        <w:t xml:space="preserve">Report </w:t>
      </w:r>
      <w:r w:rsidRPr="00544B2F">
        <w:rPr>
          <w:b/>
          <w:bCs/>
          <w:sz w:val="22"/>
          <w:szCs w:val="22"/>
        </w:rPr>
        <w:br/>
      </w:r>
    </w:p>
    <w:p w14:paraId="757919F7" w14:textId="52507FEF" w:rsidR="002F67CD" w:rsidRPr="00544B2F" w:rsidRDefault="00D13608" w:rsidP="00544B2F">
      <w:pPr>
        <w:widowControl w:val="0"/>
        <w:snapToGrid w:val="0"/>
        <w:spacing w:line="276" w:lineRule="auto"/>
        <w:jc w:val="both"/>
        <w:rPr>
          <w:sz w:val="22"/>
          <w:szCs w:val="22"/>
        </w:rPr>
      </w:pPr>
      <w:r w:rsidRPr="00E54553">
        <w:rPr>
          <w:sz w:val="22"/>
          <w:szCs w:val="22"/>
        </w:rPr>
        <w:t xml:space="preserve">To the </w:t>
      </w:r>
      <w:r w:rsidR="002C35B6">
        <w:rPr>
          <w:sz w:val="22"/>
          <w:szCs w:val="22"/>
        </w:rPr>
        <w:t>M</w:t>
      </w:r>
      <w:r w:rsidR="002C35B6">
        <w:rPr>
          <w:rFonts w:hint="eastAsia"/>
          <w:sz w:val="22"/>
          <w:szCs w:val="22"/>
          <w:lang w:eastAsia="zh-CN"/>
        </w:rPr>
        <w:t>anagement</w:t>
      </w:r>
      <w:r w:rsidR="002C35B6">
        <w:rPr>
          <w:sz w:val="22"/>
          <w:szCs w:val="22"/>
        </w:rPr>
        <w:t>/</w:t>
      </w:r>
      <w:commentRangeStart w:id="2"/>
      <w:commentRangeEnd w:id="2"/>
      <w:r w:rsidR="002C35B6">
        <w:rPr>
          <w:rStyle w:val="CommentReference"/>
        </w:rPr>
        <w:commentReference w:id="2"/>
      </w:r>
      <w:r w:rsidRPr="00E54553">
        <w:rPr>
          <w:sz w:val="22"/>
          <w:szCs w:val="22"/>
        </w:rPr>
        <w:t>Board of Directors of</w:t>
      </w:r>
      <w:r w:rsidRPr="00544B2F">
        <w:rPr>
          <w:sz w:val="22"/>
          <w:szCs w:val="22"/>
        </w:rPr>
        <w:t xml:space="preserve"> [</w:t>
      </w:r>
      <w:r w:rsidRPr="00544B2F">
        <w:rPr>
          <w:b/>
          <w:sz w:val="22"/>
          <w:szCs w:val="22"/>
        </w:rPr>
        <w:t>Service organization name</w:t>
      </w:r>
      <w:r w:rsidRPr="00544B2F">
        <w:rPr>
          <w:sz w:val="22"/>
          <w:szCs w:val="22"/>
        </w:rPr>
        <w:t>]</w:t>
      </w:r>
    </w:p>
    <w:p w14:paraId="41E61EC7" w14:textId="5C6D501C" w:rsidR="002F67CD" w:rsidRPr="00544B2F" w:rsidRDefault="002F67CD" w:rsidP="00544B2F">
      <w:pPr>
        <w:widowControl w:val="0"/>
        <w:snapToGrid w:val="0"/>
        <w:spacing w:line="276" w:lineRule="auto"/>
        <w:jc w:val="both"/>
        <w:rPr>
          <w:sz w:val="22"/>
          <w:szCs w:val="22"/>
        </w:rPr>
      </w:pPr>
    </w:p>
    <w:p w14:paraId="68A73615" w14:textId="77777777" w:rsidR="00E67A6C" w:rsidRPr="00544B2F" w:rsidRDefault="00E67A6C" w:rsidP="00544B2F">
      <w:pPr>
        <w:widowControl w:val="0"/>
        <w:snapToGrid w:val="0"/>
        <w:spacing w:line="276" w:lineRule="auto"/>
        <w:jc w:val="both"/>
        <w:rPr>
          <w:sz w:val="22"/>
          <w:szCs w:val="22"/>
        </w:rPr>
      </w:pPr>
    </w:p>
    <w:p w14:paraId="3437907C" w14:textId="77777777" w:rsidR="002F67CD" w:rsidRPr="00544B2F" w:rsidRDefault="002F67CD" w:rsidP="00544B2F">
      <w:pPr>
        <w:widowControl w:val="0"/>
        <w:snapToGrid w:val="0"/>
        <w:spacing w:line="276" w:lineRule="auto"/>
        <w:jc w:val="both"/>
        <w:rPr>
          <w:sz w:val="22"/>
          <w:szCs w:val="22"/>
        </w:rPr>
      </w:pPr>
      <w:commentRangeStart w:id="3"/>
      <w:r w:rsidRPr="00544B2F">
        <w:rPr>
          <w:i/>
          <w:iCs/>
          <w:sz w:val="22"/>
          <w:szCs w:val="22"/>
        </w:rPr>
        <w:t>Scope</w:t>
      </w:r>
      <w:commentRangeEnd w:id="3"/>
      <w:r w:rsidR="00C61736">
        <w:rPr>
          <w:rStyle w:val="CommentReference"/>
        </w:rPr>
        <w:commentReference w:id="3"/>
      </w:r>
      <w:r w:rsidRPr="00544B2F">
        <w:rPr>
          <w:i/>
          <w:iCs/>
          <w:sz w:val="22"/>
          <w:szCs w:val="22"/>
        </w:rPr>
        <w:t xml:space="preserve"> </w:t>
      </w:r>
    </w:p>
    <w:p w14:paraId="52AEB6DE" w14:textId="3DC77B98" w:rsidR="002F67CD" w:rsidRDefault="002F67CD" w:rsidP="00544B2F">
      <w:pPr>
        <w:widowControl w:val="0"/>
        <w:snapToGrid w:val="0"/>
        <w:spacing w:line="276" w:lineRule="auto"/>
        <w:jc w:val="both"/>
        <w:rPr>
          <w:sz w:val="22"/>
          <w:szCs w:val="22"/>
        </w:rPr>
      </w:pPr>
      <w:r w:rsidRPr="00544B2F">
        <w:rPr>
          <w:sz w:val="22"/>
          <w:szCs w:val="22"/>
        </w:rPr>
        <w:t>We have examined [</w:t>
      </w:r>
      <w:r w:rsidRPr="00544B2F">
        <w:rPr>
          <w:b/>
          <w:sz w:val="22"/>
          <w:szCs w:val="22"/>
        </w:rPr>
        <w:t>Service organization name</w:t>
      </w:r>
      <w:r w:rsidRPr="00544B2F">
        <w:rPr>
          <w:sz w:val="22"/>
          <w:szCs w:val="22"/>
        </w:rPr>
        <w:t xml:space="preserve">]’s </w:t>
      </w:r>
      <w:r w:rsidR="00D13608" w:rsidRPr="00544B2F">
        <w:rPr>
          <w:sz w:val="22"/>
          <w:szCs w:val="22"/>
          <w:lang w:eastAsia="zh-CN"/>
        </w:rPr>
        <w:t>(“</w:t>
      </w:r>
      <w:r w:rsidR="00D13608" w:rsidRPr="00544B2F">
        <w:rPr>
          <w:sz w:val="22"/>
          <w:szCs w:val="22"/>
        </w:rPr>
        <w:t>[</w:t>
      </w:r>
      <w:r w:rsidR="00D13608" w:rsidRPr="00544B2F">
        <w:rPr>
          <w:b/>
          <w:sz w:val="22"/>
          <w:szCs w:val="22"/>
        </w:rPr>
        <w:t>Service organization short name</w:t>
      </w:r>
      <w:r w:rsidR="00D13608" w:rsidRPr="00544B2F">
        <w:rPr>
          <w:sz w:val="22"/>
          <w:szCs w:val="22"/>
        </w:rPr>
        <w:t xml:space="preserve">]” or the “Service Organization”) </w:t>
      </w:r>
      <w:r w:rsidRPr="00544B2F">
        <w:rPr>
          <w:sz w:val="22"/>
          <w:szCs w:val="22"/>
        </w:rPr>
        <w:t xml:space="preserve">description entitled </w:t>
      </w:r>
      <w:commentRangeStart w:id="4"/>
      <w:r w:rsidR="00D13608" w:rsidRPr="00544B2F">
        <w:rPr>
          <w:i/>
          <w:iCs/>
          <w:sz w:val="22"/>
          <w:szCs w:val="22"/>
        </w:rPr>
        <w:t>De</w:t>
      </w:r>
      <w:commentRangeEnd w:id="4"/>
      <w:r w:rsidR="001303EA" w:rsidRPr="00544B2F">
        <w:rPr>
          <w:rStyle w:val="CommentReference"/>
          <w:sz w:val="22"/>
          <w:szCs w:val="22"/>
        </w:rPr>
        <w:commentReference w:id="4"/>
      </w:r>
      <w:r w:rsidR="00D13608" w:rsidRPr="00544B2F">
        <w:rPr>
          <w:i/>
          <w:iCs/>
          <w:sz w:val="22"/>
          <w:szCs w:val="22"/>
        </w:rPr>
        <w:t>scription of [</w:t>
      </w:r>
      <w:r w:rsidR="00D13608" w:rsidRPr="00544B2F">
        <w:rPr>
          <w:b/>
          <w:i/>
          <w:iCs/>
          <w:sz w:val="22"/>
          <w:szCs w:val="22"/>
        </w:rPr>
        <w:t>Service organization name</w:t>
      </w:r>
      <w:r w:rsidR="00D13608" w:rsidRPr="00544B2F">
        <w:rPr>
          <w:i/>
          <w:iCs/>
          <w:sz w:val="22"/>
          <w:szCs w:val="22"/>
        </w:rPr>
        <w:t>]’s [</w:t>
      </w:r>
      <w:r w:rsidR="00D13608" w:rsidRPr="00544B2F">
        <w:rPr>
          <w:b/>
          <w:i/>
          <w:iCs/>
          <w:sz w:val="22"/>
          <w:szCs w:val="22"/>
        </w:rPr>
        <w:t>Service organization’s system</w:t>
      </w:r>
      <w:r w:rsidR="00D13608" w:rsidRPr="00544B2F">
        <w:rPr>
          <w:i/>
          <w:iCs/>
          <w:sz w:val="22"/>
          <w:szCs w:val="22"/>
        </w:rPr>
        <w:t>] throughout the Period [</w:t>
      </w:r>
      <w:r w:rsidR="00D13608" w:rsidRPr="00544B2F">
        <w:rPr>
          <w:b/>
          <w:bCs/>
          <w:i/>
          <w:iCs/>
          <w:sz w:val="22"/>
          <w:szCs w:val="22"/>
        </w:rPr>
        <w:t>date</w:t>
      </w:r>
      <w:r w:rsidR="00D13608" w:rsidRPr="00544B2F">
        <w:rPr>
          <w:i/>
          <w:iCs/>
          <w:sz w:val="22"/>
          <w:szCs w:val="22"/>
        </w:rPr>
        <w:t>] to [</w:t>
      </w:r>
      <w:r w:rsidR="00D13608" w:rsidRPr="00544B2F">
        <w:rPr>
          <w:b/>
          <w:bCs/>
          <w:i/>
          <w:iCs/>
          <w:sz w:val="22"/>
          <w:szCs w:val="22"/>
        </w:rPr>
        <w:t>date</w:t>
      </w:r>
      <w:r w:rsidR="00D13608" w:rsidRPr="00544B2F">
        <w:rPr>
          <w:i/>
          <w:iCs/>
          <w:sz w:val="22"/>
          <w:szCs w:val="22"/>
        </w:rPr>
        <w:t>]</w:t>
      </w:r>
      <w:r w:rsidRPr="00544B2F">
        <w:rPr>
          <w:iCs/>
          <w:sz w:val="22"/>
          <w:szCs w:val="22"/>
        </w:rPr>
        <w:t xml:space="preserve"> </w:t>
      </w:r>
      <w:r w:rsidRPr="00544B2F">
        <w:rPr>
          <w:sz w:val="22"/>
          <w:szCs w:val="22"/>
        </w:rPr>
        <w:t>(</w:t>
      </w:r>
      <w:r w:rsidR="00D13608" w:rsidRPr="00544B2F">
        <w:rPr>
          <w:sz w:val="22"/>
          <w:szCs w:val="22"/>
          <w:lang w:eastAsia="zh-CN"/>
        </w:rPr>
        <w:t>the</w:t>
      </w:r>
      <w:r w:rsidR="00D13608" w:rsidRPr="00544B2F">
        <w:rPr>
          <w:sz w:val="22"/>
          <w:szCs w:val="22"/>
        </w:rPr>
        <w:t xml:space="preserve"> “</w:t>
      </w:r>
      <w:r w:rsidRPr="00544B2F">
        <w:rPr>
          <w:sz w:val="22"/>
          <w:szCs w:val="22"/>
        </w:rPr>
        <w:t>Description</w:t>
      </w:r>
      <w:r w:rsidR="00D13608" w:rsidRPr="00544B2F">
        <w:rPr>
          <w:sz w:val="22"/>
          <w:szCs w:val="22"/>
        </w:rPr>
        <w:t>”</w:t>
      </w:r>
      <w:r w:rsidRPr="00544B2F">
        <w:rPr>
          <w:sz w:val="22"/>
          <w:szCs w:val="22"/>
        </w:rPr>
        <w:t xml:space="preserve">) of its </w:t>
      </w:r>
      <w:r w:rsidRPr="00544B2F">
        <w:rPr>
          <w:iCs/>
          <w:sz w:val="22"/>
          <w:szCs w:val="22"/>
        </w:rPr>
        <w:t>[</w:t>
      </w:r>
      <w:r w:rsidR="00095DD6" w:rsidRPr="00095DD6">
        <w:rPr>
          <w:b/>
          <w:iCs/>
          <w:sz w:val="22"/>
          <w:szCs w:val="22"/>
        </w:rPr>
        <w:t>Service organization’s system</w:t>
      </w:r>
      <w:r w:rsidR="00095DD6">
        <w:rPr>
          <w:sz w:val="22"/>
          <w:szCs w:val="22"/>
        </w:rPr>
        <w:t>]</w:t>
      </w:r>
      <w:r w:rsidRPr="00544B2F">
        <w:rPr>
          <w:sz w:val="22"/>
          <w:szCs w:val="22"/>
        </w:rPr>
        <w:t xml:space="preserve"> (</w:t>
      </w:r>
      <w:r w:rsidR="00D13608" w:rsidRPr="00544B2F">
        <w:rPr>
          <w:sz w:val="22"/>
          <w:szCs w:val="22"/>
        </w:rPr>
        <w:t>the “</w:t>
      </w:r>
      <w:r w:rsidRPr="00544B2F">
        <w:rPr>
          <w:sz w:val="22"/>
          <w:szCs w:val="22"/>
        </w:rPr>
        <w:t>System</w:t>
      </w:r>
      <w:r w:rsidR="00D13608" w:rsidRPr="00544B2F">
        <w:rPr>
          <w:sz w:val="22"/>
          <w:szCs w:val="22"/>
        </w:rPr>
        <w:t>”</w:t>
      </w:r>
      <w:r w:rsidRPr="00544B2F">
        <w:rPr>
          <w:sz w:val="22"/>
          <w:szCs w:val="22"/>
        </w:rPr>
        <w:t xml:space="preserve">) for </w:t>
      </w:r>
      <w:commentRangeStart w:id="5"/>
      <w:r w:rsidRPr="006E06F7">
        <w:rPr>
          <w:sz w:val="22"/>
          <w:szCs w:val="22"/>
          <w:u w:val="single"/>
        </w:rPr>
        <w:t>processing user entities’ transactions</w:t>
      </w:r>
      <w:r w:rsidRPr="00544B2F">
        <w:rPr>
          <w:sz w:val="22"/>
          <w:szCs w:val="22"/>
        </w:rPr>
        <w:t xml:space="preserve"> [</w:t>
      </w:r>
      <w:r w:rsidRPr="00544B2F">
        <w:rPr>
          <w:b/>
          <w:sz w:val="22"/>
          <w:szCs w:val="22"/>
        </w:rPr>
        <w:t>or identification of the function performed by the system</w:t>
      </w:r>
      <w:r w:rsidRPr="00544B2F">
        <w:rPr>
          <w:sz w:val="22"/>
          <w:szCs w:val="22"/>
        </w:rPr>
        <w:t>]</w:t>
      </w:r>
      <w:commentRangeEnd w:id="5"/>
      <w:r w:rsidR="00D13608" w:rsidRPr="00544B2F">
        <w:rPr>
          <w:rStyle w:val="CommentReference"/>
          <w:sz w:val="22"/>
          <w:szCs w:val="22"/>
        </w:rPr>
        <w:commentReference w:id="5"/>
      </w:r>
      <w:r w:rsidRPr="00544B2F">
        <w:rPr>
          <w:sz w:val="22"/>
          <w:szCs w:val="22"/>
        </w:rPr>
        <w:t xml:space="preserve"> and the suitability of the design and operating effectiveness of controls described therein to achieve the related control objectives stated in the Description (</w:t>
      </w:r>
      <w:r w:rsidR="00D13608" w:rsidRPr="00544B2F">
        <w:rPr>
          <w:sz w:val="22"/>
          <w:szCs w:val="22"/>
        </w:rPr>
        <w:t>the “</w:t>
      </w:r>
      <w:r w:rsidRPr="00544B2F">
        <w:rPr>
          <w:sz w:val="22"/>
          <w:szCs w:val="22"/>
        </w:rPr>
        <w:t>Control Objectives</w:t>
      </w:r>
      <w:r w:rsidR="00D13608" w:rsidRPr="00544B2F">
        <w:rPr>
          <w:sz w:val="22"/>
          <w:szCs w:val="22"/>
        </w:rPr>
        <w:t>”</w:t>
      </w:r>
      <w:r w:rsidRPr="00544B2F">
        <w:rPr>
          <w:sz w:val="22"/>
          <w:szCs w:val="22"/>
        </w:rPr>
        <w:t xml:space="preserve">), based on the criteria identified in </w:t>
      </w:r>
      <w:commentRangeStart w:id="7"/>
      <w:r w:rsidR="00D13608" w:rsidRPr="00544B2F">
        <w:rPr>
          <w:i/>
          <w:iCs/>
          <w:sz w:val="22"/>
          <w:szCs w:val="22"/>
        </w:rPr>
        <w:t>Sec</w:t>
      </w:r>
      <w:commentRangeEnd w:id="7"/>
      <w:r w:rsidR="005C528D" w:rsidRPr="00544B2F">
        <w:rPr>
          <w:rStyle w:val="CommentReference"/>
          <w:sz w:val="22"/>
          <w:szCs w:val="22"/>
        </w:rPr>
        <w:commentReference w:id="7"/>
      </w:r>
      <w:r w:rsidR="00D13608" w:rsidRPr="00544B2F">
        <w:rPr>
          <w:i/>
          <w:iCs/>
          <w:sz w:val="22"/>
          <w:szCs w:val="22"/>
        </w:rPr>
        <w:t>tion I – [</w:t>
      </w:r>
      <w:r w:rsidR="00D13608" w:rsidRPr="00544B2F">
        <w:rPr>
          <w:b/>
          <w:i/>
          <w:iCs/>
          <w:sz w:val="22"/>
          <w:szCs w:val="22"/>
        </w:rPr>
        <w:t>Service organization name</w:t>
      </w:r>
      <w:r w:rsidR="00D13608" w:rsidRPr="00544B2F">
        <w:rPr>
          <w:i/>
          <w:iCs/>
          <w:sz w:val="22"/>
          <w:szCs w:val="22"/>
        </w:rPr>
        <w:t>]’s Management Assertion</w:t>
      </w:r>
      <w:r w:rsidRPr="00544B2F">
        <w:rPr>
          <w:sz w:val="22"/>
          <w:szCs w:val="22"/>
        </w:rPr>
        <w:t xml:space="preserve"> (</w:t>
      </w:r>
      <w:r w:rsidR="00D13608" w:rsidRPr="00544B2F">
        <w:rPr>
          <w:sz w:val="22"/>
          <w:szCs w:val="22"/>
        </w:rPr>
        <w:t>the “</w:t>
      </w:r>
      <w:r w:rsidRPr="00544B2F">
        <w:rPr>
          <w:sz w:val="22"/>
          <w:szCs w:val="22"/>
        </w:rPr>
        <w:t>Assertion</w:t>
      </w:r>
      <w:r w:rsidR="00D13608" w:rsidRPr="00544B2F">
        <w:rPr>
          <w:sz w:val="22"/>
          <w:szCs w:val="22"/>
        </w:rPr>
        <w:t>”</w:t>
      </w:r>
      <w:r w:rsidRPr="00544B2F">
        <w:rPr>
          <w:sz w:val="22"/>
          <w:szCs w:val="22"/>
        </w:rPr>
        <w:t>). The Control Objectives and controls included in the Description are those that management of [</w:t>
      </w:r>
      <w:r w:rsidRPr="00544B2F">
        <w:rPr>
          <w:b/>
          <w:sz w:val="22"/>
          <w:szCs w:val="22"/>
        </w:rPr>
        <w:t xml:space="preserve">Service organization </w:t>
      </w:r>
      <w:r w:rsidR="00D13608" w:rsidRPr="00544B2F">
        <w:rPr>
          <w:b/>
          <w:sz w:val="22"/>
          <w:szCs w:val="22"/>
        </w:rPr>
        <w:t xml:space="preserve">short </w:t>
      </w:r>
      <w:r w:rsidRPr="00544B2F">
        <w:rPr>
          <w:b/>
          <w:sz w:val="22"/>
          <w:szCs w:val="22"/>
        </w:rPr>
        <w:t>name</w:t>
      </w:r>
      <w:r w:rsidRPr="00544B2F">
        <w:rPr>
          <w:sz w:val="22"/>
          <w:szCs w:val="22"/>
        </w:rPr>
        <w:t xml:space="preserve">] believes are likely to be relevant to </w:t>
      </w:r>
      <w:commentRangeStart w:id="9"/>
      <w:r w:rsidRPr="00544B2F">
        <w:rPr>
          <w:sz w:val="22"/>
          <w:szCs w:val="22"/>
        </w:rPr>
        <w:t>user entities’</w:t>
      </w:r>
      <w:commentRangeEnd w:id="9"/>
      <w:r w:rsidR="00D13608" w:rsidRPr="00544B2F">
        <w:rPr>
          <w:rStyle w:val="CommentReference"/>
          <w:sz w:val="22"/>
          <w:szCs w:val="22"/>
        </w:rPr>
        <w:commentReference w:id="9"/>
      </w:r>
      <w:r w:rsidRPr="00544B2F">
        <w:rPr>
          <w:sz w:val="22"/>
          <w:szCs w:val="22"/>
        </w:rPr>
        <w:t xml:space="preserve"> internal control over financial reporting, and the Description does not include those aspects of the System that are not likely to be relevant to user entities’ internal control over financial reporting.</w:t>
      </w:r>
    </w:p>
    <w:p w14:paraId="17DED4AA" w14:textId="77777777" w:rsidR="002D4097" w:rsidRDefault="002D4097" w:rsidP="00544B2F">
      <w:pPr>
        <w:widowControl w:val="0"/>
        <w:snapToGrid w:val="0"/>
        <w:spacing w:line="276" w:lineRule="auto"/>
        <w:jc w:val="both"/>
        <w:rPr>
          <w:ins w:id="10" w:author="Fiona Xie" w:date="2025-05-22T17:26:00Z" w16du:dateUtc="2025-05-22T09:26:00Z"/>
          <w:sz w:val="22"/>
          <w:szCs w:val="22"/>
          <w:lang w:eastAsia="zh-CN"/>
        </w:rPr>
      </w:pPr>
    </w:p>
    <w:p w14:paraId="37E61606" w14:textId="3F076A9D" w:rsidR="00FD636F" w:rsidRPr="00FD636F" w:rsidRDefault="00FD636F" w:rsidP="00544B2F">
      <w:pPr>
        <w:widowControl w:val="0"/>
        <w:snapToGrid w:val="0"/>
        <w:spacing w:line="276" w:lineRule="auto"/>
        <w:jc w:val="both"/>
        <w:rPr>
          <w:ins w:id="11" w:author="Fiona Xie" w:date="2025-05-22T17:26:00Z" w16du:dateUtc="2025-05-22T09:26:00Z"/>
          <w:rFonts w:hint="eastAsia"/>
          <w:sz w:val="22"/>
          <w:szCs w:val="22"/>
        </w:rPr>
      </w:pPr>
      <w:ins w:id="12" w:author="Fiona Xie" w:date="2025-05-22T17:26:00Z" w16du:dateUtc="2025-05-22T09:26:00Z">
        <w:r w:rsidRPr="00FD636F">
          <w:rPr>
            <w:sz w:val="22"/>
            <w:szCs w:val="22"/>
          </w:rPr>
          <w:t xml:space="preserve">As indicated in the Description, controls related to the control objective “[insert control objective],” did not operate throughout the </w:t>
        </w:r>
      </w:ins>
      <w:ins w:id="13" w:author="Fiona Xie" w:date="2025-05-22T17:27:00Z" w16du:dateUtc="2025-05-22T09:27:00Z">
        <w:r w:rsidRPr="00FD636F">
          <w:rPr>
            <w:rFonts w:hint="eastAsia"/>
            <w:sz w:val="22"/>
            <w:szCs w:val="22"/>
          </w:rPr>
          <w:t>p</w:t>
        </w:r>
      </w:ins>
      <w:ins w:id="14" w:author="Fiona Xie" w:date="2025-05-22T17:26:00Z" w16du:dateUtc="2025-05-22T09:26:00Z">
        <w:r w:rsidRPr="00FD636F">
          <w:rPr>
            <w:sz w:val="22"/>
            <w:szCs w:val="22"/>
          </w:rPr>
          <w:t>eriod [</w:t>
        </w:r>
        <w:r w:rsidRPr="00FD636F">
          <w:rPr>
            <w:b/>
            <w:bCs/>
            <w:sz w:val="22"/>
            <w:szCs w:val="22"/>
          </w:rPr>
          <w:t>date</w:t>
        </w:r>
        <w:r w:rsidRPr="00FD636F">
          <w:rPr>
            <w:sz w:val="22"/>
            <w:szCs w:val="22"/>
          </w:rPr>
          <w:t>] to [</w:t>
        </w:r>
        <w:r w:rsidRPr="00FD636F">
          <w:rPr>
            <w:b/>
            <w:bCs/>
            <w:sz w:val="22"/>
            <w:szCs w:val="22"/>
          </w:rPr>
          <w:t>date</w:t>
        </w:r>
        <w:r w:rsidRPr="00FD636F">
          <w:rPr>
            <w:sz w:val="22"/>
            <w:szCs w:val="22"/>
          </w:rPr>
          <w:t xml:space="preserve">] because the circumstances that warrant the operation of those controls did not occur during the period. Therefore, we did not test the operating effectiveness of these controls and accordingly, we do not express an opinion on the </w:t>
        </w:r>
        <w:proofErr w:type="gramStart"/>
        <w:r w:rsidRPr="00FD636F">
          <w:rPr>
            <w:sz w:val="22"/>
            <w:szCs w:val="22"/>
          </w:rPr>
          <w:t>operating</w:t>
        </w:r>
      </w:ins>
      <w:r>
        <w:rPr>
          <w:rFonts w:hint="eastAsia"/>
          <w:sz w:val="22"/>
          <w:szCs w:val="22"/>
          <w:lang w:eastAsia="zh-CN"/>
        </w:rPr>
        <w:t xml:space="preserve"> </w:t>
      </w:r>
      <w:ins w:id="15" w:author="Fiona Xie" w:date="2025-05-22T17:26:00Z" w16du:dateUtc="2025-05-22T09:26:00Z">
        <w:r w:rsidRPr="00FD636F">
          <w:rPr>
            <w:sz w:val="22"/>
            <w:szCs w:val="22"/>
          </w:rPr>
          <w:t>effectiveness of</w:t>
        </w:r>
        <w:proofErr w:type="gramEnd"/>
        <w:r w:rsidRPr="00FD636F">
          <w:rPr>
            <w:sz w:val="22"/>
            <w:szCs w:val="22"/>
          </w:rPr>
          <w:t xml:space="preserve"> controls to achieve this control objective during the period</w:t>
        </w:r>
        <w:r w:rsidRPr="00FD636F">
          <w:rPr>
            <w:rFonts w:hint="eastAsia"/>
            <w:sz w:val="22"/>
            <w:szCs w:val="22"/>
          </w:rPr>
          <w:t>.</w:t>
        </w:r>
      </w:ins>
    </w:p>
    <w:p w14:paraId="05DDA5BE" w14:textId="77777777" w:rsidR="00FD636F" w:rsidRPr="00FD636F" w:rsidRDefault="00FD636F" w:rsidP="00544B2F">
      <w:pPr>
        <w:widowControl w:val="0"/>
        <w:snapToGrid w:val="0"/>
        <w:spacing w:line="276" w:lineRule="auto"/>
        <w:jc w:val="both"/>
        <w:rPr>
          <w:rFonts w:hint="eastAsia"/>
          <w:sz w:val="22"/>
          <w:szCs w:val="22"/>
          <w:lang w:eastAsia="zh-CN"/>
        </w:rPr>
      </w:pPr>
    </w:p>
    <w:p w14:paraId="67467DD5" w14:textId="77777777" w:rsidR="002D4097" w:rsidRPr="00544B2F" w:rsidRDefault="002D4097" w:rsidP="002D4097">
      <w:pPr>
        <w:widowControl w:val="0"/>
        <w:snapToGrid w:val="0"/>
        <w:spacing w:line="276" w:lineRule="auto"/>
        <w:jc w:val="both"/>
        <w:rPr>
          <w:b/>
          <w:sz w:val="22"/>
          <w:szCs w:val="22"/>
          <w:vertAlign w:val="superscript"/>
        </w:rPr>
      </w:pPr>
      <w:commentRangeStart w:id="16"/>
      <w:r w:rsidRPr="00544B2F">
        <w:rPr>
          <w:bCs/>
          <w:sz w:val="22"/>
          <w:szCs w:val="22"/>
        </w:rPr>
        <w:t>The</w:t>
      </w:r>
      <w:commentRangeEnd w:id="16"/>
      <w:r w:rsidRPr="00544B2F">
        <w:rPr>
          <w:rStyle w:val="CommentReference"/>
          <w:sz w:val="22"/>
          <w:szCs w:val="22"/>
        </w:rPr>
        <w:commentReference w:id="16"/>
      </w:r>
      <w:r w:rsidRPr="00544B2F">
        <w:rPr>
          <w:bCs/>
          <w:sz w:val="22"/>
          <w:szCs w:val="22"/>
        </w:rPr>
        <w:t xml:space="preserve"> Description indicates that certain Control Objectives can be achieved only if complementary user entity controls assumed in the design of [</w:t>
      </w:r>
      <w:r w:rsidRPr="00544B2F">
        <w:rPr>
          <w:b/>
          <w:sz w:val="22"/>
          <w:szCs w:val="22"/>
        </w:rPr>
        <w:t xml:space="preserve">Service organization </w:t>
      </w:r>
      <w:r>
        <w:rPr>
          <w:b/>
          <w:sz w:val="22"/>
          <w:szCs w:val="22"/>
        </w:rPr>
        <w:t xml:space="preserve">short </w:t>
      </w:r>
      <w:r w:rsidRPr="00544B2F">
        <w:rPr>
          <w:b/>
          <w:sz w:val="22"/>
          <w:szCs w:val="22"/>
        </w:rPr>
        <w:t>name</w:t>
      </w:r>
      <w:r w:rsidRPr="00544B2F">
        <w:rPr>
          <w:bCs/>
          <w:sz w:val="22"/>
          <w:szCs w:val="22"/>
        </w:rPr>
        <w:t xml:space="preserve">]’s controls are suitably designed and operating effectively, along with related controls at the </w:t>
      </w:r>
      <w:r w:rsidRPr="00544B2F">
        <w:rPr>
          <w:bCs/>
          <w:sz w:val="22"/>
          <w:szCs w:val="22"/>
          <w:lang w:eastAsia="zh-CN"/>
        </w:rPr>
        <w:t>S</w:t>
      </w:r>
      <w:r w:rsidRPr="00544B2F">
        <w:rPr>
          <w:bCs/>
          <w:sz w:val="22"/>
          <w:szCs w:val="22"/>
        </w:rPr>
        <w:t>ervice Organization. Our examination did not extend to such complementary user entity controls</w:t>
      </w:r>
      <w:del w:id="17" w:author="Stella TY Shen" w:date="2023-11-30T14:54:00Z">
        <w:r w:rsidRPr="00544B2F" w:rsidDel="00412577">
          <w:rPr>
            <w:bCs/>
            <w:sz w:val="22"/>
            <w:szCs w:val="22"/>
          </w:rPr>
          <w:delText>,</w:delText>
        </w:r>
      </w:del>
      <w:r w:rsidRPr="00544B2F">
        <w:rPr>
          <w:bCs/>
          <w:sz w:val="22"/>
          <w:szCs w:val="22"/>
        </w:rPr>
        <w:t xml:space="preserve"> and we have not evaluated the suitability of the design or operating effectiveness of such complementary user entity controls.</w:t>
      </w:r>
    </w:p>
    <w:p w14:paraId="588BFEB1" w14:textId="77777777" w:rsidR="00D9255C" w:rsidRPr="00544B2F" w:rsidRDefault="00D9255C" w:rsidP="00D9255C">
      <w:pPr>
        <w:widowControl w:val="0"/>
        <w:snapToGrid w:val="0"/>
        <w:spacing w:line="276" w:lineRule="auto"/>
        <w:jc w:val="both"/>
        <w:rPr>
          <w:sz w:val="22"/>
          <w:szCs w:val="22"/>
        </w:rPr>
      </w:pPr>
    </w:p>
    <w:p w14:paraId="13AA49FA" w14:textId="248DA487" w:rsidR="002F67CD" w:rsidRDefault="0088517F" w:rsidP="00D9255C">
      <w:pPr>
        <w:widowControl w:val="0"/>
        <w:snapToGrid w:val="0"/>
        <w:spacing w:line="276" w:lineRule="auto"/>
        <w:jc w:val="both"/>
        <w:rPr>
          <w:sz w:val="22"/>
          <w:szCs w:val="22"/>
        </w:rPr>
      </w:pPr>
      <w:r w:rsidRPr="006F734B">
        <w:rPr>
          <w:rFonts w:eastAsia="MS Mincho"/>
          <w:b/>
          <w:bCs/>
          <w:sz w:val="22"/>
          <w:szCs w:val="22"/>
          <w:lang w:bidi="he-IL"/>
        </w:rPr>
        <w:t>[Service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18"/>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DengXian"/>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19" w:name="_Hlk133570946"/>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A</w:t>
      </w:r>
      <w:proofErr w:type="gramStart"/>
      <w:r w:rsidRPr="006F734B">
        <w:rPr>
          <w:rFonts w:eastAsia="MS Mincho"/>
          <w:b/>
          <w:bCs/>
          <w:sz w:val="22"/>
          <w:szCs w:val="22"/>
          <w:lang w:bidi="he-IL"/>
        </w:rPr>
        <w:t xml:space="preserve">], </w:t>
      </w:r>
      <w:r w:rsidRPr="006F734B">
        <w:rPr>
          <w:rFonts w:eastAsia="MS Mincho"/>
          <w:sz w:val="22"/>
          <w:szCs w:val="22"/>
          <w:lang w:bidi="he-IL"/>
        </w:rPr>
        <w:t>and</w:t>
      </w:r>
      <w:proofErr w:type="gramEnd"/>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DengXian"/>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DengXian"/>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DengXian"/>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19"/>
      <w:r w:rsidRPr="006F734B">
        <w:rPr>
          <w:rFonts w:eastAsia="MS Mincho"/>
          <w:bCs/>
          <w:sz w:val="22"/>
          <w:szCs w:val="22"/>
          <w:lang w:bidi="he-IL"/>
        </w:rPr>
        <w:t>.</w:t>
      </w:r>
      <w:r w:rsidRPr="006F734B">
        <w:rPr>
          <w:rFonts w:eastAsia="MS Mincho"/>
          <w:b/>
          <w:sz w:val="22"/>
          <w:szCs w:val="22"/>
          <w:lang w:bidi="he-IL"/>
        </w:rPr>
        <w:t>]</w:t>
      </w:r>
      <w:commentRangeEnd w:id="18"/>
      <w:r w:rsidRPr="006F734B">
        <w:rPr>
          <w:rFonts w:ascii="Arial Bold" w:eastAsia="Times New Roman" w:hAnsi="Arial Bold" w:cs="Arial"/>
          <w:b/>
          <w:sz w:val="21"/>
          <w:szCs w:val="21"/>
        </w:rPr>
        <w:commentReference w:id="18"/>
      </w:r>
      <w:r w:rsidR="00D9255C">
        <w:rPr>
          <w:rFonts w:eastAsia="MS Mincho"/>
          <w:bCs/>
          <w:sz w:val="22"/>
          <w:szCs w:val="22"/>
          <w:lang w:bidi="he-IL"/>
        </w:rPr>
        <w:t xml:space="preserve"> </w:t>
      </w:r>
      <w:r w:rsidR="00D9255C" w:rsidRPr="00544B2F">
        <w:rPr>
          <w:bCs/>
          <w:sz w:val="22"/>
          <w:szCs w:val="22"/>
        </w:rPr>
        <w:t>The Description includes only the Control Objectives and related controls of [</w:t>
      </w:r>
      <w:r w:rsidR="00D9255C" w:rsidRPr="00544B2F">
        <w:rPr>
          <w:b/>
          <w:sz w:val="22"/>
          <w:szCs w:val="22"/>
        </w:rPr>
        <w:t>Service organization short name</w:t>
      </w:r>
      <w:r w:rsidR="00D9255C" w:rsidRPr="00544B2F">
        <w:rPr>
          <w:bCs/>
          <w:sz w:val="22"/>
          <w:szCs w:val="22"/>
        </w:rPr>
        <w:t>] and excludes the control objectives and related controls of the subservice organizations. The Description also indicates that certain Control Objectives specified by [</w:t>
      </w:r>
      <w:r w:rsidR="00D9255C" w:rsidRPr="00544B2F">
        <w:rPr>
          <w:b/>
          <w:sz w:val="22"/>
          <w:szCs w:val="22"/>
        </w:rPr>
        <w:t>Service organization short name</w:t>
      </w:r>
      <w:r w:rsidR="00D9255C" w:rsidRPr="00544B2F">
        <w:rPr>
          <w:bCs/>
          <w:sz w:val="22"/>
          <w:szCs w:val="22"/>
        </w:rPr>
        <w:t>] can be achieved only if complementary subservice organization controls assumed in the design of [</w:t>
      </w:r>
      <w:r w:rsidR="00D9255C" w:rsidRPr="00544B2F">
        <w:rPr>
          <w:b/>
          <w:sz w:val="22"/>
          <w:szCs w:val="22"/>
        </w:rPr>
        <w:t>Service organization short name</w:t>
      </w:r>
      <w:r w:rsidR="00D9255C" w:rsidRPr="00544B2F">
        <w:rPr>
          <w:bCs/>
          <w:sz w:val="22"/>
          <w:szCs w:val="22"/>
        </w:rPr>
        <w:t>]’s controls are suitably designed and operating effectively, along with the related controls at [</w:t>
      </w:r>
      <w:r w:rsidR="00D9255C" w:rsidRPr="00544B2F">
        <w:rPr>
          <w:b/>
          <w:sz w:val="22"/>
          <w:szCs w:val="22"/>
        </w:rPr>
        <w:t>Service organization short name</w:t>
      </w:r>
      <w:r w:rsidR="00D9255C" w:rsidRPr="00544B2F">
        <w:rPr>
          <w:bCs/>
          <w:sz w:val="22"/>
          <w:szCs w:val="22"/>
        </w:rPr>
        <w:t xml:space="preserve">]. Our examination did not extend to </w:t>
      </w:r>
      <w:r w:rsidR="00D9255C" w:rsidRPr="00544B2F">
        <w:rPr>
          <w:bCs/>
          <w:iCs/>
          <w:sz w:val="22"/>
          <w:szCs w:val="22"/>
        </w:rPr>
        <w:t>such complementary controls</w:t>
      </w:r>
      <w:r w:rsidR="00D9255C" w:rsidRPr="00544B2F">
        <w:rPr>
          <w:bCs/>
          <w:sz w:val="22"/>
          <w:szCs w:val="22"/>
        </w:rPr>
        <w:t xml:space="preserve"> of the subservice organizations, and we have not evaluated the suitability of the design or operating effectiveness of such complementary subservice organization controls</w:t>
      </w:r>
      <w:r w:rsidR="00D9255C" w:rsidRPr="00544B2F">
        <w:rPr>
          <w:sz w:val="22"/>
          <w:szCs w:val="22"/>
        </w:rPr>
        <w:t>.</w:t>
      </w:r>
    </w:p>
    <w:p w14:paraId="2515341A" w14:textId="77777777" w:rsidR="00D9255C" w:rsidRPr="00544B2F" w:rsidRDefault="00D9255C" w:rsidP="00D9255C">
      <w:pPr>
        <w:widowControl w:val="0"/>
        <w:snapToGrid w:val="0"/>
        <w:spacing w:line="276" w:lineRule="auto"/>
        <w:jc w:val="both"/>
        <w:rPr>
          <w:sz w:val="22"/>
          <w:szCs w:val="22"/>
        </w:rPr>
      </w:pPr>
    </w:p>
    <w:p w14:paraId="7C209C40" w14:textId="77777777" w:rsidR="002F67CD" w:rsidRPr="00544B2F" w:rsidRDefault="002F67CD" w:rsidP="00544B2F">
      <w:pPr>
        <w:widowControl w:val="0"/>
        <w:snapToGrid w:val="0"/>
        <w:spacing w:line="276" w:lineRule="auto"/>
        <w:jc w:val="both"/>
        <w:rPr>
          <w:sz w:val="22"/>
          <w:szCs w:val="22"/>
        </w:rPr>
      </w:pPr>
    </w:p>
    <w:p w14:paraId="0A174CD2" w14:textId="2EA9C27F" w:rsidR="002F67CD" w:rsidRPr="00544B2F" w:rsidRDefault="002F67CD" w:rsidP="00544B2F">
      <w:pPr>
        <w:widowControl w:val="0"/>
        <w:snapToGrid w:val="0"/>
        <w:spacing w:line="276" w:lineRule="auto"/>
        <w:jc w:val="both"/>
        <w:rPr>
          <w:sz w:val="22"/>
          <w:szCs w:val="22"/>
        </w:rPr>
      </w:pPr>
      <w:commentRangeStart w:id="20"/>
      <w:r w:rsidRPr="00544B2F">
        <w:rPr>
          <w:bCs/>
          <w:sz w:val="22"/>
          <w:szCs w:val="22"/>
        </w:rPr>
        <w:t>The</w:t>
      </w:r>
      <w:commentRangeEnd w:id="20"/>
      <w:r w:rsidR="001303EA" w:rsidRPr="00544B2F">
        <w:rPr>
          <w:rStyle w:val="CommentReference"/>
          <w:sz w:val="22"/>
          <w:szCs w:val="22"/>
        </w:rPr>
        <w:commentReference w:id="20"/>
      </w:r>
      <w:r w:rsidRPr="00544B2F">
        <w:rPr>
          <w:bCs/>
          <w:sz w:val="22"/>
          <w:szCs w:val="22"/>
        </w:rPr>
        <w:t xml:space="preserve"> information included in </w:t>
      </w:r>
      <w:commentRangeStart w:id="21"/>
      <w:r w:rsidR="0084318B" w:rsidRPr="00544B2F">
        <w:rPr>
          <w:rFonts w:eastAsia="思源黑体 CN"/>
          <w:i/>
          <w:sz w:val="22"/>
          <w:szCs w:val="22"/>
        </w:rPr>
        <w:t xml:space="preserve">Section </w:t>
      </w:r>
      <w:r w:rsidR="009C4636">
        <w:rPr>
          <w:rFonts w:eastAsia="思源黑体 CN"/>
          <w:i/>
          <w:sz w:val="22"/>
          <w:szCs w:val="22"/>
        </w:rPr>
        <w:t>[</w:t>
      </w:r>
      <w:r w:rsidR="0084318B" w:rsidRPr="009C4636">
        <w:rPr>
          <w:rFonts w:eastAsia="思源黑体 CN"/>
          <w:b/>
          <w:bCs/>
          <w:i/>
          <w:sz w:val="22"/>
          <w:szCs w:val="22"/>
        </w:rPr>
        <w:t>V</w:t>
      </w:r>
      <w:r w:rsidR="009C4636">
        <w:rPr>
          <w:rFonts w:eastAsia="思源黑体 CN"/>
          <w:i/>
          <w:sz w:val="22"/>
          <w:szCs w:val="22"/>
        </w:rPr>
        <w:t>]</w:t>
      </w:r>
      <w:r w:rsidR="0084318B" w:rsidRPr="00544B2F">
        <w:rPr>
          <w:rFonts w:eastAsia="思源黑体 CN"/>
          <w:i/>
          <w:sz w:val="22"/>
          <w:szCs w:val="22"/>
        </w:rPr>
        <w:t xml:space="preserve"> – Other Information Provided by </w:t>
      </w:r>
      <w:r w:rsidR="0084318B" w:rsidRPr="00544B2F">
        <w:rPr>
          <w:i/>
          <w:sz w:val="22"/>
          <w:szCs w:val="22"/>
        </w:rPr>
        <w:t>[</w:t>
      </w:r>
      <w:r w:rsidR="0084318B" w:rsidRPr="00544B2F">
        <w:rPr>
          <w:b/>
          <w:i/>
          <w:sz w:val="22"/>
          <w:szCs w:val="22"/>
        </w:rPr>
        <w:t>Service organization name</w:t>
      </w:r>
      <w:r w:rsidR="0084318B" w:rsidRPr="00544B2F">
        <w:rPr>
          <w:bCs/>
          <w:i/>
          <w:sz w:val="22"/>
          <w:szCs w:val="22"/>
        </w:rPr>
        <w:t>]</w:t>
      </w:r>
      <w:commentRangeEnd w:id="21"/>
      <w:r w:rsidR="0084318B" w:rsidRPr="00544B2F">
        <w:rPr>
          <w:rStyle w:val="CommentReference"/>
          <w:sz w:val="22"/>
          <w:szCs w:val="22"/>
        </w:rPr>
        <w:commentReference w:id="21"/>
      </w:r>
      <w:r w:rsidRPr="00544B2F">
        <w:rPr>
          <w:bCs/>
          <w:sz w:val="22"/>
          <w:szCs w:val="22"/>
        </w:rPr>
        <w:t xml:space="preserve"> is presented by management of [</w:t>
      </w:r>
      <w:r w:rsidRPr="00544B2F">
        <w:rPr>
          <w:b/>
          <w:sz w:val="22"/>
          <w:szCs w:val="22"/>
        </w:rPr>
        <w:t xml:space="preserve">Service organization </w:t>
      </w:r>
      <w:r w:rsidR="0084318B" w:rsidRPr="00544B2F">
        <w:rPr>
          <w:b/>
          <w:sz w:val="22"/>
          <w:szCs w:val="22"/>
        </w:rPr>
        <w:t xml:space="preserve">short </w:t>
      </w:r>
      <w:r w:rsidRPr="00544B2F">
        <w:rPr>
          <w:b/>
          <w:sz w:val="22"/>
          <w:szCs w:val="22"/>
        </w:rPr>
        <w:t>name</w:t>
      </w:r>
      <w:r w:rsidRPr="00544B2F">
        <w:rPr>
          <w:bCs/>
          <w:sz w:val="22"/>
          <w:szCs w:val="22"/>
        </w:rPr>
        <w:t>] to provide additional information and is not a part of [</w:t>
      </w:r>
      <w:r w:rsidRPr="00544B2F">
        <w:rPr>
          <w:b/>
          <w:sz w:val="22"/>
          <w:szCs w:val="22"/>
        </w:rPr>
        <w:t xml:space="preserve">Service organization </w:t>
      </w:r>
      <w:r w:rsidR="0025768B" w:rsidRPr="00544B2F">
        <w:rPr>
          <w:b/>
          <w:sz w:val="22"/>
          <w:szCs w:val="22"/>
        </w:rPr>
        <w:t xml:space="preserve">short </w:t>
      </w:r>
      <w:r w:rsidRPr="00544B2F">
        <w:rPr>
          <w:b/>
          <w:sz w:val="22"/>
          <w:szCs w:val="22"/>
        </w:rPr>
        <w:t>name</w:t>
      </w:r>
      <w:r w:rsidRPr="00544B2F">
        <w:rPr>
          <w:bCs/>
          <w:sz w:val="22"/>
          <w:szCs w:val="22"/>
        </w:rPr>
        <w:t xml:space="preserve">]’s Description. </w:t>
      </w:r>
      <w:r w:rsidR="00EE66C5">
        <w:rPr>
          <w:bCs/>
          <w:sz w:val="22"/>
          <w:szCs w:val="22"/>
        </w:rPr>
        <w:t xml:space="preserve">Information about </w:t>
      </w:r>
      <w:r w:rsidRPr="00544B2F">
        <w:rPr>
          <w:bCs/>
          <w:sz w:val="22"/>
          <w:szCs w:val="22"/>
        </w:rPr>
        <w:t>[</w:t>
      </w:r>
      <w:r w:rsidRPr="00544B2F">
        <w:rPr>
          <w:b/>
          <w:sz w:val="22"/>
          <w:szCs w:val="22"/>
        </w:rPr>
        <w:t xml:space="preserve">Service organization </w:t>
      </w:r>
      <w:r w:rsidR="00EE66C5">
        <w:rPr>
          <w:b/>
          <w:sz w:val="22"/>
          <w:szCs w:val="22"/>
        </w:rPr>
        <w:t xml:space="preserve">short </w:t>
      </w:r>
      <w:r w:rsidRPr="00544B2F">
        <w:rPr>
          <w:b/>
          <w:sz w:val="22"/>
          <w:szCs w:val="22"/>
        </w:rPr>
        <w:t>name</w:t>
      </w:r>
      <w:r w:rsidRPr="00544B2F">
        <w:rPr>
          <w:bCs/>
          <w:sz w:val="22"/>
          <w:szCs w:val="22"/>
        </w:rPr>
        <w:t xml:space="preserve">]’s </w:t>
      </w:r>
      <w:commentRangeStart w:id="23"/>
      <w:ins w:id="24" w:author="Vic Gong" w:date="2024-03-20T16:09:00Z">
        <w:r w:rsidR="00262DF3">
          <w:rPr>
            <w:rFonts w:hint="eastAsia"/>
            <w:bCs/>
            <w:sz w:val="22"/>
            <w:szCs w:val="22"/>
            <w:lang w:eastAsia="zh-CN"/>
          </w:rPr>
          <w:t>achieved</w:t>
        </w:r>
        <w:r w:rsidR="00262DF3">
          <w:rPr>
            <w:bCs/>
            <w:sz w:val="22"/>
            <w:szCs w:val="22"/>
          </w:rPr>
          <w:t xml:space="preserve"> certifications and awards</w:t>
        </w:r>
        <w:commentRangeEnd w:id="23"/>
        <w:r w:rsidR="00262DF3">
          <w:rPr>
            <w:rStyle w:val="CommentReference"/>
          </w:rPr>
          <w:commentReference w:id="23"/>
        </w:r>
      </w:ins>
      <w:del w:id="25" w:author="Vic Gong" w:date="2024-03-20T16:09:00Z">
        <w:r w:rsidR="001303EA" w:rsidRPr="00544B2F" w:rsidDel="00262DF3">
          <w:rPr>
            <w:bCs/>
            <w:sz w:val="22"/>
            <w:szCs w:val="22"/>
            <w:lang w:eastAsia="zh-CN"/>
          </w:rPr>
          <w:delText>a</w:delText>
        </w:r>
        <w:r w:rsidR="001303EA" w:rsidRPr="00544B2F" w:rsidDel="00262DF3">
          <w:rPr>
            <w:bCs/>
            <w:sz w:val="22"/>
            <w:szCs w:val="22"/>
          </w:rPr>
          <w:delText>dditional information</w:delText>
        </w:r>
      </w:del>
      <w:r w:rsidRPr="00544B2F">
        <w:rPr>
          <w:bCs/>
          <w:sz w:val="22"/>
          <w:szCs w:val="22"/>
        </w:rPr>
        <w:t xml:space="preserve"> has not been subjected to the procedures applied in our examination of the description of the System and of the suitability of the design and operating effectiveness of controls to achieve the related Control Objectives, and</w:t>
      </w:r>
      <w:del w:id="26" w:author="Fiona Xie" w:date="2024-07-10T16:08:00Z">
        <w:r w:rsidRPr="00544B2F" w:rsidDel="00F53975">
          <w:rPr>
            <w:bCs/>
            <w:sz w:val="22"/>
            <w:szCs w:val="22"/>
          </w:rPr>
          <w:delText>,</w:delText>
        </w:r>
      </w:del>
      <w:r w:rsidRPr="00544B2F">
        <w:rPr>
          <w:bCs/>
          <w:sz w:val="22"/>
          <w:szCs w:val="22"/>
        </w:rPr>
        <w:t xml:space="preserve"> accordingly we express no opinion on it.</w:t>
      </w:r>
    </w:p>
    <w:p w14:paraId="18529F8D" w14:textId="77777777" w:rsidR="002F67CD" w:rsidRPr="00544B2F" w:rsidRDefault="002F67CD" w:rsidP="00544B2F">
      <w:pPr>
        <w:widowControl w:val="0"/>
        <w:snapToGrid w:val="0"/>
        <w:spacing w:line="276" w:lineRule="auto"/>
        <w:jc w:val="both"/>
        <w:rPr>
          <w:i/>
          <w:sz w:val="22"/>
          <w:szCs w:val="22"/>
        </w:rPr>
      </w:pPr>
    </w:p>
    <w:p w14:paraId="34B2C522" w14:textId="77777777" w:rsidR="002F67CD" w:rsidRPr="00544B2F" w:rsidRDefault="002F67CD" w:rsidP="00544B2F">
      <w:pPr>
        <w:widowControl w:val="0"/>
        <w:snapToGrid w:val="0"/>
        <w:spacing w:line="276" w:lineRule="auto"/>
        <w:jc w:val="both"/>
        <w:rPr>
          <w:i/>
          <w:sz w:val="22"/>
          <w:szCs w:val="22"/>
        </w:rPr>
      </w:pPr>
    </w:p>
    <w:p w14:paraId="3AEADAA6" w14:textId="4C963C74" w:rsidR="002F67CD" w:rsidRPr="00544B2F" w:rsidRDefault="002F67CD" w:rsidP="00544B2F">
      <w:pPr>
        <w:widowControl w:val="0"/>
        <w:snapToGrid w:val="0"/>
        <w:spacing w:line="276" w:lineRule="auto"/>
        <w:jc w:val="both"/>
        <w:rPr>
          <w:i/>
          <w:sz w:val="22"/>
          <w:szCs w:val="22"/>
        </w:rPr>
      </w:pPr>
      <w:r w:rsidRPr="00544B2F">
        <w:rPr>
          <w:i/>
          <w:sz w:val="22"/>
          <w:szCs w:val="22"/>
        </w:rPr>
        <w:t>[</w:t>
      </w:r>
      <w:r w:rsidRPr="00544B2F">
        <w:rPr>
          <w:b/>
          <w:i/>
          <w:sz w:val="22"/>
          <w:szCs w:val="22"/>
        </w:rPr>
        <w:t xml:space="preserve">Service organization </w:t>
      </w:r>
      <w:r w:rsidR="005C528D" w:rsidRPr="00544B2F">
        <w:rPr>
          <w:b/>
          <w:i/>
          <w:sz w:val="22"/>
          <w:szCs w:val="22"/>
          <w:lang w:eastAsia="zh-CN"/>
        </w:rPr>
        <w:t>short</w:t>
      </w:r>
      <w:r w:rsidR="005C528D" w:rsidRPr="00544B2F">
        <w:rPr>
          <w:b/>
          <w:i/>
          <w:sz w:val="22"/>
          <w:szCs w:val="22"/>
        </w:rPr>
        <w:t xml:space="preserve"> </w:t>
      </w:r>
      <w:r w:rsidRPr="00544B2F">
        <w:rPr>
          <w:b/>
          <w:i/>
          <w:sz w:val="22"/>
          <w:szCs w:val="22"/>
        </w:rPr>
        <w:t>name</w:t>
      </w:r>
      <w:r w:rsidRPr="00544B2F">
        <w:rPr>
          <w:i/>
          <w:sz w:val="22"/>
          <w:szCs w:val="22"/>
        </w:rPr>
        <w:t>]’s responsibilities</w:t>
      </w:r>
    </w:p>
    <w:p w14:paraId="5ED2DB49" w14:textId="57FA9819" w:rsidR="002F67CD" w:rsidRPr="00544B2F" w:rsidRDefault="002F67CD" w:rsidP="00544B2F">
      <w:pPr>
        <w:widowControl w:val="0"/>
        <w:snapToGrid w:val="0"/>
        <w:spacing w:line="276" w:lineRule="auto"/>
        <w:jc w:val="both"/>
        <w:rPr>
          <w:sz w:val="22"/>
          <w:szCs w:val="22"/>
        </w:rPr>
      </w:pPr>
      <w:r w:rsidRPr="00544B2F">
        <w:rPr>
          <w:sz w:val="22"/>
          <w:szCs w:val="22"/>
        </w:rPr>
        <w:t>[</w:t>
      </w:r>
      <w:r w:rsidRPr="00544B2F">
        <w:rPr>
          <w:b/>
          <w:sz w:val="22"/>
          <w:szCs w:val="22"/>
        </w:rPr>
        <w:t xml:space="preserve">Service organization </w:t>
      </w:r>
      <w:r w:rsidR="0084318B" w:rsidRPr="00544B2F">
        <w:rPr>
          <w:b/>
          <w:sz w:val="22"/>
          <w:szCs w:val="22"/>
        </w:rPr>
        <w:t xml:space="preserve">short </w:t>
      </w:r>
      <w:r w:rsidRPr="00544B2F">
        <w:rPr>
          <w:b/>
          <w:sz w:val="22"/>
          <w:szCs w:val="22"/>
        </w:rPr>
        <w:t>name</w:t>
      </w:r>
      <w:r w:rsidRPr="00544B2F">
        <w:rPr>
          <w:sz w:val="22"/>
          <w:szCs w:val="22"/>
        </w:rPr>
        <w:t xml:space="preserve">] has provided </w:t>
      </w:r>
      <w:r w:rsidR="00086ED1">
        <w:rPr>
          <w:sz w:val="22"/>
          <w:szCs w:val="22"/>
        </w:rPr>
        <w:t>the</w:t>
      </w:r>
      <w:r w:rsidR="00086ED1" w:rsidRPr="00544B2F">
        <w:rPr>
          <w:sz w:val="22"/>
          <w:szCs w:val="22"/>
        </w:rPr>
        <w:t xml:space="preserve"> </w:t>
      </w:r>
      <w:r w:rsidR="0084318B" w:rsidRPr="00544B2F">
        <w:rPr>
          <w:sz w:val="22"/>
          <w:szCs w:val="22"/>
        </w:rPr>
        <w:t>A</w:t>
      </w:r>
      <w:r w:rsidRPr="00544B2F">
        <w:rPr>
          <w:sz w:val="22"/>
          <w:szCs w:val="22"/>
        </w:rPr>
        <w:t>ssertion about the fairness of the presentation of the Description and suitability of the design and operating effectiveness of the controls described therein to achieve the related Control Objectives. [</w:t>
      </w:r>
      <w:r w:rsidRPr="00544B2F">
        <w:rPr>
          <w:b/>
          <w:sz w:val="22"/>
          <w:szCs w:val="22"/>
        </w:rPr>
        <w:t xml:space="preserve">Service organization </w:t>
      </w:r>
      <w:r w:rsidR="0084318B" w:rsidRPr="00544B2F">
        <w:rPr>
          <w:b/>
          <w:sz w:val="22"/>
          <w:szCs w:val="22"/>
        </w:rPr>
        <w:t xml:space="preserve">short </w:t>
      </w:r>
      <w:r w:rsidRPr="00544B2F">
        <w:rPr>
          <w:b/>
          <w:sz w:val="22"/>
          <w:szCs w:val="22"/>
        </w:rPr>
        <w:t>name</w:t>
      </w:r>
      <w:r w:rsidRPr="00544B2F">
        <w:rPr>
          <w:sz w:val="22"/>
          <w:szCs w:val="22"/>
        </w:rPr>
        <w:t>] is responsible for preparing the Description and Assertion, including the completeness, accuracy, and method of presentation of the Description and Assertion, providing the services covered by the Description, specifying the Control Objectives and stating them in the Description, identifying the risks that threaten the achievement of the Control Objectives, selecting the criteria stated in the Assertion, and designing, implementing, and documenting controls that are suitably designed and operating effectively to achieve the related Control Objectives.</w:t>
      </w:r>
    </w:p>
    <w:p w14:paraId="5A335636" w14:textId="6E72E194" w:rsidR="002F67CD" w:rsidRPr="00544B2F" w:rsidRDefault="002F67CD" w:rsidP="00544B2F">
      <w:pPr>
        <w:widowControl w:val="0"/>
        <w:snapToGrid w:val="0"/>
        <w:spacing w:line="276" w:lineRule="auto"/>
        <w:jc w:val="both"/>
        <w:rPr>
          <w:sz w:val="22"/>
          <w:szCs w:val="22"/>
        </w:rPr>
      </w:pPr>
    </w:p>
    <w:p w14:paraId="4844D756" w14:textId="77777777" w:rsidR="002F67CD" w:rsidRPr="00544B2F" w:rsidRDefault="002F67CD" w:rsidP="00544B2F">
      <w:pPr>
        <w:widowControl w:val="0"/>
        <w:snapToGrid w:val="0"/>
        <w:spacing w:line="276" w:lineRule="auto"/>
        <w:jc w:val="both"/>
        <w:rPr>
          <w:sz w:val="22"/>
          <w:szCs w:val="22"/>
        </w:rPr>
      </w:pPr>
    </w:p>
    <w:p w14:paraId="7E7F3586" w14:textId="77777777" w:rsidR="002F67CD" w:rsidRPr="00544B2F" w:rsidRDefault="002F67CD" w:rsidP="00544B2F">
      <w:pPr>
        <w:widowControl w:val="0"/>
        <w:snapToGrid w:val="0"/>
        <w:spacing w:line="276" w:lineRule="auto"/>
        <w:jc w:val="both"/>
        <w:rPr>
          <w:i/>
          <w:sz w:val="22"/>
          <w:szCs w:val="22"/>
        </w:rPr>
      </w:pPr>
      <w:r w:rsidRPr="00544B2F">
        <w:rPr>
          <w:i/>
          <w:sz w:val="22"/>
          <w:szCs w:val="22"/>
        </w:rPr>
        <w:t>Service auditor’s responsibilities</w:t>
      </w:r>
    </w:p>
    <w:p w14:paraId="713542B3" w14:textId="39D7E7C5" w:rsidR="002F67CD" w:rsidRPr="00544B2F" w:rsidRDefault="002F67CD" w:rsidP="00544B2F">
      <w:pPr>
        <w:widowControl w:val="0"/>
        <w:snapToGrid w:val="0"/>
        <w:spacing w:line="276" w:lineRule="auto"/>
        <w:jc w:val="both"/>
        <w:rPr>
          <w:sz w:val="22"/>
          <w:szCs w:val="22"/>
        </w:rPr>
      </w:pPr>
      <w:r w:rsidRPr="00544B2F">
        <w:rPr>
          <w:sz w:val="22"/>
          <w:szCs w:val="22"/>
        </w:rPr>
        <w:t>Our responsibility is to express an opinion on the fairness of the presentation of the Description and on the suitability of the design and operating effectiveness of the controls described therein to achieve the related Control Objectives, based on our examination. Our examination was conducted in accordance with attestation standards established by the American Institute of Certified Public Accountants</w:t>
      </w:r>
      <w:r w:rsidR="0084318B" w:rsidRPr="00544B2F">
        <w:rPr>
          <w:sz w:val="22"/>
          <w:szCs w:val="22"/>
        </w:rPr>
        <w:t xml:space="preserve"> (“AICPA”)</w:t>
      </w:r>
      <w:r w:rsidRPr="00544B2F">
        <w:rPr>
          <w:sz w:val="22"/>
          <w:szCs w:val="22"/>
        </w:rPr>
        <w:t xml:space="preserve">. </w:t>
      </w:r>
      <w:r w:rsidR="0006245C" w:rsidRPr="005F6C6E">
        <w:rPr>
          <w:sz w:val="22"/>
          <w:szCs w:val="22"/>
        </w:rPr>
        <w:t>Our examination was also performed in accordance with International Standard on Assurance Engagements 3402</w:t>
      </w:r>
      <w:r w:rsidR="00E65EC0">
        <w:rPr>
          <w:sz w:val="22"/>
          <w:szCs w:val="22"/>
        </w:rPr>
        <w:t>,</w:t>
      </w:r>
      <w:r w:rsidR="0006245C" w:rsidRPr="005F6C6E">
        <w:rPr>
          <w:sz w:val="22"/>
          <w:szCs w:val="22"/>
        </w:rPr>
        <w:t xml:space="preserve"> </w:t>
      </w:r>
      <w:r w:rsidR="0006245C" w:rsidRPr="00E65EC0">
        <w:rPr>
          <w:i/>
          <w:iCs/>
          <w:sz w:val="22"/>
          <w:szCs w:val="22"/>
        </w:rPr>
        <w:t>Assurance Reports on Controls at a Service Organization</w:t>
      </w:r>
      <w:r w:rsidR="0006245C" w:rsidRPr="005F6C6E">
        <w:rPr>
          <w:sz w:val="22"/>
          <w:szCs w:val="22"/>
        </w:rPr>
        <w:t>, issued by the International Auditing and Assurance Standards Board</w:t>
      </w:r>
      <w:ins w:id="27" w:author="Jessica Y Xu" w:date="2024-02-24T22:12:00Z">
        <w:r w:rsidR="00FB01C8">
          <w:rPr>
            <w:sz w:val="22"/>
            <w:szCs w:val="22"/>
          </w:rPr>
          <w:t xml:space="preserve"> </w:t>
        </w:r>
      </w:ins>
      <w:r w:rsidR="00C121B3" w:rsidRPr="00564B50">
        <w:rPr>
          <w:sz w:val="22"/>
          <w:szCs w:val="22"/>
        </w:rPr>
        <w:t>(“</w:t>
      </w:r>
      <w:r w:rsidR="00C121B3">
        <w:rPr>
          <w:sz w:val="22"/>
          <w:szCs w:val="22"/>
        </w:rPr>
        <w:t>IAASB</w:t>
      </w:r>
      <w:r w:rsidR="00C121B3" w:rsidRPr="00564B50">
        <w:rPr>
          <w:sz w:val="22"/>
          <w:szCs w:val="22"/>
        </w:rPr>
        <w:t>”)</w:t>
      </w:r>
      <w:r w:rsidR="0006245C" w:rsidRPr="005F6C6E">
        <w:rPr>
          <w:sz w:val="22"/>
          <w:szCs w:val="22"/>
        </w:rPr>
        <w:t>.</w:t>
      </w:r>
      <w:r w:rsidR="0006245C">
        <w:rPr>
          <w:sz w:val="22"/>
          <w:szCs w:val="22"/>
        </w:rPr>
        <w:t xml:space="preserve"> </w:t>
      </w:r>
      <w:r w:rsidRPr="00544B2F">
        <w:rPr>
          <w:sz w:val="22"/>
          <w:szCs w:val="22"/>
        </w:rPr>
        <w:t xml:space="preserve">Those standards require that we plan and perform our examination to obtain reasonable assurance about whether, in all material respects, based on the criteria in </w:t>
      </w:r>
      <w:r w:rsidR="00016303">
        <w:rPr>
          <w:sz w:val="22"/>
          <w:szCs w:val="22"/>
        </w:rPr>
        <w:t>the</w:t>
      </w:r>
      <w:r w:rsidR="00016303" w:rsidRPr="00544B2F">
        <w:rPr>
          <w:sz w:val="22"/>
          <w:szCs w:val="22"/>
        </w:rPr>
        <w:t xml:space="preserve"> </w:t>
      </w:r>
      <w:r w:rsidRPr="00544B2F">
        <w:rPr>
          <w:sz w:val="22"/>
          <w:szCs w:val="22"/>
        </w:rPr>
        <w:t xml:space="preserve">Assertion, the Description is fairly </w:t>
      </w:r>
      <w:proofErr w:type="gramStart"/>
      <w:r w:rsidRPr="00544B2F">
        <w:rPr>
          <w:sz w:val="22"/>
          <w:szCs w:val="22"/>
        </w:rPr>
        <w:t>presented</w:t>
      </w:r>
      <w:proofErr w:type="gramEnd"/>
      <w:r w:rsidRPr="00544B2F">
        <w:rPr>
          <w:sz w:val="22"/>
          <w:szCs w:val="22"/>
        </w:rPr>
        <w:t xml:space="preserve"> and the controls were suitably designed and </w:t>
      </w:r>
      <w:proofErr w:type="gramStart"/>
      <w:r w:rsidRPr="00544B2F">
        <w:rPr>
          <w:sz w:val="22"/>
          <w:szCs w:val="22"/>
        </w:rPr>
        <w:t>operating</w:t>
      </w:r>
      <w:proofErr w:type="gramEnd"/>
      <w:r w:rsidRPr="00544B2F">
        <w:rPr>
          <w:sz w:val="22"/>
          <w:szCs w:val="22"/>
        </w:rPr>
        <w:t xml:space="preserve"> effectively to achieve the related Control Objectives throughout the period [</w:t>
      </w:r>
      <w:r w:rsidRPr="00544B2F">
        <w:rPr>
          <w:b/>
          <w:sz w:val="22"/>
          <w:szCs w:val="22"/>
        </w:rPr>
        <w:t>date</w:t>
      </w:r>
      <w:r w:rsidRPr="00544B2F">
        <w:rPr>
          <w:sz w:val="22"/>
          <w:szCs w:val="22"/>
        </w:rPr>
        <w:t>] to [</w:t>
      </w:r>
      <w:r w:rsidRPr="00544B2F">
        <w:rPr>
          <w:b/>
          <w:sz w:val="22"/>
          <w:szCs w:val="22"/>
        </w:rPr>
        <w:t>date</w:t>
      </w:r>
      <w:r w:rsidRPr="00544B2F">
        <w:rPr>
          <w:sz w:val="22"/>
          <w:szCs w:val="22"/>
        </w:rPr>
        <w:t>]. We believe that the evidence we have obtained is sufficient and appropriate to provide a reasonable basis for our opinion.</w:t>
      </w:r>
    </w:p>
    <w:p w14:paraId="234CB1F5" w14:textId="77777777" w:rsidR="002F67CD" w:rsidRPr="00544B2F" w:rsidRDefault="002F67CD" w:rsidP="00544B2F">
      <w:pPr>
        <w:widowControl w:val="0"/>
        <w:snapToGrid w:val="0"/>
        <w:spacing w:line="276" w:lineRule="auto"/>
        <w:jc w:val="both"/>
        <w:rPr>
          <w:sz w:val="22"/>
          <w:szCs w:val="22"/>
        </w:rPr>
      </w:pPr>
    </w:p>
    <w:p w14:paraId="5053D141" w14:textId="77777777" w:rsidR="002F67CD" w:rsidRPr="00544B2F" w:rsidRDefault="002F67CD" w:rsidP="00544B2F">
      <w:pPr>
        <w:widowControl w:val="0"/>
        <w:snapToGrid w:val="0"/>
        <w:spacing w:line="276" w:lineRule="auto"/>
        <w:jc w:val="both"/>
        <w:rPr>
          <w:sz w:val="22"/>
          <w:szCs w:val="22"/>
        </w:rPr>
      </w:pPr>
      <w:r w:rsidRPr="00544B2F">
        <w:rPr>
          <w:sz w:val="22"/>
          <w:szCs w:val="22"/>
        </w:rPr>
        <w:t xml:space="preserve">An examination of a description of a service organization’s system and the suitability of the design and operating effectiveness of controls involves: </w:t>
      </w:r>
    </w:p>
    <w:p w14:paraId="3A8F8EDE" w14:textId="44802C10" w:rsidR="002F67CD" w:rsidRPr="00544B2F" w:rsidRDefault="002F67CD" w:rsidP="00544B2F">
      <w:pPr>
        <w:pStyle w:val="ListParagraph"/>
        <w:widowControl w:val="0"/>
        <w:numPr>
          <w:ilvl w:val="0"/>
          <w:numId w:val="2"/>
        </w:numPr>
        <w:snapToGrid w:val="0"/>
        <w:spacing w:line="276" w:lineRule="auto"/>
        <w:ind w:left="783" w:firstLineChars="0"/>
        <w:jc w:val="both"/>
        <w:rPr>
          <w:sz w:val="22"/>
          <w:szCs w:val="22"/>
        </w:rPr>
      </w:pPr>
      <w:r w:rsidRPr="00544B2F">
        <w:rPr>
          <w:sz w:val="22"/>
          <w:szCs w:val="22"/>
        </w:rPr>
        <w:t xml:space="preserve">Performing procedures to obtain evidence about the fairness of the presentation of the Description and the suitability of the design and operating effectiveness of the controls to achieve the related Control Objectives, based on the criteria in </w:t>
      </w:r>
      <w:r w:rsidR="0007530C">
        <w:rPr>
          <w:sz w:val="22"/>
          <w:szCs w:val="22"/>
        </w:rPr>
        <w:t>the</w:t>
      </w:r>
      <w:r w:rsidR="0007530C" w:rsidRPr="00544B2F">
        <w:rPr>
          <w:sz w:val="22"/>
          <w:szCs w:val="22"/>
        </w:rPr>
        <w:t xml:space="preserve"> </w:t>
      </w:r>
      <w:r w:rsidRPr="00544B2F">
        <w:rPr>
          <w:sz w:val="22"/>
          <w:szCs w:val="22"/>
        </w:rPr>
        <w:t xml:space="preserve">Assertion. </w:t>
      </w:r>
    </w:p>
    <w:p w14:paraId="3068B5D6" w14:textId="77777777" w:rsidR="002F67CD" w:rsidRPr="00544B2F" w:rsidRDefault="002F67CD" w:rsidP="00544B2F">
      <w:pPr>
        <w:pStyle w:val="ListParagraph"/>
        <w:widowControl w:val="0"/>
        <w:numPr>
          <w:ilvl w:val="0"/>
          <w:numId w:val="2"/>
        </w:numPr>
        <w:snapToGrid w:val="0"/>
        <w:spacing w:line="276" w:lineRule="auto"/>
        <w:ind w:left="783" w:firstLineChars="0"/>
        <w:jc w:val="both"/>
        <w:rPr>
          <w:sz w:val="22"/>
          <w:szCs w:val="22"/>
        </w:rPr>
      </w:pPr>
      <w:r w:rsidRPr="00544B2F">
        <w:rPr>
          <w:sz w:val="22"/>
          <w:szCs w:val="22"/>
        </w:rPr>
        <w:t xml:space="preserve">Assessing the risks that the Description is not fairly presented and that the controls were not suitably designed or operating effectively to achieve the related Control Objectives. </w:t>
      </w:r>
    </w:p>
    <w:p w14:paraId="3C14AEC1" w14:textId="77777777" w:rsidR="002F67CD" w:rsidRPr="00544B2F" w:rsidRDefault="002F67CD" w:rsidP="00544B2F">
      <w:pPr>
        <w:pStyle w:val="ListParagraph"/>
        <w:widowControl w:val="0"/>
        <w:numPr>
          <w:ilvl w:val="0"/>
          <w:numId w:val="2"/>
        </w:numPr>
        <w:snapToGrid w:val="0"/>
        <w:spacing w:line="276" w:lineRule="auto"/>
        <w:ind w:left="783" w:firstLineChars="0"/>
        <w:jc w:val="both"/>
        <w:rPr>
          <w:sz w:val="22"/>
          <w:szCs w:val="22"/>
        </w:rPr>
      </w:pPr>
      <w:r w:rsidRPr="00544B2F">
        <w:rPr>
          <w:sz w:val="22"/>
          <w:szCs w:val="22"/>
        </w:rPr>
        <w:t xml:space="preserve">Testing the operating effectiveness of those controls that management considers necessary to provide reasonable assurance that the related Control Objectives were achieved. </w:t>
      </w:r>
    </w:p>
    <w:p w14:paraId="0080FE0E" w14:textId="251A4EFD" w:rsidR="002F67CD" w:rsidRPr="00544B2F" w:rsidRDefault="002F67CD" w:rsidP="00544B2F">
      <w:pPr>
        <w:pStyle w:val="ListParagraph"/>
        <w:widowControl w:val="0"/>
        <w:numPr>
          <w:ilvl w:val="0"/>
          <w:numId w:val="2"/>
        </w:numPr>
        <w:snapToGrid w:val="0"/>
        <w:spacing w:line="276" w:lineRule="auto"/>
        <w:ind w:left="783" w:firstLineChars="0"/>
        <w:jc w:val="both"/>
        <w:rPr>
          <w:sz w:val="22"/>
          <w:szCs w:val="22"/>
        </w:rPr>
      </w:pPr>
      <w:r w:rsidRPr="00544B2F">
        <w:rPr>
          <w:sz w:val="22"/>
          <w:szCs w:val="22"/>
        </w:rPr>
        <w:t xml:space="preserve">Evaluating the overall presentation of the Description, the suitability of the Control Objectives, and the suitability of the criteria specified by the </w:t>
      </w:r>
      <w:r w:rsidR="00190D5A" w:rsidRPr="00544B2F">
        <w:rPr>
          <w:sz w:val="22"/>
          <w:szCs w:val="22"/>
        </w:rPr>
        <w:t>S</w:t>
      </w:r>
      <w:r w:rsidRPr="00544B2F">
        <w:rPr>
          <w:sz w:val="22"/>
          <w:szCs w:val="22"/>
        </w:rPr>
        <w:t xml:space="preserve">ervice </w:t>
      </w:r>
      <w:r w:rsidR="00190D5A" w:rsidRPr="00544B2F">
        <w:rPr>
          <w:sz w:val="22"/>
          <w:szCs w:val="22"/>
        </w:rPr>
        <w:t>O</w:t>
      </w:r>
      <w:r w:rsidRPr="00544B2F">
        <w:rPr>
          <w:sz w:val="22"/>
          <w:szCs w:val="22"/>
        </w:rPr>
        <w:t xml:space="preserve">rganization in the Assertion.  </w:t>
      </w:r>
    </w:p>
    <w:p w14:paraId="6F9F0DB0" w14:textId="1405DFBA" w:rsidR="002F67CD" w:rsidRPr="00544B2F" w:rsidRDefault="002F67CD" w:rsidP="00544B2F">
      <w:pPr>
        <w:widowControl w:val="0"/>
        <w:snapToGrid w:val="0"/>
        <w:spacing w:line="276" w:lineRule="auto"/>
        <w:jc w:val="both"/>
        <w:rPr>
          <w:sz w:val="22"/>
          <w:szCs w:val="22"/>
        </w:rPr>
      </w:pPr>
    </w:p>
    <w:p w14:paraId="14FC0FB8" w14:textId="5EB50B8D" w:rsidR="004B4702" w:rsidRPr="00544B2F" w:rsidRDefault="00FE2711" w:rsidP="00544B2F">
      <w:pPr>
        <w:widowControl w:val="0"/>
        <w:snapToGrid w:val="0"/>
        <w:spacing w:line="276" w:lineRule="auto"/>
        <w:jc w:val="both"/>
        <w:rPr>
          <w:sz w:val="22"/>
          <w:szCs w:val="22"/>
        </w:rPr>
      </w:pPr>
      <w:r w:rsidRPr="00544B2F">
        <w:rPr>
          <w:sz w:val="22"/>
          <w:szCs w:val="22"/>
        </w:rPr>
        <w:t>We are required to be independent of [</w:t>
      </w:r>
      <w:r w:rsidR="00856530" w:rsidRPr="00544B2F">
        <w:rPr>
          <w:b/>
          <w:sz w:val="22"/>
          <w:szCs w:val="22"/>
        </w:rPr>
        <w:t>Service organization short name</w:t>
      </w:r>
      <w:r w:rsidRPr="00544B2F">
        <w:rPr>
          <w:sz w:val="22"/>
          <w:szCs w:val="22"/>
        </w:rPr>
        <w:t xml:space="preserve">] and to meet our other ethical responsibilities, </w:t>
      </w:r>
      <w:r w:rsidR="004B4702" w:rsidRPr="00544B2F">
        <w:rPr>
          <w:sz w:val="22"/>
          <w:szCs w:val="22"/>
        </w:rPr>
        <w:t>in accordance with the relevant ethical requirements related to our examination engagement.</w:t>
      </w:r>
    </w:p>
    <w:p w14:paraId="02BA9A3D" w14:textId="24F3CD8D" w:rsidR="00FE2711" w:rsidRPr="00544B2F" w:rsidRDefault="00FE2711" w:rsidP="00544B2F">
      <w:pPr>
        <w:widowControl w:val="0"/>
        <w:snapToGrid w:val="0"/>
        <w:spacing w:line="276" w:lineRule="auto"/>
        <w:jc w:val="both"/>
        <w:rPr>
          <w:sz w:val="22"/>
          <w:szCs w:val="22"/>
        </w:rPr>
      </w:pPr>
    </w:p>
    <w:p w14:paraId="2E5D80BC" w14:textId="71B36E20" w:rsidR="00A749FC" w:rsidRPr="00F25FB7" w:rsidRDefault="00F25FB7" w:rsidP="00F25FB7">
      <w:pPr>
        <w:pStyle w:val="Default"/>
        <w:widowControl w:val="0"/>
        <w:snapToGrid w:val="0"/>
        <w:spacing w:line="276" w:lineRule="auto"/>
        <w:jc w:val="both"/>
        <w:rPr>
          <w:sz w:val="22"/>
          <w:szCs w:val="22"/>
          <w:lang w:val="en-US"/>
        </w:rPr>
      </w:pPr>
      <w:ins w:id="28" w:author="Fiona Xie" w:date="2024-07-10T16:08:00Z">
        <w:r w:rsidRPr="008D76E9">
          <w:rPr>
            <w:sz w:val="22"/>
            <w:szCs w:val="22"/>
            <w:lang w:val="en-US"/>
          </w:rPr>
          <w:t xml:space="preserve">We apply International Standard on Quality Management 1, </w:t>
        </w:r>
        <w:r w:rsidRPr="00EA7E19">
          <w:rPr>
            <w:i/>
            <w:iCs/>
            <w:sz w:val="22"/>
            <w:szCs w:val="22"/>
            <w:lang w:val="en-US"/>
          </w:rPr>
          <w:t xml:space="preserve">Quality Management for Firms that Perform Audits or Reviews of Financial Statements, or Other Assurance or Related Services </w:t>
        </w:r>
        <w:del w:id="29" w:author="Vic Gong" w:date="2025-02-24T23:16:00Z" w16du:dateUtc="2025-02-24T15:16:00Z">
          <w:r w:rsidRPr="00EA7E19" w:rsidDel="000E1D83">
            <w:rPr>
              <w:i/>
              <w:iCs/>
              <w:sz w:val="22"/>
              <w:szCs w:val="22"/>
              <w:lang w:val="en-US"/>
            </w:rPr>
            <w:delText>e</w:delText>
          </w:r>
        </w:del>
      </w:ins>
      <w:ins w:id="30" w:author="Vic Gong" w:date="2025-02-24T23:16:00Z" w16du:dateUtc="2025-02-24T15:16:00Z">
        <w:r w:rsidR="000E1D83">
          <w:rPr>
            <w:rFonts w:hint="eastAsia"/>
            <w:i/>
            <w:iCs/>
            <w:sz w:val="22"/>
            <w:szCs w:val="22"/>
            <w:lang w:val="en-US" w:eastAsia="zh-CN"/>
          </w:rPr>
          <w:t>E</w:t>
        </w:r>
      </w:ins>
      <w:ins w:id="31" w:author="Fiona Xie" w:date="2024-07-10T16:08:00Z">
        <w:r w:rsidRPr="00EA7E19">
          <w:rPr>
            <w:i/>
            <w:iCs/>
            <w:sz w:val="22"/>
            <w:szCs w:val="22"/>
            <w:lang w:val="en-US"/>
          </w:rPr>
          <w:t>ngagements,</w:t>
        </w:r>
        <w:r w:rsidRPr="00643522">
          <w:rPr>
            <w:sz w:val="22"/>
            <w:szCs w:val="22"/>
            <w:lang w:val="en-US"/>
          </w:rPr>
          <w:t xml:space="preserve"> </w:t>
        </w:r>
        <w:r w:rsidRPr="008D76E9">
          <w:rPr>
            <w:sz w:val="22"/>
            <w:szCs w:val="22"/>
            <w:lang w:val="en-US"/>
          </w:rPr>
          <w:t>which requires that we design, implement and operate a system of quality management including policies or procedures regarding compliance with ethical requirements, professional standards and applicable legal and regulatory requirements.</w:t>
        </w:r>
      </w:ins>
    </w:p>
    <w:p w14:paraId="1BE07DED" w14:textId="77777777" w:rsidR="009A53EF" w:rsidRPr="009A53EF" w:rsidRDefault="009A53EF" w:rsidP="00544B2F">
      <w:pPr>
        <w:widowControl w:val="0"/>
        <w:snapToGrid w:val="0"/>
        <w:spacing w:line="276" w:lineRule="auto"/>
        <w:jc w:val="both"/>
        <w:rPr>
          <w:sz w:val="22"/>
          <w:szCs w:val="22"/>
          <w:lang w:val="en-GB"/>
        </w:rPr>
      </w:pPr>
    </w:p>
    <w:p w14:paraId="43DD1864" w14:textId="77777777" w:rsidR="002F67CD" w:rsidRPr="00544B2F" w:rsidRDefault="002F67CD" w:rsidP="00544B2F">
      <w:pPr>
        <w:widowControl w:val="0"/>
        <w:snapToGrid w:val="0"/>
        <w:spacing w:line="276" w:lineRule="auto"/>
        <w:jc w:val="both"/>
        <w:rPr>
          <w:i/>
          <w:sz w:val="22"/>
          <w:szCs w:val="22"/>
        </w:rPr>
      </w:pPr>
      <w:r w:rsidRPr="00544B2F">
        <w:rPr>
          <w:i/>
          <w:sz w:val="22"/>
          <w:szCs w:val="22"/>
        </w:rPr>
        <w:t>Inherent limitations</w:t>
      </w:r>
    </w:p>
    <w:p w14:paraId="13FD98A9" w14:textId="0E997EF4" w:rsidR="002F67CD" w:rsidRPr="00544B2F" w:rsidRDefault="002F67CD" w:rsidP="00544B2F">
      <w:pPr>
        <w:widowControl w:val="0"/>
        <w:snapToGrid w:val="0"/>
        <w:spacing w:line="276" w:lineRule="auto"/>
        <w:jc w:val="both"/>
        <w:rPr>
          <w:sz w:val="22"/>
          <w:szCs w:val="22"/>
        </w:rPr>
      </w:pPr>
      <w:commentRangeStart w:id="32"/>
      <w:r w:rsidRPr="00544B2F">
        <w:rPr>
          <w:sz w:val="22"/>
          <w:szCs w:val="22"/>
        </w:rPr>
        <w:t>The Description is prepared to meet the common needs of a broad range of user entities and their auditors who audit and report on user entities’ financial statements and may not, therefore, include every aspect of the System that each individual user entity may consider important in its own particular environment.</w:t>
      </w:r>
      <w:commentRangeEnd w:id="32"/>
      <w:r w:rsidR="00344FFE" w:rsidRPr="00544B2F">
        <w:rPr>
          <w:rStyle w:val="CommentReference"/>
          <w:sz w:val="22"/>
          <w:szCs w:val="22"/>
        </w:rPr>
        <w:commentReference w:id="32"/>
      </w:r>
      <w:r w:rsidRPr="00544B2F">
        <w:rPr>
          <w:sz w:val="22"/>
          <w:szCs w:val="22"/>
        </w:rPr>
        <w:t xml:space="preserve"> Because of their nature, controls at a service organization may not prevent, or detect and correct, all misstatements in </w:t>
      </w:r>
      <w:commentRangeStart w:id="33"/>
      <w:r w:rsidRPr="0007530C">
        <w:rPr>
          <w:sz w:val="22"/>
          <w:szCs w:val="22"/>
          <w:u w:val="single"/>
        </w:rPr>
        <w:t>processing or reporting transactions</w:t>
      </w:r>
      <w:r w:rsidRPr="00544B2F">
        <w:rPr>
          <w:sz w:val="22"/>
          <w:szCs w:val="22"/>
        </w:rPr>
        <w:t xml:space="preserve"> [</w:t>
      </w:r>
      <w:r w:rsidRPr="00544B2F">
        <w:rPr>
          <w:b/>
          <w:sz w:val="22"/>
          <w:szCs w:val="22"/>
        </w:rPr>
        <w:t>or identification of the function performed by the system</w:t>
      </w:r>
      <w:r w:rsidRPr="00544B2F">
        <w:rPr>
          <w:sz w:val="22"/>
          <w:szCs w:val="22"/>
        </w:rPr>
        <w:t>]</w:t>
      </w:r>
      <w:commentRangeEnd w:id="33"/>
      <w:r w:rsidR="00E14A8D" w:rsidRPr="00544B2F">
        <w:rPr>
          <w:rStyle w:val="CommentReference"/>
          <w:sz w:val="22"/>
          <w:szCs w:val="22"/>
        </w:rPr>
        <w:commentReference w:id="33"/>
      </w:r>
      <w:r w:rsidRPr="00544B2F">
        <w:rPr>
          <w:sz w:val="22"/>
          <w:szCs w:val="22"/>
        </w:rPr>
        <w:t>. Also, the projection to the future of any evaluation of the fairness of the presentation of the Description, or conclusions about the suitability of the design or operating effectiveness of the controls to achieve the related Control Objectives, is subject to the risk that controls at a service organization may become ineffective.</w:t>
      </w:r>
    </w:p>
    <w:p w14:paraId="02D64731" w14:textId="77777777" w:rsidR="002F67CD" w:rsidRPr="00544B2F" w:rsidRDefault="002F67CD" w:rsidP="00544B2F">
      <w:pPr>
        <w:widowControl w:val="0"/>
        <w:snapToGrid w:val="0"/>
        <w:spacing w:line="276" w:lineRule="auto"/>
        <w:jc w:val="both"/>
        <w:rPr>
          <w:sz w:val="22"/>
          <w:szCs w:val="22"/>
        </w:rPr>
      </w:pPr>
    </w:p>
    <w:p w14:paraId="7175D453" w14:textId="77777777" w:rsidR="002F67CD" w:rsidRPr="00544B2F" w:rsidRDefault="002F67CD" w:rsidP="00544B2F">
      <w:pPr>
        <w:widowControl w:val="0"/>
        <w:snapToGrid w:val="0"/>
        <w:spacing w:line="276" w:lineRule="auto"/>
        <w:jc w:val="both"/>
        <w:rPr>
          <w:i/>
          <w:iCs/>
          <w:sz w:val="22"/>
          <w:szCs w:val="22"/>
        </w:rPr>
      </w:pPr>
    </w:p>
    <w:p w14:paraId="505F76D4" w14:textId="77777777" w:rsidR="002F67CD" w:rsidRPr="00544B2F" w:rsidRDefault="002F67CD" w:rsidP="00544B2F">
      <w:pPr>
        <w:widowControl w:val="0"/>
        <w:snapToGrid w:val="0"/>
        <w:spacing w:line="276" w:lineRule="auto"/>
        <w:jc w:val="both"/>
        <w:rPr>
          <w:sz w:val="22"/>
          <w:szCs w:val="22"/>
        </w:rPr>
      </w:pPr>
      <w:r w:rsidRPr="00544B2F">
        <w:rPr>
          <w:i/>
          <w:iCs/>
          <w:sz w:val="22"/>
          <w:szCs w:val="22"/>
        </w:rPr>
        <w:t>Description of</w:t>
      </w:r>
      <w:r w:rsidRPr="007362E9">
        <w:rPr>
          <w:i/>
          <w:iCs/>
          <w:sz w:val="22"/>
          <w:szCs w:val="22"/>
        </w:rPr>
        <w:t xml:space="preserve"> </w:t>
      </w:r>
      <w:r w:rsidRPr="007362E9">
        <w:rPr>
          <w:i/>
          <w:iCs/>
          <w:sz w:val="22"/>
          <w:szCs w:val="22"/>
          <w:rPrChange w:id="34" w:author="Stella TY Shen" w:date="2025-02-17T12:12:00Z" w16du:dateUtc="2025-02-17T04:12:00Z">
            <w:rPr>
              <w:sz w:val="22"/>
              <w:szCs w:val="22"/>
            </w:rPr>
          </w:rPrChange>
        </w:rPr>
        <w:t>tests</w:t>
      </w:r>
      <w:r w:rsidRPr="007362E9">
        <w:rPr>
          <w:i/>
          <w:iCs/>
          <w:sz w:val="22"/>
          <w:szCs w:val="22"/>
        </w:rPr>
        <w:t xml:space="preserve"> of </w:t>
      </w:r>
      <w:r w:rsidRPr="007362E9">
        <w:rPr>
          <w:i/>
          <w:iCs/>
          <w:sz w:val="22"/>
          <w:szCs w:val="22"/>
          <w:rPrChange w:id="35" w:author="Stella TY Shen" w:date="2025-02-17T12:12:00Z" w16du:dateUtc="2025-02-17T04:12:00Z">
            <w:rPr>
              <w:sz w:val="22"/>
              <w:szCs w:val="22"/>
            </w:rPr>
          </w:rPrChange>
        </w:rPr>
        <w:t>controls</w:t>
      </w:r>
      <w:r w:rsidRPr="007362E9">
        <w:rPr>
          <w:i/>
          <w:iCs/>
          <w:sz w:val="22"/>
          <w:szCs w:val="22"/>
        </w:rPr>
        <w:t xml:space="preserve"> </w:t>
      </w:r>
    </w:p>
    <w:p w14:paraId="795E8B8A" w14:textId="34D59AEF" w:rsidR="002F67CD" w:rsidRPr="00544B2F" w:rsidRDefault="002F67CD" w:rsidP="00544B2F">
      <w:pPr>
        <w:widowControl w:val="0"/>
        <w:snapToGrid w:val="0"/>
        <w:spacing w:line="276" w:lineRule="auto"/>
        <w:jc w:val="both"/>
        <w:rPr>
          <w:sz w:val="22"/>
          <w:szCs w:val="22"/>
        </w:rPr>
      </w:pPr>
      <w:r w:rsidRPr="00544B2F">
        <w:rPr>
          <w:sz w:val="22"/>
          <w:szCs w:val="22"/>
        </w:rPr>
        <w:t>The specific controls tested</w:t>
      </w:r>
      <w:ins w:id="36" w:author="Stella TY Shen" w:date="2023-11-30T14:55:00Z">
        <w:r w:rsidR="005E0508">
          <w:rPr>
            <w:sz w:val="22"/>
            <w:szCs w:val="22"/>
          </w:rPr>
          <w:t>,</w:t>
        </w:r>
      </w:ins>
      <w:r w:rsidRPr="00544B2F">
        <w:rPr>
          <w:sz w:val="22"/>
          <w:szCs w:val="22"/>
        </w:rPr>
        <w:t xml:space="preserve"> and the nature, timing, and results of those tests are listed in the accompanying </w:t>
      </w:r>
      <w:commentRangeStart w:id="37"/>
      <w:r w:rsidR="00E14A8D" w:rsidRPr="00544B2F">
        <w:rPr>
          <w:i/>
          <w:iCs/>
          <w:sz w:val="22"/>
          <w:szCs w:val="22"/>
        </w:rPr>
        <w:t xml:space="preserve">Section </w:t>
      </w:r>
      <w:r w:rsidR="006A3588" w:rsidRPr="00544B2F">
        <w:rPr>
          <w:i/>
          <w:iCs/>
          <w:sz w:val="22"/>
          <w:szCs w:val="22"/>
        </w:rPr>
        <w:t>I</w:t>
      </w:r>
      <w:r w:rsidR="00E14A8D" w:rsidRPr="00544B2F">
        <w:rPr>
          <w:i/>
          <w:iCs/>
          <w:sz w:val="22"/>
          <w:szCs w:val="22"/>
        </w:rPr>
        <w:t>V – Description of Control Objectives, Controls, Tests and Results of Tests</w:t>
      </w:r>
      <w:commentRangeEnd w:id="37"/>
      <w:r w:rsidR="00E14A8D" w:rsidRPr="00544B2F">
        <w:rPr>
          <w:rStyle w:val="CommentReference"/>
          <w:sz w:val="22"/>
          <w:szCs w:val="22"/>
        </w:rPr>
        <w:commentReference w:id="37"/>
      </w:r>
      <w:r w:rsidRPr="00544B2F">
        <w:rPr>
          <w:sz w:val="22"/>
          <w:szCs w:val="22"/>
        </w:rPr>
        <w:t xml:space="preserve"> (</w:t>
      </w:r>
      <w:r w:rsidR="00E14A8D" w:rsidRPr="00544B2F">
        <w:rPr>
          <w:sz w:val="22"/>
          <w:szCs w:val="22"/>
          <w:lang w:eastAsia="zh-CN"/>
        </w:rPr>
        <w:t>the</w:t>
      </w:r>
      <w:r w:rsidR="00E14A8D" w:rsidRPr="00544B2F">
        <w:rPr>
          <w:sz w:val="22"/>
          <w:szCs w:val="22"/>
        </w:rPr>
        <w:t xml:space="preserve"> “</w:t>
      </w:r>
      <w:r w:rsidRPr="00544B2F">
        <w:rPr>
          <w:sz w:val="22"/>
          <w:szCs w:val="22"/>
        </w:rPr>
        <w:t>Description of Tests and Results</w:t>
      </w:r>
      <w:r w:rsidR="00E55358" w:rsidRPr="00544B2F">
        <w:rPr>
          <w:sz w:val="22"/>
          <w:szCs w:val="22"/>
        </w:rPr>
        <w:t>”</w:t>
      </w:r>
      <w:r w:rsidRPr="00544B2F">
        <w:rPr>
          <w:sz w:val="22"/>
          <w:szCs w:val="22"/>
        </w:rPr>
        <w:t>).</w:t>
      </w:r>
    </w:p>
    <w:p w14:paraId="3B1C15E2" w14:textId="6FABE735" w:rsidR="002F67CD" w:rsidRPr="00544B2F" w:rsidRDefault="002F67CD" w:rsidP="00544B2F">
      <w:pPr>
        <w:widowControl w:val="0"/>
        <w:snapToGrid w:val="0"/>
        <w:spacing w:line="276" w:lineRule="auto"/>
        <w:jc w:val="both"/>
        <w:rPr>
          <w:i/>
          <w:sz w:val="22"/>
          <w:szCs w:val="22"/>
        </w:rPr>
      </w:pPr>
    </w:p>
    <w:p w14:paraId="30D1D0B2" w14:textId="77777777" w:rsidR="002F67CD" w:rsidRPr="00544B2F" w:rsidRDefault="002F67CD" w:rsidP="00544B2F">
      <w:pPr>
        <w:widowControl w:val="0"/>
        <w:snapToGrid w:val="0"/>
        <w:spacing w:line="276" w:lineRule="auto"/>
        <w:jc w:val="both"/>
        <w:rPr>
          <w:i/>
          <w:sz w:val="22"/>
          <w:szCs w:val="22"/>
        </w:rPr>
      </w:pPr>
    </w:p>
    <w:p w14:paraId="3F80568B" w14:textId="7779E8BA" w:rsidR="002F67CD" w:rsidRPr="00544B2F" w:rsidRDefault="002F67CD" w:rsidP="00544B2F">
      <w:pPr>
        <w:widowControl w:val="0"/>
        <w:snapToGrid w:val="0"/>
        <w:spacing w:line="276" w:lineRule="auto"/>
        <w:jc w:val="both"/>
        <w:rPr>
          <w:i/>
          <w:sz w:val="22"/>
          <w:szCs w:val="22"/>
        </w:rPr>
      </w:pPr>
      <w:r w:rsidRPr="00544B2F">
        <w:rPr>
          <w:i/>
          <w:sz w:val="22"/>
          <w:szCs w:val="22"/>
        </w:rPr>
        <w:t>Opinion</w:t>
      </w:r>
    </w:p>
    <w:p w14:paraId="3B461299" w14:textId="5361E6C0" w:rsidR="002F67CD" w:rsidRPr="00544B2F" w:rsidRDefault="002F67CD" w:rsidP="00544B2F">
      <w:pPr>
        <w:widowControl w:val="0"/>
        <w:snapToGrid w:val="0"/>
        <w:spacing w:line="276" w:lineRule="auto"/>
        <w:jc w:val="both"/>
        <w:rPr>
          <w:sz w:val="22"/>
          <w:szCs w:val="22"/>
        </w:rPr>
      </w:pPr>
      <w:r w:rsidRPr="00544B2F">
        <w:rPr>
          <w:sz w:val="22"/>
          <w:szCs w:val="22"/>
        </w:rPr>
        <w:t xml:space="preserve">In our opinion, in all material respects, based on the criteria described in </w:t>
      </w:r>
      <w:r w:rsidR="00B4333A">
        <w:rPr>
          <w:sz w:val="22"/>
          <w:szCs w:val="22"/>
        </w:rPr>
        <w:t>the</w:t>
      </w:r>
      <w:r w:rsidRPr="00544B2F">
        <w:rPr>
          <w:sz w:val="22"/>
          <w:szCs w:val="22"/>
        </w:rPr>
        <w:t xml:space="preserve"> Assertion:</w:t>
      </w:r>
    </w:p>
    <w:p w14:paraId="0A4439D2" w14:textId="77777777" w:rsidR="002F67CD" w:rsidRPr="00544B2F" w:rsidRDefault="002F67CD" w:rsidP="00544B2F">
      <w:pPr>
        <w:widowControl w:val="0"/>
        <w:snapToGrid w:val="0"/>
        <w:spacing w:line="276" w:lineRule="auto"/>
        <w:jc w:val="both"/>
        <w:rPr>
          <w:sz w:val="22"/>
          <w:szCs w:val="22"/>
        </w:rPr>
      </w:pPr>
    </w:p>
    <w:p w14:paraId="766AF6A4" w14:textId="265A5712" w:rsidR="002F67CD" w:rsidRPr="00544B2F" w:rsidRDefault="002F67CD" w:rsidP="00544B2F">
      <w:pPr>
        <w:widowControl w:val="0"/>
        <w:snapToGrid w:val="0"/>
        <w:spacing w:line="276" w:lineRule="auto"/>
        <w:ind w:left="803" w:hanging="440"/>
        <w:jc w:val="both"/>
        <w:rPr>
          <w:sz w:val="22"/>
          <w:szCs w:val="22"/>
        </w:rPr>
      </w:pPr>
      <w:r w:rsidRPr="00544B2F">
        <w:rPr>
          <w:sz w:val="22"/>
          <w:szCs w:val="22"/>
        </w:rPr>
        <w:t xml:space="preserve">a. </w:t>
      </w:r>
      <w:r w:rsidRPr="00544B2F">
        <w:rPr>
          <w:sz w:val="22"/>
          <w:szCs w:val="22"/>
        </w:rPr>
        <w:tab/>
        <w:t>The Description fairly presents the</w:t>
      </w:r>
      <w:r w:rsidRPr="00544B2F">
        <w:rPr>
          <w:iCs/>
          <w:sz w:val="22"/>
          <w:szCs w:val="22"/>
        </w:rPr>
        <w:t xml:space="preserve"> </w:t>
      </w:r>
      <w:r w:rsidRPr="00544B2F">
        <w:rPr>
          <w:sz w:val="22"/>
          <w:szCs w:val="22"/>
        </w:rPr>
        <w:t xml:space="preserve">System that was designed and implemented throughout the period </w:t>
      </w:r>
      <w:r w:rsidRPr="00544B2F">
        <w:rPr>
          <w:iCs/>
          <w:sz w:val="22"/>
          <w:szCs w:val="22"/>
        </w:rPr>
        <w:t>[</w:t>
      </w:r>
      <w:r w:rsidRPr="00544B2F">
        <w:rPr>
          <w:b/>
          <w:iCs/>
          <w:sz w:val="22"/>
          <w:szCs w:val="22"/>
        </w:rPr>
        <w:t>date</w:t>
      </w:r>
      <w:r w:rsidRPr="00544B2F">
        <w:rPr>
          <w:sz w:val="22"/>
          <w:szCs w:val="22"/>
        </w:rPr>
        <w:t>] to [</w:t>
      </w:r>
      <w:r w:rsidRPr="00544B2F">
        <w:rPr>
          <w:b/>
          <w:sz w:val="22"/>
          <w:szCs w:val="22"/>
        </w:rPr>
        <w:t>date</w:t>
      </w:r>
      <w:r w:rsidRPr="00544B2F">
        <w:rPr>
          <w:sz w:val="22"/>
          <w:szCs w:val="22"/>
        </w:rPr>
        <w:t xml:space="preserve">]. </w:t>
      </w:r>
    </w:p>
    <w:p w14:paraId="61F9B743" w14:textId="77777777" w:rsidR="002F67CD" w:rsidRPr="00544B2F" w:rsidRDefault="002F67CD" w:rsidP="00544B2F">
      <w:pPr>
        <w:widowControl w:val="0"/>
        <w:snapToGrid w:val="0"/>
        <w:spacing w:line="276" w:lineRule="auto"/>
        <w:ind w:leftChars="200" w:left="920" w:hangingChars="200" w:hanging="440"/>
        <w:jc w:val="both"/>
        <w:rPr>
          <w:sz w:val="22"/>
          <w:szCs w:val="22"/>
        </w:rPr>
      </w:pPr>
    </w:p>
    <w:p w14:paraId="7C16EBAA" w14:textId="60F7DC18" w:rsidR="002F67CD" w:rsidRPr="00544B2F" w:rsidRDefault="002F67CD" w:rsidP="00544B2F">
      <w:pPr>
        <w:widowControl w:val="0"/>
        <w:snapToGrid w:val="0"/>
        <w:spacing w:line="276" w:lineRule="auto"/>
        <w:ind w:left="803" w:hanging="440"/>
        <w:jc w:val="both"/>
        <w:rPr>
          <w:sz w:val="22"/>
          <w:szCs w:val="22"/>
        </w:rPr>
      </w:pPr>
      <w:r w:rsidRPr="00544B2F">
        <w:rPr>
          <w:sz w:val="22"/>
          <w:szCs w:val="22"/>
        </w:rPr>
        <w:t xml:space="preserve">b. </w:t>
      </w:r>
      <w:r w:rsidRPr="00544B2F">
        <w:rPr>
          <w:sz w:val="22"/>
          <w:szCs w:val="22"/>
        </w:rPr>
        <w:tab/>
        <w:t>The controls related to the Control Objectives were suitably designed to provide reasonable assurance that the Control Objectives would be achieved if the controls operated effectively throughout the period [</w:t>
      </w:r>
      <w:r w:rsidRPr="00544B2F">
        <w:rPr>
          <w:b/>
          <w:sz w:val="22"/>
          <w:szCs w:val="22"/>
        </w:rPr>
        <w:t>date</w:t>
      </w:r>
      <w:r w:rsidRPr="00544B2F">
        <w:rPr>
          <w:sz w:val="22"/>
          <w:szCs w:val="22"/>
        </w:rPr>
        <w:t>] to [</w:t>
      </w:r>
      <w:r w:rsidRPr="00544B2F">
        <w:rPr>
          <w:b/>
          <w:sz w:val="22"/>
          <w:szCs w:val="22"/>
        </w:rPr>
        <w:t>date</w:t>
      </w:r>
      <w:r w:rsidRPr="00544B2F">
        <w:rPr>
          <w:sz w:val="22"/>
          <w:szCs w:val="22"/>
        </w:rPr>
        <w:t>] [</w:t>
      </w:r>
      <w:ins w:id="38" w:author="Stella TY Shen" w:date="2023-11-30T14:55:00Z">
        <w:r w:rsidR="00D61470">
          <w:rPr>
            <w:sz w:val="22"/>
            <w:szCs w:val="22"/>
          </w:rPr>
          <w:t xml:space="preserve">, </w:t>
        </w:r>
      </w:ins>
      <w:r w:rsidRPr="00544B2F">
        <w:rPr>
          <w:bCs/>
          <w:sz w:val="22"/>
          <w:szCs w:val="22"/>
        </w:rPr>
        <w:t>and</w:t>
      </w:r>
      <w:del w:id="39" w:author="Stella TY Shen" w:date="2023-11-30T14:55:00Z">
        <w:r w:rsidRPr="00544B2F" w:rsidDel="00163617">
          <w:rPr>
            <w:bCs/>
            <w:sz w:val="22"/>
            <w:szCs w:val="22"/>
          </w:rPr>
          <w:delText xml:space="preserve"> if</w:delText>
        </w:r>
      </w:del>
      <w:r w:rsidRPr="00544B2F">
        <w:rPr>
          <w:bCs/>
          <w:sz w:val="22"/>
          <w:szCs w:val="22"/>
        </w:rPr>
        <w:t xml:space="preserve"> </w:t>
      </w:r>
      <w:r w:rsidR="00DD3CEA">
        <w:rPr>
          <w:bCs/>
          <w:sz w:val="22"/>
          <w:szCs w:val="22"/>
        </w:rPr>
        <w:t xml:space="preserve">the </w:t>
      </w:r>
      <w:commentRangeStart w:id="40"/>
      <w:r w:rsidRPr="00544B2F">
        <w:rPr>
          <w:bCs/>
          <w:sz w:val="22"/>
          <w:szCs w:val="22"/>
        </w:rPr>
        <w:t>subservice organization</w:t>
      </w:r>
      <w:commentRangeEnd w:id="40"/>
      <w:r w:rsidR="00A075D6" w:rsidRPr="00544B2F">
        <w:rPr>
          <w:rStyle w:val="CommentReference"/>
          <w:sz w:val="22"/>
          <w:szCs w:val="22"/>
        </w:rPr>
        <w:commentReference w:id="40"/>
      </w:r>
      <w:ins w:id="42" w:author="Stella TY Shen" w:date="2023-11-30T14:55:00Z">
        <w:r w:rsidR="00D61470">
          <w:rPr>
            <w:bCs/>
            <w:sz w:val="22"/>
            <w:szCs w:val="22"/>
          </w:rPr>
          <w:t>[</w:t>
        </w:r>
      </w:ins>
      <w:r w:rsidR="00DD3CEA" w:rsidRPr="00D61470">
        <w:rPr>
          <w:b/>
          <w:sz w:val="22"/>
          <w:szCs w:val="22"/>
        </w:rPr>
        <w:t>s</w:t>
      </w:r>
      <w:ins w:id="43" w:author="Stella TY Shen" w:date="2023-11-30T14:55:00Z">
        <w:r w:rsidR="00D61470">
          <w:rPr>
            <w:bCs/>
            <w:sz w:val="22"/>
            <w:szCs w:val="22"/>
          </w:rPr>
          <w:t>]</w:t>
        </w:r>
      </w:ins>
      <w:r w:rsidRPr="00544B2F">
        <w:rPr>
          <w:bCs/>
          <w:sz w:val="22"/>
          <w:szCs w:val="22"/>
        </w:rPr>
        <w:t xml:space="preserve"> and </w:t>
      </w:r>
      <w:commentRangeStart w:id="44"/>
      <w:r w:rsidRPr="00544B2F">
        <w:rPr>
          <w:bCs/>
          <w:sz w:val="22"/>
          <w:szCs w:val="22"/>
        </w:rPr>
        <w:t>user entities</w:t>
      </w:r>
      <w:commentRangeEnd w:id="44"/>
      <w:r w:rsidR="00344FFE" w:rsidRPr="00544B2F">
        <w:rPr>
          <w:rStyle w:val="CommentReference"/>
          <w:sz w:val="22"/>
          <w:szCs w:val="22"/>
        </w:rPr>
        <w:commentReference w:id="44"/>
      </w:r>
      <w:r w:rsidRPr="00544B2F">
        <w:rPr>
          <w:bCs/>
          <w:sz w:val="22"/>
          <w:szCs w:val="22"/>
        </w:rPr>
        <w:t xml:space="preserve"> applied the complementary controls assumed in the design of </w:t>
      </w:r>
      <w:r w:rsidRPr="00544B2F">
        <w:rPr>
          <w:sz w:val="22"/>
          <w:szCs w:val="22"/>
        </w:rPr>
        <w:t>[</w:t>
      </w:r>
      <w:r w:rsidRPr="00544B2F">
        <w:rPr>
          <w:b/>
          <w:sz w:val="22"/>
          <w:szCs w:val="22"/>
        </w:rPr>
        <w:t xml:space="preserve">Service organization </w:t>
      </w:r>
      <w:r w:rsidR="00E55358" w:rsidRPr="00544B2F">
        <w:rPr>
          <w:b/>
          <w:sz w:val="22"/>
          <w:szCs w:val="22"/>
        </w:rPr>
        <w:t xml:space="preserve">short </w:t>
      </w:r>
      <w:r w:rsidRPr="00544B2F">
        <w:rPr>
          <w:b/>
          <w:sz w:val="22"/>
          <w:szCs w:val="22"/>
        </w:rPr>
        <w:t>name</w:t>
      </w:r>
      <w:r w:rsidRPr="00544B2F">
        <w:rPr>
          <w:sz w:val="22"/>
          <w:szCs w:val="22"/>
        </w:rPr>
        <w:t>]</w:t>
      </w:r>
      <w:r w:rsidRPr="00544B2F">
        <w:rPr>
          <w:bCs/>
          <w:sz w:val="22"/>
          <w:szCs w:val="22"/>
        </w:rPr>
        <w:t>’s controls throughout the period [</w:t>
      </w:r>
      <w:r w:rsidRPr="00544B2F">
        <w:rPr>
          <w:b/>
          <w:sz w:val="22"/>
          <w:szCs w:val="22"/>
        </w:rPr>
        <w:t>date</w:t>
      </w:r>
      <w:r w:rsidRPr="00544B2F">
        <w:rPr>
          <w:bCs/>
          <w:sz w:val="22"/>
          <w:szCs w:val="22"/>
        </w:rPr>
        <w:t>] to [</w:t>
      </w:r>
      <w:r w:rsidRPr="00544B2F">
        <w:rPr>
          <w:b/>
          <w:sz w:val="22"/>
          <w:szCs w:val="22"/>
        </w:rPr>
        <w:t>date</w:t>
      </w:r>
      <w:r w:rsidRPr="00544B2F">
        <w:rPr>
          <w:bCs/>
          <w:sz w:val="22"/>
          <w:szCs w:val="22"/>
        </w:rPr>
        <w:t>]</w:t>
      </w:r>
      <w:r w:rsidRPr="00544B2F">
        <w:rPr>
          <w:sz w:val="22"/>
          <w:szCs w:val="22"/>
        </w:rPr>
        <w:t>].</w:t>
      </w:r>
    </w:p>
    <w:p w14:paraId="59B0E8F1" w14:textId="77777777" w:rsidR="002F67CD" w:rsidRPr="00544B2F" w:rsidRDefault="002F67CD" w:rsidP="00544B2F">
      <w:pPr>
        <w:widowControl w:val="0"/>
        <w:snapToGrid w:val="0"/>
        <w:spacing w:line="276" w:lineRule="auto"/>
        <w:ind w:leftChars="200" w:left="920" w:hangingChars="200" w:hanging="440"/>
        <w:jc w:val="both"/>
        <w:rPr>
          <w:sz w:val="22"/>
          <w:szCs w:val="22"/>
        </w:rPr>
      </w:pPr>
    </w:p>
    <w:p w14:paraId="148731BE" w14:textId="077564C6" w:rsidR="002F67CD" w:rsidRPr="00544B2F" w:rsidRDefault="002F67CD" w:rsidP="00544B2F">
      <w:pPr>
        <w:widowControl w:val="0"/>
        <w:snapToGrid w:val="0"/>
        <w:spacing w:line="276" w:lineRule="auto"/>
        <w:ind w:left="803" w:hanging="440"/>
        <w:jc w:val="both"/>
        <w:rPr>
          <w:sz w:val="22"/>
          <w:szCs w:val="22"/>
        </w:rPr>
      </w:pPr>
      <w:r w:rsidRPr="00544B2F">
        <w:rPr>
          <w:sz w:val="22"/>
          <w:szCs w:val="22"/>
        </w:rPr>
        <w:t xml:space="preserve">c. </w:t>
      </w:r>
      <w:r w:rsidRPr="00544B2F">
        <w:rPr>
          <w:sz w:val="22"/>
          <w:szCs w:val="22"/>
        </w:rPr>
        <w:tab/>
        <w:t xml:space="preserve">The controls operated effectively to provide reasonable assurance that the Control Objectives were achieved throughout the period </w:t>
      </w:r>
      <w:r w:rsidRPr="00544B2F">
        <w:rPr>
          <w:iCs/>
          <w:sz w:val="22"/>
          <w:szCs w:val="22"/>
        </w:rPr>
        <w:t>[</w:t>
      </w:r>
      <w:r w:rsidRPr="00544B2F">
        <w:rPr>
          <w:b/>
          <w:iCs/>
          <w:sz w:val="22"/>
          <w:szCs w:val="22"/>
        </w:rPr>
        <w:t>date</w:t>
      </w:r>
      <w:r w:rsidRPr="00544B2F">
        <w:rPr>
          <w:iCs/>
          <w:sz w:val="22"/>
          <w:szCs w:val="22"/>
        </w:rPr>
        <w:t>]</w:t>
      </w:r>
      <w:r w:rsidRPr="00544B2F">
        <w:rPr>
          <w:i/>
          <w:iCs/>
          <w:sz w:val="22"/>
          <w:szCs w:val="22"/>
        </w:rPr>
        <w:t xml:space="preserve"> </w:t>
      </w:r>
      <w:r w:rsidRPr="00544B2F">
        <w:rPr>
          <w:sz w:val="22"/>
          <w:szCs w:val="22"/>
        </w:rPr>
        <w:t xml:space="preserve">to </w:t>
      </w:r>
      <w:r w:rsidRPr="00544B2F">
        <w:rPr>
          <w:iCs/>
          <w:sz w:val="22"/>
          <w:szCs w:val="22"/>
        </w:rPr>
        <w:t>[</w:t>
      </w:r>
      <w:r w:rsidRPr="00544B2F">
        <w:rPr>
          <w:b/>
          <w:iCs/>
          <w:sz w:val="22"/>
          <w:szCs w:val="22"/>
        </w:rPr>
        <w:t>date</w:t>
      </w:r>
      <w:r w:rsidRPr="00544B2F">
        <w:rPr>
          <w:iCs/>
          <w:sz w:val="22"/>
          <w:szCs w:val="22"/>
        </w:rPr>
        <w:t>]</w:t>
      </w:r>
      <w:r w:rsidRPr="00544B2F">
        <w:rPr>
          <w:sz w:val="22"/>
          <w:szCs w:val="22"/>
        </w:rPr>
        <w:t xml:space="preserve"> [</w:t>
      </w:r>
      <w:ins w:id="45" w:author="Stella TY Shen" w:date="2023-11-30T14:55:00Z">
        <w:r w:rsidR="00BD51B7">
          <w:rPr>
            <w:sz w:val="22"/>
            <w:szCs w:val="22"/>
          </w:rPr>
          <w:t xml:space="preserve">, </w:t>
        </w:r>
      </w:ins>
      <w:r w:rsidRPr="00544B2F">
        <w:rPr>
          <w:bCs/>
          <w:sz w:val="22"/>
          <w:szCs w:val="22"/>
        </w:rPr>
        <w:t xml:space="preserve">if complementary </w:t>
      </w:r>
      <w:commentRangeStart w:id="46"/>
      <w:r w:rsidRPr="00544B2F">
        <w:rPr>
          <w:bCs/>
          <w:sz w:val="22"/>
          <w:szCs w:val="22"/>
        </w:rPr>
        <w:t>subservice organization</w:t>
      </w:r>
      <w:commentRangeEnd w:id="46"/>
      <w:r w:rsidR="00A075D6" w:rsidRPr="00544B2F">
        <w:rPr>
          <w:rStyle w:val="CommentReference"/>
          <w:sz w:val="22"/>
          <w:szCs w:val="22"/>
        </w:rPr>
        <w:commentReference w:id="46"/>
      </w:r>
      <w:r w:rsidRPr="00544B2F">
        <w:rPr>
          <w:bCs/>
          <w:sz w:val="22"/>
          <w:szCs w:val="22"/>
        </w:rPr>
        <w:t xml:space="preserve"> and </w:t>
      </w:r>
      <w:commentRangeStart w:id="47"/>
      <w:r w:rsidRPr="00544B2F">
        <w:rPr>
          <w:bCs/>
          <w:sz w:val="22"/>
          <w:szCs w:val="22"/>
        </w:rPr>
        <w:t>user entity</w:t>
      </w:r>
      <w:commentRangeEnd w:id="47"/>
      <w:r w:rsidR="00344FFE" w:rsidRPr="00544B2F">
        <w:rPr>
          <w:rStyle w:val="CommentReference"/>
          <w:sz w:val="22"/>
          <w:szCs w:val="22"/>
        </w:rPr>
        <w:commentReference w:id="47"/>
      </w:r>
      <w:r w:rsidRPr="00544B2F">
        <w:rPr>
          <w:bCs/>
          <w:sz w:val="22"/>
          <w:szCs w:val="22"/>
        </w:rPr>
        <w:t xml:space="preserve"> controls assumed in the design of </w:t>
      </w:r>
      <w:r w:rsidRPr="00544B2F">
        <w:rPr>
          <w:b/>
          <w:sz w:val="22"/>
          <w:szCs w:val="22"/>
        </w:rPr>
        <w:t xml:space="preserve">[Service organization </w:t>
      </w:r>
      <w:r w:rsidR="00E55358" w:rsidRPr="00544B2F">
        <w:rPr>
          <w:b/>
          <w:sz w:val="22"/>
          <w:szCs w:val="22"/>
        </w:rPr>
        <w:t xml:space="preserve">short </w:t>
      </w:r>
      <w:r w:rsidRPr="00544B2F">
        <w:rPr>
          <w:b/>
          <w:sz w:val="22"/>
          <w:szCs w:val="22"/>
        </w:rPr>
        <w:t>name]</w:t>
      </w:r>
      <w:r w:rsidRPr="00544B2F">
        <w:rPr>
          <w:bCs/>
          <w:sz w:val="22"/>
          <w:szCs w:val="22"/>
        </w:rPr>
        <w:t>’s controls operated effectively throughout the period [</w:t>
      </w:r>
      <w:r w:rsidRPr="00544B2F">
        <w:rPr>
          <w:b/>
          <w:sz w:val="22"/>
          <w:szCs w:val="22"/>
        </w:rPr>
        <w:t>date</w:t>
      </w:r>
      <w:r w:rsidRPr="00544B2F">
        <w:rPr>
          <w:bCs/>
          <w:sz w:val="22"/>
          <w:szCs w:val="22"/>
        </w:rPr>
        <w:t>] to [</w:t>
      </w:r>
      <w:r w:rsidRPr="00544B2F">
        <w:rPr>
          <w:b/>
          <w:sz w:val="22"/>
          <w:szCs w:val="22"/>
        </w:rPr>
        <w:t>date</w:t>
      </w:r>
      <w:r w:rsidRPr="00544B2F">
        <w:rPr>
          <w:bCs/>
          <w:sz w:val="22"/>
          <w:szCs w:val="22"/>
        </w:rPr>
        <w:t>].</w:t>
      </w:r>
      <w:r w:rsidRPr="00544B2F">
        <w:rPr>
          <w:sz w:val="22"/>
          <w:szCs w:val="22"/>
        </w:rPr>
        <w:t>]</w:t>
      </w:r>
    </w:p>
    <w:p w14:paraId="45B095FB" w14:textId="77777777" w:rsidR="002F67CD" w:rsidRPr="00544B2F" w:rsidRDefault="002F67CD" w:rsidP="00544B2F">
      <w:pPr>
        <w:widowControl w:val="0"/>
        <w:snapToGrid w:val="0"/>
        <w:spacing w:line="276" w:lineRule="auto"/>
        <w:jc w:val="both"/>
        <w:rPr>
          <w:i/>
          <w:sz w:val="22"/>
          <w:szCs w:val="22"/>
        </w:rPr>
      </w:pPr>
    </w:p>
    <w:p w14:paraId="3D287388" w14:textId="77777777" w:rsidR="002F67CD" w:rsidRPr="00544B2F" w:rsidRDefault="002F67CD" w:rsidP="00544B2F">
      <w:pPr>
        <w:widowControl w:val="0"/>
        <w:snapToGrid w:val="0"/>
        <w:spacing w:line="276" w:lineRule="auto"/>
        <w:jc w:val="both"/>
        <w:rPr>
          <w:i/>
          <w:sz w:val="22"/>
          <w:szCs w:val="22"/>
        </w:rPr>
      </w:pPr>
    </w:p>
    <w:p w14:paraId="218BF9BA" w14:textId="52825D96" w:rsidR="002F67CD" w:rsidRPr="00544B2F" w:rsidRDefault="002F67CD" w:rsidP="00544B2F">
      <w:pPr>
        <w:widowControl w:val="0"/>
        <w:snapToGrid w:val="0"/>
        <w:spacing w:line="276" w:lineRule="auto"/>
        <w:jc w:val="both"/>
        <w:rPr>
          <w:i/>
          <w:sz w:val="22"/>
          <w:szCs w:val="22"/>
        </w:rPr>
      </w:pPr>
      <w:r w:rsidRPr="00544B2F">
        <w:rPr>
          <w:i/>
          <w:sz w:val="22"/>
          <w:szCs w:val="22"/>
        </w:rPr>
        <w:t>Restricted use</w:t>
      </w:r>
      <w:r w:rsidRPr="00544B2F">
        <w:rPr>
          <w:b/>
          <w:sz w:val="22"/>
          <w:szCs w:val="22"/>
          <w:vertAlign w:val="superscript"/>
        </w:rPr>
        <w:t xml:space="preserve"> </w:t>
      </w:r>
    </w:p>
    <w:p w14:paraId="11F814C9" w14:textId="67E367F1" w:rsidR="002F67CD" w:rsidRPr="00544B2F" w:rsidRDefault="002F67CD" w:rsidP="00544B2F">
      <w:pPr>
        <w:widowControl w:val="0"/>
        <w:snapToGrid w:val="0"/>
        <w:spacing w:line="276" w:lineRule="auto"/>
        <w:jc w:val="both"/>
        <w:rPr>
          <w:sz w:val="22"/>
          <w:szCs w:val="22"/>
        </w:rPr>
      </w:pPr>
      <w:r w:rsidRPr="00544B2F">
        <w:rPr>
          <w:sz w:val="22"/>
          <w:szCs w:val="22"/>
        </w:rPr>
        <w:t>This report, including the description of tests of controls and results thereof in the Description of Tests and Results, is intended solely for the information and use of management of [</w:t>
      </w:r>
      <w:r w:rsidRPr="00544B2F">
        <w:rPr>
          <w:b/>
          <w:sz w:val="22"/>
          <w:szCs w:val="22"/>
        </w:rPr>
        <w:t xml:space="preserve">Service organization </w:t>
      </w:r>
      <w:r w:rsidR="00E55358" w:rsidRPr="00544B2F">
        <w:rPr>
          <w:b/>
          <w:sz w:val="22"/>
          <w:szCs w:val="22"/>
        </w:rPr>
        <w:t xml:space="preserve">short </w:t>
      </w:r>
      <w:r w:rsidRPr="00544B2F">
        <w:rPr>
          <w:b/>
          <w:sz w:val="22"/>
          <w:szCs w:val="22"/>
        </w:rPr>
        <w:t>name</w:t>
      </w:r>
      <w:r w:rsidRPr="00544B2F">
        <w:rPr>
          <w:sz w:val="22"/>
          <w:szCs w:val="22"/>
        </w:rPr>
        <w:t xml:space="preserve">], user entities of </w:t>
      </w:r>
      <w:r w:rsidR="007B3363">
        <w:rPr>
          <w:sz w:val="22"/>
          <w:szCs w:val="22"/>
        </w:rPr>
        <w:t>the</w:t>
      </w:r>
      <w:r w:rsidRPr="00544B2F">
        <w:rPr>
          <w:sz w:val="22"/>
          <w:szCs w:val="22"/>
        </w:rPr>
        <w:t xml:space="preserve"> System during some or all of the period [</w:t>
      </w:r>
      <w:r w:rsidRPr="00544B2F">
        <w:rPr>
          <w:b/>
          <w:sz w:val="22"/>
          <w:szCs w:val="22"/>
        </w:rPr>
        <w:t>date</w:t>
      </w:r>
      <w:r w:rsidRPr="00544B2F">
        <w:rPr>
          <w:sz w:val="22"/>
          <w:szCs w:val="22"/>
        </w:rPr>
        <w:t>] to [</w:t>
      </w:r>
      <w:r w:rsidRPr="00544B2F">
        <w:rPr>
          <w:b/>
          <w:sz w:val="22"/>
          <w:szCs w:val="22"/>
        </w:rPr>
        <w:t>date</w:t>
      </w:r>
      <w:r w:rsidRPr="00544B2F">
        <w:rPr>
          <w:sz w:val="22"/>
          <w:szCs w:val="22"/>
        </w:rPr>
        <w:t>],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7542300B" w14:textId="77777777" w:rsidR="002F67CD" w:rsidRPr="00544B2F" w:rsidRDefault="002F67CD" w:rsidP="00544B2F">
      <w:pPr>
        <w:widowControl w:val="0"/>
        <w:snapToGrid w:val="0"/>
        <w:spacing w:line="276" w:lineRule="auto"/>
        <w:jc w:val="both"/>
        <w:rPr>
          <w:sz w:val="22"/>
          <w:szCs w:val="22"/>
        </w:rPr>
      </w:pPr>
    </w:p>
    <w:p w14:paraId="073A0BB6" w14:textId="3F06744F" w:rsidR="002F67CD" w:rsidRPr="00544B2F" w:rsidRDefault="002F67CD" w:rsidP="00544B2F">
      <w:pPr>
        <w:widowControl w:val="0"/>
        <w:snapToGrid w:val="0"/>
        <w:spacing w:line="276" w:lineRule="auto"/>
        <w:jc w:val="both"/>
        <w:rPr>
          <w:sz w:val="22"/>
          <w:szCs w:val="22"/>
        </w:rPr>
      </w:pPr>
    </w:p>
    <w:p w14:paraId="75A8D9EE" w14:textId="69BD7A7E" w:rsidR="005C528D" w:rsidRPr="00544B2F" w:rsidRDefault="005C528D" w:rsidP="00544B2F">
      <w:pPr>
        <w:widowControl w:val="0"/>
        <w:snapToGrid w:val="0"/>
        <w:spacing w:line="276" w:lineRule="auto"/>
        <w:jc w:val="both"/>
        <w:rPr>
          <w:sz w:val="22"/>
          <w:szCs w:val="22"/>
        </w:rPr>
      </w:pPr>
    </w:p>
    <w:p w14:paraId="25111781" w14:textId="1BBF80A3" w:rsidR="005C528D" w:rsidRPr="00544B2F" w:rsidRDefault="005C528D" w:rsidP="00544B2F">
      <w:pPr>
        <w:widowControl w:val="0"/>
        <w:snapToGrid w:val="0"/>
        <w:spacing w:line="276" w:lineRule="auto"/>
        <w:jc w:val="both"/>
        <w:rPr>
          <w:sz w:val="22"/>
          <w:szCs w:val="22"/>
        </w:rPr>
      </w:pPr>
    </w:p>
    <w:p w14:paraId="1CB6BFB7" w14:textId="29E5826F" w:rsidR="005C528D" w:rsidRPr="00544B2F" w:rsidRDefault="005C528D" w:rsidP="00544B2F">
      <w:pPr>
        <w:widowControl w:val="0"/>
        <w:snapToGrid w:val="0"/>
        <w:spacing w:line="276" w:lineRule="auto"/>
        <w:jc w:val="both"/>
        <w:rPr>
          <w:sz w:val="22"/>
          <w:szCs w:val="22"/>
        </w:rPr>
      </w:pPr>
    </w:p>
    <w:p w14:paraId="64C9A394" w14:textId="26955B01" w:rsidR="005C528D" w:rsidRDefault="005C528D" w:rsidP="00544B2F">
      <w:pPr>
        <w:widowControl w:val="0"/>
        <w:snapToGrid w:val="0"/>
        <w:spacing w:line="276" w:lineRule="auto"/>
        <w:jc w:val="both"/>
        <w:rPr>
          <w:sz w:val="22"/>
          <w:szCs w:val="22"/>
        </w:rPr>
      </w:pPr>
    </w:p>
    <w:p w14:paraId="5343C1B6" w14:textId="77777777" w:rsidR="00544B2F" w:rsidRPr="00544B2F" w:rsidRDefault="00544B2F" w:rsidP="00544B2F">
      <w:pPr>
        <w:widowControl w:val="0"/>
        <w:snapToGrid w:val="0"/>
        <w:spacing w:line="276" w:lineRule="auto"/>
        <w:jc w:val="both"/>
        <w:rPr>
          <w:sz w:val="22"/>
          <w:szCs w:val="22"/>
        </w:rPr>
      </w:pPr>
    </w:p>
    <w:p w14:paraId="4AD100F7" w14:textId="4F1EE822" w:rsidR="005C528D" w:rsidRPr="00544B2F" w:rsidRDefault="005C528D" w:rsidP="00544B2F">
      <w:pPr>
        <w:widowControl w:val="0"/>
        <w:snapToGrid w:val="0"/>
        <w:spacing w:line="276" w:lineRule="auto"/>
        <w:jc w:val="both"/>
        <w:rPr>
          <w:sz w:val="22"/>
          <w:szCs w:val="22"/>
        </w:rPr>
      </w:pPr>
    </w:p>
    <w:p w14:paraId="6279B0C9" w14:textId="77777777" w:rsidR="00793DB3" w:rsidRPr="00544B2F" w:rsidRDefault="00793DB3" w:rsidP="00544B2F">
      <w:pPr>
        <w:widowControl w:val="0"/>
        <w:snapToGrid w:val="0"/>
        <w:spacing w:line="276" w:lineRule="auto"/>
        <w:jc w:val="both"/>
        <w:rPr>
          <w:rFonts w:eastAsia="SimHei"/>
          <w:b/>
          <w:bCs/>
          <w:sz w:val="22"/>
          <w:szCs w:val="22"/>
        </w:rPr>
      </w:pPr>
      <w:bookmarkStart w:id="48" w:name="_Hlk99051744"/>
      <w:commentRangeStart w:id="49"/>
      <w:r w:rsidRPr="00544B2F">
        <w:rPr>
          <w:rFonts w:eastAsia="SimHei"/>
          <w:b/>
          <w:bCs/>
          <w:sz w:val="22"/>
          <w:szCs w:val="22"/>
        </w:rPr>
        <w:t>Ernst &amp; Young Hua Ming LLP Shanghai Branch [</w:t>
      </w:r>
      <w:r w:rsidRPr="00544B2F">
        <w:rPr>
          <w:b/>
          <w:sz w:val="22"/>
          <w:szCs w:val="22"/>
        </w:rPr>
        <w:t>Ernst &amp; Young Hua Ming LLP]</w:t>
      </w:r>
      <w:bookmarkEnd w:id="48"/>
    </w:p>
    <w:p w14:paraId="717FEACE" w14:textId="77777777" w:rsidR="00793DB3" w:rsidRPr="00544B2F" w:rsidRDefault="00793DB3" w:rsidP="00544B2F">
      <w:pPr>
        <w:widowControl w:val="0"/>
        <w:snapToGrid w:val="0"/>
        <w:spacing w:line="276" w:lineRule="auto"/>
        <w:jc w:val="both"/>
        <w:rPr>
          <w:b/>
          <w:sz w:val="22"/>
          <w:szCs w:val="22"/>
        </w:rPr>
      </w:pPr>
      <w:r w:rsidRPr="00544B2F">
        <w:rPr>
          <w:sz w:val="22"/>
          <w:szCs w:val="22"/>
        </w:rPr>
        <w:t>[</w:t>
      </w:r>
      <w:r w:rsidRPr="00544B2F">
        <w:rPr>
          <w:b/>
          <w:sz w:val="22"/>
          <w:szCs w:val="22"/>
        </w:rPr>
        <w:t>Date of the service auditor’s report</w:t>
      </w:r>
      <w:r w:rsidRPr="00544B2F">
        <w:rPr>
          <w:sz w:val="22"/>
          <w:szCs w:val="22"/>
        </w:rPr>
        <w:t>]</w:t>
      </w:r>
    </w:p>
    <w:p w14:paraId="66D2F5DF" w14:textId="6FFC5474" w:rsidR="00C12BEE" w:rsidRPr="00544B2F" w:rsidRDefault="00793DB3" w:rsidP="00544B2F">
      <w:pPr>
        <w:widowControl w:val="0"/>
        <w:snapToGrid w:val="0"/>
        <w:spacing w:line="276" w:lineRule="auto"/>
        <w:jc w:val="both"/>
        <w:rPr>
          <w:sz w:val="22"/>
          <w:szCs w:val="22"/>
        </w:rPr>
      </w:pPr>
      <w:bookmarkStart w:id="50" w:name="_Hlk99104009"/>
      <w:bookmarkStart w:id="51" w:name="_Hlk99051776"/>
      <w:proofErr w:type="gramStart"/>
      <w:r w:rsidRPr="00544B2F">
        <w:rPr>
          <w:rFonts w:eastAsia="SimHei"/>
          <w:b/>
          <w:bCs/>
          <w:sz w:val="22"/>
          <w:szCs w:val="22"/>
        </w:rPr>
        <w:t>Shanghai</w:t>
      </w:r>
      <w:r w:rsidR="00544B2F">
        <w:rPr>
          <w:rFonts w:eastAsia="SimHei"/>
          <w:b/>
          <w:bCs/>
          <w:sz w:val="22"/>
          <w:szCs w:val="22"/>
        </w:rPr>
        <w:t>[</w:t>
      </w:r>
      <w:proofErr w:type="gramEnd"/>
      <w:r w:rsidR="00544B2F">
        <w:rPr>
          <w:rFonts w:eastAsia="SimHei"/>
          <w:b/>
          <w:bCs/>
          <w:sz w:val="22"/>
          <w:szCs w:val="22"/>
        </w:rPr>
        <w:t>Beijing</w:t>
      </w:r>
      <w:r w:rsidR="001B5AA5">
        <w:rPr>
          <w:rFonts w:eastAsia="SimHei"/>
          <w:b/>
          <w:bCs/>
          <w:sz w:val="22"/>
          <w:szCs w:val="22"/>
        </w:rPr>
        <w:t>, Shenzhen</w:t>
      </w:r>
      <w:r w:rsidR="00544B2F">
        <w:rPr>
          <w:rFonts w:eastAsia="SimHei"/>
          <w:b/>
          <w:bCs/>
          <w:sz w:val="22"/>
          <w:szCs w:val="22"/>
        </w:rPr>
        <w:t>]</w:t>
      </w:r>
      <w:r w:rsidRPr="00544B2F">
        <w:rPr>
          <w:rFonts w:eastAsia="SimHei"/>
          <w:b/>
          <w:bCs/>
          <w:sz w:val="22"/>
          <w:szCs w:val="22"/>
        </w:rPr>
        <w:t>, China</w:t>
      </w:r>
      <w:bookmarkEnd w:id="50"/>
      <w:commentRangeEnd w:id="49"/>
      <w:r w:rsidRPr="00544B2F">
        <w:rPr>
          <w:rStyle w:val="CommentReference"/>
          <w:sz w:val="22"/>
          <w:szCs w:val="22"/>
        </w:rPr>
        <w:commentReference w:id="49"/>
      </w:r>
      <w:bookmarkEnd w:id="51"/>
    </w:p>
    <w:sectPr w:rsidR="00C12BEE" w:rsidRPr="00544B2F" w:rsidSect="00544B2F">
      <w:footerReference w:type="default" r:id="rId14"/>
      <w:pgSz w:w="12240" w:h="15840" w:code="1"/>
      <w:pgMar w:top="1440" w:right="1797" w:bottom="1440" w:left="1797" w:header="720" w:footer="720"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e H Jin" w:date="2022-03-25T19:03:00Z" w:initials="NHJ">
    <w:p w14:paraId="2C0092ED" w14:textId="439E7AD5" w:rsidR="001303EA" w:rsidRPr="001303EA" w:rsidRDefault="001303EA">
      <w:pPr>
        <w:pStyle w:val="CommentText"/>
        <w:rPr>
          <w:rFonts w:ascii="SimHei" w:eastAsia="SimHei" w:hAnsi="SimHei"/>
          <w:lang w:eastAsia="zh-CN"/>
        </w:rPr>
      </w:pPr>
      <w:r>
        <w:rPr>
          <w:rStyle w:val="CommentReference"/>
        </w:rPr>
        <w:annotationRef/>
      </w:r>
      <w:r w:rsidRPr="001303EA">
        <w:rPr>
          <w:rFonts w:ascii="SimHei" w:eastAsia="SimHei" w:hAnsi="SimHei" w:hint="eastAsia"/>
          <w:lang w:eastAsia="zh-CN"/>
        </w:rPr>
        <w:t>注：文档首页空4-5行，之后每页空1行，以避免被报告纸的EY logo遮挡</w:t>
      </w:r>
    </w:p>
  </w:comment>
  <w:comment w:id="1" w:author="David ZJ Xu" w:date="2023-08-08T09:39:00Z" w:initials="DZX">
    <w:p w14:paraId="015DA720" w14:textId="77777777" w:rsidR="00A91C1C" w:rsidRDefault="00A91C1C" w:rsidP="00A91C1C">
      <w:pPr>
        <w:pStyle w:val="CommentText"/>
      </w:pPr>
      <w:r>
        <w:rPr>
          <w:rStyle w:val="CommentReference"/>
        </w:rPr>
        <w:annotationRef/>
      </w:r>
      <w:r w:rsidRPr="00CB7744">
        <w:rPr>
          <w:rFonts w:eastAsia="SimHei" w:hint="eastAsia"/>
          <w:lang w:eastAsia="zh-CN"/>
        </w:rPr>
        <w:t>注：</w:t>
      </w:r>
      <w:r>
        <w:rPr>
          <w:rFonts w:eastAsia="SimHei" w:hint="eastAsia"/>
          <w:lang w:eastAsia="zh-CN"/>
        </w:rPr>
        <w:t>如果只</w:t>
      </w:r>
      <w:r>
        <w:rPr>
          <w:rFonts w:eastAsia="SimHei" w:hint="eastAsia"/>
          <w:lang w:eastAsia="zh-CN"/>
        </w:rPr>
        <w:t>follow</w:t>
      </w:r>
      <w:r>
        <w:rPr>
          <w:rFonts w:eastAsia="SimHei"/>
          <w:lang w:eastAsia="zh-CN"/>
        </w:rPr>
        <w:t xml:space="preserve"> AICPA</w:t>
      </w:r>
      <w:r>
        <w:rPr>
          <w:rFonts w:eastAsia="SimHei" w:hint="eastAsia"/>
          <w:lang w:eastAsia="zh-CN"/>
        </w:rPr>
        <w:t>标准则不需要“</w:t>
      </w:r>
      <w:r>
        <w:rPr>
          <w:rFonts w:eastAsia="SimHei" w:hint="eastAsia"/>
          <w:lang w:eastAsia="zh-CN"/>
        </w:rPr>
        <w:t>Assurance</w:t>
      </w:r>
      <w:r>
        <w:rPr>
          <w:rFonts w:eastAsia="SimHei" w:hint="eastAsia"/>
          <w:lang w:eastAsia="zh-CN"/>
        </w:rPr>
        <w:t>”</w:t>
      </w:r>
    </w:p>
  </w:comment>
  <w:comment w:id="2" w:author="David ZJ Xu" w:date="2023-08-08T09:40:00Z" w:initials="DZX">
    <w:p w14:paraId="7548DBAC" w14:textId="77777777" w:rsidR="002C35B6" w:rsidRDefault="002C35B6" w:rsidP="002C35B6">
      <w:pPr>
        <w:pStyle w:val="CommentText"/>
        <w:rPr>
          <w:lang w:eastAsia="zh-CN"/>
        </w:rPr>
      </w:pPr>
      <w:r>
        <w:rPr>
          <w:rStyle w:val="CommentReference"/>
        </w:rPr>
        <w:annotationRef/>
      </w:r>
      <w:r>
        <w:rPr>
          <w:rFonts w:hint="eastAsia"/>
          <w:lang w:eastAsia="zh-CN"/>
        </w:rPr>
        <w:t>注：如果服务机构有董事会可以写董事会，反之则写管理层</w:t>
      </w:r>
    </w:p>
  </w:comment>
  <w:comment w:id="3" w:author="Sally Zhong" w:date="2023-05-30T13:33:00Z" w:initials="SZ">
    <w:p w14:paraId="4109E73C" w14:textId="3366BDE2" w:rsidR="00C61736" w:rsidRDefault="00C61736">
      <w:pPr>
        <w:pStyle w:val="CommentText"/>
        <w:rPr>
          <w:lang w:eastAsia="zh-CN"/>
        </w:rPr>
      </w:pPr>
      <w:r>
        <w:rPr>
          <w:rStyle w:val="CommentReference"/>
        </w:rPr>
        <w:annotationRef/>
      </w:r>
      <w:r w:rsidRPr="00473A2B">
        <w:rPr>
          <w:rFonts w:ascii="SimHei" w:eastAsia="SimHei" w:hAnsi="SimHei" w:hint="eastAsia"/>
          <w:sz w:val="22"/>
          <w:szCs w:val="22"/>
          <w:lang w:eastAsia="zh-CN"/>
        </w:rPr>
        <w:t>注：每个小标题距离上文空两行</w:t>
      </w:r>
    </w:p>
  </w:comment>
  <w:comment w:id="4" w:author="Nicole H Jin" w:date="2022-03-25T19:03:00Z" w:initials="NHJ">
    <w:p w14:paraId="667D44D0" w14:textId="4C976188" w:rsidR="001303EA" w:rsidRDefault="001303EA">
      <w:pPr>
        <w:pStyle w:val="CommentText"/>
      </w:pPr>
      <w:r>
        <w:rPr>
          <w:rStyle w:val="CommentReference"/>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5" w:author="Nicole H Jin" w:date="2022-03-25T12:00:00Z" w:initials="NHJ">
    <w:p w14:paraId="6DF4F421" w14:textId="4EAEA044" w:rsidR="00D13608" w:rsidRDefault="00D13608">
      <w:pPr>
        <w:pStyle w:val="CommentText"/>
      </w:pPr>
      <w:r>
        <w:rPr>
          <w:rStyle w:val="CommentReference"/>
        </w:rPr>
        <w:annotationRef/>
      </w:r>
      <w:bookmarkStart w:id="6" w:name="_Hlk98854660"/>
      <w:r w:rsidR="009203E0">
        <w:rPr>
          <w:rFonts w:eastAsia="SimHei" w:hint="eastAsia"/>
        </w:rPr>
        <w:t>注：如果客户业务或者系统涉及处理</w:t>
      </w:r>
      <w:r w:rsidR="009203E0">
        <w:rPr>
          <w:rFonts w:eastAsia="SimHei"/>
        </w:rPr>
        <w:t>transaction</w:t>
      </w:r>
      <w:r w:rsidR="009203E0">
        <w:rPr>
          <w:rFonts w:eastAsia="SimHei" w:hint="eastAsia"/>
        </w:rPr>
        <w:t>，则保留</w:t>
      </w:r>
      <w:r w:rsidR="009203E0">
        <w:rPr>
          <w:rFonts w:eastAsia="SimHei" w:hint="eastAsia"/>
          <w:lang w:eastAsia="zh-CN"/>
        </w:rPr>
        <w:t>全文</w:t>
      </w:r>
      <w:r w:rsidR="009203E0">
        <w:rPr>
          <w:rFonts w:eastAsia="SimHei"/>
        </w:rPr>
        <w:t>processing user entity transaction</w:t>
      </w:r>
      <w:r w:rsidR="009203E0">
        <w:rPr>
          <w:rFonts w:eastAsia="SimHei" w:hint="eastAsia"/>
        </w:rPr>
        <w:t>相关</w:t>
      </w:r>
      <w:r w:rsidR="009203E0">
        <w:rPr>
          <w:rFonts w:eastAsia="SimHei"/>
        </w:rPr>
        <w:t>wording</w:t>
      </w:r>
      <w:r w:rsidR="009203E0">
        <w:rPr>
          <w:rFonts w:eastAsia="SimHei" w:hint="eastAsia"/>
        </w:rPr>
        <w:t>，如无需要，则</w:t>
      </w:r>
      <w:r w:rsidR="009203E0">
        <w:rPr>
          <w:rFonts w:eastAsia="SimHei"/>
        </w:rPr>
        <w:t>delete</w:t>
      </w:r>
      <w:bookmarkEnd w:id="6"/>
      <w:r w:rsidR="009203E0">
        <w:rPr>
          <w:rFonts w:eastAsia="SimHei" w:hint="eastAsia"/>
        </w:rPr>
        <w:t>，同时这里</w:t>
      </w:r>
      <w:r w:rsidR="009203E0">
        <w:rPr>
          <w:rFonts w:eastAsia="SimHei"/>
        </w:rPr>
        <w:t>customize “</w:t>
      </w:r>
      <w:r w:rsidR="009203E0">
        <w:rPr>
          <w:b/>
          <w:bCs/>
        </w:rPr>
        <w:t>identification of the function performed by the system”</w:t>
      </w:r>
    </w:p>
  </w:comment>
  <w:comment w:id="7" w:author="Nicole H Jin" w:date="2022-03-25T20:08:00Z" w:initials="NHJ">
    <w:p w14:paraId="255BA118" w14:textId="62C680E7" w:rsidR="005C528D" w:rsidRDefault="005C528D">
      <w:pPr>
        <w:pStyle w:val="CommentText"/>
        <w:rPr>
          <w:lang w:eastAsia="zh-CN"/>
        </w:rPr>
      </w:pPr>
      <w:r>
        <w:rPr>
          <w:rStyle w:val="CommentReference"/>
        </w:rPr>
        <w:annotationRef/>
      </w:r>
      <w:bookmarkStart w:id="8" w:name="_Hlk99128088"/>
      <w:r>
        <w:rPr>
          <w:rFonts w:hint="eastAsia"/>
          <w:lang w:eastAsia="zh-CN"/>
        </w:rPr>
        <w:t>注：确保和报告正文的序号以及文字保持一致</w:t>
      </w:r>
      <w:bookmarkEnd w:id="8"/>
    </w:p>
  </w:comment>
  <w:comment w:id="9" w:author="Nicole H Jin" w:date="2022-03-25T12:05:00Z" w:initials="NHJ">
    <w:p w14:paraId="437B395B" w14:textId="3E940DE3" w:rsidR="00D13608" w:rsidRDefault="00D13608">
      <w:pPr>
        <w:pStyle w:val="CommentText"/>
      </w:pPr>
      <w:r>
        <w:rPr>
          <w:rStyle w:val="CommentReference"/>
        </w:rPr>
        <w:annotationRef/>
      </w:r>
      <w:r w:rsidRPr="00D46CA4">
        <w:rPr>
          <w:rFonts w:eastAsia="SimHei" w:hint="eastAsia"/>
        </w:rPr>
        <w:t>注</w:t>
      </w:r>
      <w:r>
        <w:rPr>
          <w:rFonts w:eastAsia="SimHei" w:hint="eastAsia"/>
        </w:rPr>
        <w:t>：</w:t>
      </w:r>
      <w:r w:rsidRPr="00D46CA4">
        <w:rPr>
          <w:rFonts w:eastAsia="SimHei" w:hint="eastAsia"/>
        </w:rPr>
        <w:t>如果是</w:t>
      </w:r>
      <w:r w:rsidRPr="00D46CA4">
        <w:rPr>
          <w:rFonts w:eastAsia="SimHei"/>
        </w:rPr>
        <w:t>single user entity</w:t>
      </w:r>
      <w:r w:rsidRPr="00D46CA4">
        <w:rPr>
          <w:rFonts w:eastAsia="SimHei"/>
        </w:rPr>
        <w:t>报告，则</w:t>
      </w:r>
      <w:r w:rsidR="001303EA">
        <w:rPr>
          <w:rFonts w:eastAsia="SimHei" w:hint="eastAsia"/>
          <w:lang w:eastAsia="zh-CN"/>
        </w:rPr>
        <w:t>全文</w:t>
      </w:r>
      <w:r>
        <w:rPr>
          <w:rFonts w:eastAsia="SimHei" w:hint="eastAsia"/>
        </w:rPr>
        <w:t>用单数</w:t>
      </w:r>
    </w:p>
  </w:comment>
  <w:comment w:id="16" w:author="Nicole H Jin" w:date="2022-03-25T19:05:00Z" w:initials="NHJ">
    <w:p w14:paraId="16564406" w14:textId="77777777" w:rsidR="002D4097" w:rsidRDefault="002D4097" w:rsidP="002D4097">
      <w:pPr>
        <w:pStyle w:val="CommentText"/>
      </w:pPr>
      <w:r>
        <w:rPr>
          <w:rStyle w:val="CommentReference"/>
        </w:rPr>
        <w:annotationRef/>
      </w:r>
      <w:r w:rsidRPr="007E24C3">
        <w:rPr>
          <w:rFonts w:eastAsia="SimHei" w:hint="eastAsia"/>
          <w:lang w:eastAsia="zh-CN"/>
        </w:rPr>
        <w:t>注：</w:t>
      </w:r>
      <w:r>
        <w:rPr>
          <w:rFonts w:eastAsia="SimHei" w:hint="eastAsia"/>
          <w:lang w:eastAsia="zh-CN"/>
        </w:rPr>
        <w:t>无</w:t>
      </w:r>
      <w:r w:rsidRPr="007E24C3">
        <w:rPr>
          <w:rFonts w:eastAsia="SimHei"/>
          <w:lang w:eastAsia="zh-CN"/>
        </w:rPr>
        <w:t>user entity</w:t>
      </w:r>
      <w:r>
        <w:rPr>
          <w:rFonts w:eastAsia="SimHei" w:hint="eastAsia"/>
          <w:lang w:eastAsia="zh-CN"/>
        </w:rPr>
        <w:t>补充性控制时，删除本段</w:t>
      </w:r>
    </w:p>
  </w:comment>
  <w:comment w:id="18" w:author="Vic Gong" w:date="2023-08-02T13:16:00Z" w:initials="VG">
    <w:p w14:paraId="5BFD5C08" w14:textId="77777777" w:rsidR="0088517F" w:rsidRPr="002341DD" w:rsidRDefault="0088517F" w:rsidP="0088517F">
      <w:pPr>
        <w:pStyle w:val="CommentText"/>
        <w:rPr>
          <w:rFonts w:eastAsia="SimHei"/>
          <w:b/>
          <w:bCs/>
          <w:lang w:eastAsia="zh-CN"/>
        </w:rPr>
      </w:pPr>
      <w:r>
        <w:rPr>
          <w:rStyle w:val="CommentReference"/>
        </w:rPr>
        <w:annotationRef/>
      </w:r>
      <w:r w:rsidRPr="002341DD">
        <w:rPr>
          <w:rFonts w:eastAsia="SimHei"/>
          <w:bCs/>
          <w:lang w:eastAsia="zh-CN"/>
        </w:rPr>
        <w:t>注：</w:t>
      </w:r>
    </w:p>
    <w:p w14:paraId="21C0778C" w14:textId="77777777" w:rsidR="0088517F" w:rsidRPr="002341DD" w:rsidRDefault="0088517F" w:rsidP="0088517F">
      <w:pPr>
        <w:pStyle w:val="CommentText"/>
        <w:numPr>
          <w:ilvl w:val="0"/>
          <w:numId w:val="3"/>
        </w:numPr>
        <w:ind w:leftChars="75" w:left="540"/>
        <w:rPr>
          <w:rFonts w:eastAsia="SimHei"/>
          <w:b/>
          <w:bCs/>
          <w:lang w:eastAsia="zh-CN"/>
        </w:rPr>
      </w:pPr>
      <w:r w:rsidRPr="002341DD">
        <w:rPr>
          <w:rFonts w:eastAsia="SimHei"/>
          <w:bCs/>
          <w:lang w:eastAsia="zh-CN"/>
        </w:rPr>
        <w:t>如涉及多家</w:t>
      </w:r>
      <w:r w:rsidRPr="002341DD">
        <w:rPr>
          <w:rFonts w:eastAsia="SimHei"/>
          <w:bCs/>
          <w:lang w:eastAsia="zh-CN"/>
        </w:rPr>
        <w:t>SSO</w:t>
      </w:r>
      <w:r w:rsidRPr="002341DD">
        <w:rPr>
          <w:rFonts w:eastAsia="SimHei"/>
          <w:bCs/>
          <w:lang w:eastAsia="zh-CN"/>
        </w:rPr>
        <w:t>，使用此句式</w:t>
      </w:r>
    </w:p>
    <w:p w14:paraId="6FB70B20" w14:textId="77777777" w:rsidR="0088517F" w:rsidRPr="002341DD" w:rsidRDefault="0088517F" w:rsidP="0088517F">
      <w:pPr>
        <w:pStyle w:val="CommentText"/>
        <w:numPr>
          <w:ilvl w:val="0"/>
          <w:numId w:val="3"/>
        </w:numPr>
        <w:ind w:leftChars="75" w:left="540"/>
        <w:rPr>
          <w:rFonts w:eastAsia="SimHei"/>
          <w:b/>
          <w:bCs/>
          <w:lang w:eastAsia="zh-CN"/>
        </w:rPr>
      </w:pPr>
      <w:r w:rsidRPr="002341DD">
        <w:rPr>
          <w:rFonts w:eastAsia="SimHei"/>
          <w:bCs/>
          <w:lang w:eastAsia="zh-CN"/>
        </w:rPr>
        <w:t>如果一家</w:t>
      </w:r>
      <w:r w:rsidRPr="002341DD">
        <w:rPr>
          <w:rFonts w:eastAsia="SimHei"/>
          <w:bCs/>
          <w:lang w:eastAsia="zh-CN"/>
        </w:rPr>
        <w:t>SSO</w:t>
      </w:r>
      <w:r w:rsidRPr="002341DD">
        <w:rPr>
          <w:rFonts w:eastAsia="SimHei"/>
          <w:bCs/>
          <w:lang w:eastAsia="zh-CN"/>
        </w:rPr>
        <w:t>提供多个</w:t>
      </w:r>
      <w:r w:rsidRPr="002341DD">
        <w:rPr>
          <w:rFonts w:eastAsia="SimHei"/>
          <w:bCs/>
          <w:lang w:eastAsia="zh-CN"/>
        </w:rPr>
        <w:t>service</w:t>
      </w:r>
      <w:r w:rsidRPr="002341DD">
        <w:rPr>
          <w:rFonts w:eastAsia="SimHei"/>
          <w:bCs/>
          <w:lang w:eastAsia="zh-CN"/>
        </w:rPr>
        <w:t>，比如云服务包括</w:t>
      </w:r>
      <w:r w:rsidRPr="002341DD">
        <w:rPr>
          <w:rFonts w:eastAsia="SimHei"/>
          <w:bCs/>
          <w:lang w:eastAsia="zh-CN"/>
        </w:rPr>
        <w:t>ECS</w:t>
      </w:r>
      <w:r w:rsidRPr="002341DD">
        <w:rPr>
          <w:rFonts w:eastAsia="SimHei"/>
          <w:bCs/>
          <w:lang w:eastAsia="zh-CN"/>
        </w:rPr>
        <w:t>、</w:t>
      </w:r>
      <w:r w:rsidRPr="002341DD">
        <w:rPr>
          <w:rFonts w:eastAsia="SimHei"/>
          <w:bCs/>
          <w:lang w:eastAsia="zh-CN"/>
        </w:rPr>
        <w:t>RDS</w:t>
      </w:r>
      <w:r w:rsidRPr="002341DD">
        <w:rPr>
          <w:rFonts w:eastAsia="SimHei"/>
          <w:bCs/>
          <w:lang w:eastAsia="zh-CN"/>
        </w:rPr>
        <w:t>等，不建议罗列出所有</w:t>
      </w:r>
      <w:r w:rsidRPr="002341DD">
        <w:rPr>
          <w:rFonts w:eastAsia="SimHei"/>
          <w:bCs/>
          <w:lang w:eastAsia="zh-CN"/>
        </w:rPr>
        <w:t>service</w:t>
      </w:r>
      <w:r w:rsidRPr="002341DD">
        <w:rPr>
          <w:rFonts w:eastAsia="SimHei"/>
          <w:bCs/>
          <w:lang w:eastAsia="zh-CN"/>
        </w:rPr>
        <w:t>，建议采用统称，如</w:t>
      </w:r>
      <w:r w:rsidRPr="002341DD">
        <w:rPr>
          <w:rFonts w:eastAsia="SimHei"/>
          <w:bCs/>
          <w:lang w:eastAsia="zh-CN"/>
        </w:rPr>
        <w:t>cloud computing services, cloud security services</w:t>
      </w:r>
      <w:r w:rsidRPr="002341DD">
        <w:rPr>
          <w:rFonts w:eastAsia="SimHei"/>
          <w:bCs/>
          <w:lang w:eastAsia="zh-CN"/>
        </w:rPr>
        <w:t>等</w:t>
      </w:r>
    </w:p>
    <w:p w14:paraId="5C32BF96" w14:textId="77777777" w:rsidR="0088517F" w:rsidRPr="002341DD" w:rsidRDefault="0088517F" w:rsidP="0088517F">
      <w:pPr>
        <w:pStyle w:val="CommentText"/>
        <w:numPr>
          <w:ilvl w:val="0"/>
          <w:numId w:val="3"/>
        </w:numPr>
        <w:ind w:leftChars="75" w:left="540"/>
        <w:rPr>
          <w:rFonts w:eastAsia="SimHei"/>
          <w:b/>
          <w:bCs/>
          <w:lang w:eastAsia="zh-CN"/>
        </w:rPr>
      </w:pPr>
      <w:r w:rsidRPr="002341DD">
        <w:rPr>
          <w:rFonts w:eastAsia="SimHei"/>
          <w:bCs/>
          <w:lang w:eastAsia="zh-CN"/>
        </w:rPr>
        <w:t>如果一家</w:t>
      </w:r>
      <w:r w:rsidRPr="002341DD">
        <w:rPr>
          <w:rFonts w:eastAsia="SimHei"/>
          <w:bCs/>
          <w:lang w:eastAsia="zh-CN"/>
        </w:rPr>
        <w:t>SSO</w:t>
      </w:r>
      <w:r w:rsidRPr="002341DD">
        <w:rPr>
          <w:rFonts w:eastAsia="SimHei"/>
          <w:bCs/>
          <w:lang w:eastAsia="zh-CN"/>
        </w:rPr>
        <w:t>只提供一种具体的服务，可以直接写出，如</w:t>
      </w:r>
      <w:r w:rsidRPr="002341DD">
        <w:rPr>
          <w:rFonts w:eastAsia="SimHei"/>
          <w:bCs/>
          <w:lang w:eastAsia="zh-CN"/>
        </w:rPr>
        <w:t>DingTalk Platform service</w:t>
      </w:r>
    </w:p>
  </w:comment>
  <w:comment w:id="20" w:author="Nicole H Jin" w:date="2022-03-25T19:07:00Z" w:initials="NHJ">
    <w:p w14:paraId="142089A1" w14:textId="6B24DA05" w:rsidR="001303EA" w:rsidRDefault="001303EA">
      <w:pPr>
        <w:pStyle w:val="CommentText"/>
      </w:pPr>
      <w:r>
        <w:rPr>
          <w:rStyle w:val="CommentReference"/>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21" w:author="Nicole H Jin" w:date="2022-03-24T21:41:00Z" w:initials="NHJ">
    <w:p w14:paraId="2129FB6A" w14:textId="5C348845" w:rsidR="0084318B" w:rsidRPr="001303EA" w:rsidRDefault="0084318B" w:rsidP="0084318B">
      <w:pPr>
        <w:pStyle w:val="CommentText"/>
        <w:rPr>
          <w:lang w:eastAsia="zh-CN"/>
        </w:rPr>
      </w:pPr>
      <w:r>
        <w:rPr>
          <w:rStyle w:val="CommentReference"/>
        </w:rPr>
        <w:annotationRef/>
      </w:r>
      <w:r w:rsidR="001303EA">
        <w:rPr>
          <w:rFonts w:hint="eastAsia"/>
          <w:lang w:eastAsia="zh-CN"/>
        </w:rPr>
        <w:t>注：</w:t>
      </w:r>
      <w:bookmarkStart w:id="22" w:name="_Hlk99113162"/>
      <w:r w:rsidR="001303EA">
        <w:rPr>
          <w:rFonts w:hint="eastAsia"/>
          <w:lang w:eastAsia="zh-CN"/>
        </w:rPr>
        <w:t>确保和报告正文的序号以及文字保持一致</w:t>
      </w:r>
      <w:bookmarkEnd w:id="22"/>
    </w:p>
  </w:comment>
  <w:comment w:id="23" w:author="Vic Gong" w:date="2024-02-22T15:55:00Z" w:initials="VG">
    <w:p w14:paraId="41975C33" w14:textId="77777777" w:rsidR="00262DF3" w:rsidRDefault="00262DF3" w:rsidP="00262DF3">
      <w:pPr>
        <w:pStyle w:val="CommentText"/>
      </w:pPr>
      <w:r>
        <w:rPr>
          <w:rStyle w:val="CommentReference"/>
        </w:rPr>
        <w:annotationRef/>
      </w:r>
      <w:r>
        <w:rPr>
          <w:rFonts w:hint="eastAsia"/>
        </w:rPr>
        <w:t>此部分内容可定制，根据第五部分实际内容填写</w:t>
      </w:r>
    </w:p>
  </w:comment>
  <w:comment w:id="32" w:author="Nicole H Jin" w:date="2022-03-25T19:13:00Z" w:initials="NHJ">
    <w:p w14:paraId="6D8E5DFB" w14:textId="6F58E78F" w:rsidR="00344FFE" w:rsidRDefault="00344FFE">
      <w:pPr>
        <w:pStyle w:val="CommentText"/>
      </w:pPr>
      <w:r>
        <w:rPr>
          <w:rStyle w:val="CommentReference"/>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p>
  </w:comment>
  <w:comment w:id="33" w:author="Nicole H Jin" w:date="2022-03-25T12:24:00Z" w:initials="NHJ">
    <w:p w14:paraId="485381C4" w14:textId="218D2871" w:rsidR="00E14A8D" w:rsidRDefault="00E14A8D">
      <w:pPr>
        <w:pStyle w:val="CommentText"/>
      </w:pPr>
      <w:r>
        <w:rPr>
          <w:rStyle w:val="CommentReference"/>
        </w:rPr>
        <w:annotationRef/>
      </w:r>
      <w:r w:rsidRPr="008977D8">
        <w:rPr>
          <w:rFonts w:eastAsia="SimHei" w:hint="eastAsia"/>
        </w:rPr>
        <w:t>注：</w:t>
      </w:r>
      <w:r>
        <w:rPr>
          <w:rFonts w:eastAsia="SimHei" w:hint="eastAsia"/>
        </w:rPr>
        <w:t>如果客户业务或者系统涉及处理</w:t>
      </w:r>
      <w:r>
        <w:rPr>
          <w:rFonts w:eastAsia="SimHei" w:hint="eastAsia"/>
        </w:rPr>
        <w:t>transaction</w:t>
      </w:r>
      <w:r>
        <w:rPr>
          <w:rFonts w:eastAsia="SimHei" w:hint="eastAsia"/>
        </w:rPr>
        <w:t>，则保留“</w:t>
      </w:r>
      <w:r>
        <w:rPr>
          <w:rFonts w:eastAsia="SimHei" w:hint="eastAsia"/>
        </w:rPr>
        <w:t>p</w:t>
      </w:r>
      <w:r>
        <w:rPr>
          <w:rFonts w:eastAsia="SimHei"/>
        </w:rPr>
        <w:t xml:space="preserve">rocessing </w:t>
      </w:r>
      <w:r>
        <w:rPr>
          <w:rFonts w:eastAsia="SimHei" w:hint="eastAsia"/>
        </w:rPr>
        <w:t>or</w:t>
      </w:r>
      <w:r>
        <w:rPr>
          <w:rFonts w:eastAsia="SimHei"/>
        </w:rPr>
        <w:t xml:space="preserve"> reporting transactions</w:t>
      </w:r>
      <w:r>
        <w:rPr>
          <w:rFonts w:eastAsia="SimHei" w:hint="eastAsia"/>
        </w:rPr>
        <w:t>”</w:t>
      </w:r>
      <w:r w:rsidRPr="007E24C3">
        <w:rPr>
          <w:rFonts w:eastAsia="SimHei"/>
        </w:rPr>
        <w:t>相关</w:t>
      </w:r>
      <w:r w:rsidRPr="007E24C3">
        <w:rPr>
          <w:rFonts w:eastAsia="SimHei"/>
        </w:rPr>
        <w:t>wording</w:t>
      </w:r>
      <w:r w:rsidRPr="007E24C3">
        <w:rPr>
          <w:rFonts w:eastAsia="SimHei"/>
        </w:rPr>
        <w:t>，如无需要，则</w:t>
      </w:r>
      <w:r w:rsidRPr="007E24C3">
        <w:rPr>
          <w:rFonts w:eastAsia="SimHei"/>
        </w:rPr>
        <w:t>delete</w:t>
      </w:r>
      <w:r>
        <w:rPr>
          <w:rFonts w:eastAsia="SimHei" w:hint="eastAsia"/>
        </w:rPr>
        <w:t>，同时这里定制化</w:t>
      </w:r>
      <w:r>
        <w:rPr>
          <w:rFonts w:eastAsia="SimHei"/>
        </w:rPr>
        <w:t>“</w:t>
      </w:r>
      <w:r w:rsidRPr="00074AA4">
        <w:rPr>
          <w:b/>
        </w:rPr>
        <w:t>the function performed by the system</w:t>
      </w:r>
      <w:r>
        <w:rPr>
          <w:b/>
          <w:bCs/>
        </w:rPr>
        <w:t>”</w:t>
      </w:r>
    </w:p>
  </w:comment>
  <w:comment w:id="37" w:author="Nicole H Jin" w:date="2022-03-25T12:25:00Z" w:initials="NHJ">
    <w:p w14:paraId="24C19357" w14:textId="09CF6548" w:rsidR="00E14A8D" w:rsidRDefault="00E14A8D" w:rsidP="00E14A8D">
      <w:pPr>
        <w:pStyle w:val="CommentText"/>
        <w:rPr>
          <w:lang w:eastAsia="zh-CN"/>
        </w:rPr>
      </w:pPr>
      <w:r>
        <w:rPr>
          <w:rStyle w:val="CommentReference"/>
        </w:rPr>
        <w:annotationRef/>
      </w:r>
      <w:r w:rsidR="00344FFE">
        <w:rPr>
          <w:rFonts w:hint="eastAsia"/>
          <w:lang w:eastAsia="zh-CN"/>
        </w:rPr>
        <w:t>注：确保和报告正文的序号以及文字保持一致</w:t>
      </w:r>
    </w:p>
  </w:comment>
  <w:comment w:id="40" w:author="Cora Shen" w:date="2023-05-08T14:38:00Z" w:initials="CS">
    <w:p w14:paraId="1194F19D" w14:textId="23C5E3EE" w:rsidR="00A075D6" w:rsidRDefault="00A075D6">
      <w:pPr>
        <w:pStyle w:val="CommentText"/>
        <w:rPr>
          <w:lang w:eastAsia="zh-CN"/>
        </w:rPr>
      </w:pPr>
      <w:r>
        <w:rPr>
          <w:rStyle w:val="CommentReference"/>
        </w:rPr>
        <w:annotationRef/>
      </w:r>
      <w:bookmarkStart w:id="41" w:name="_Hlk99113337"/>
      <w:r>
        <w:rPr>
          <w:rFonts w:hint="eastAsia"/>
          <w:lang w:eastAsia="zh-CN"/>
        </w:rPr>
        <w:t>注：若无子服务机构补偿性控制，则删除</w:t>
      </w:r>
      <w:bookmarkEnd w:id="41"/>
    </w:p>
  </w:comment>
  <w:comment w:id="44" w:author="Nicole H Jin" w:date="2022-03-25T19:15:00Z" w:initials="NHJ">
    <w:p w14:paraId="3ADCD3AF" w14:textId="7262E740" w:rsidR="00344FFE" w:rsidRDefault="00344FFE">
      <w:pPr>
        <w:pStyle w:val="CommentText"/>
        <w:rPr>
          <w:lang w:eastAsia="zh-CN"/>
        </w:rPr>
      </w:pPr>
      <w:r>
        <w:rPr>
          <w:rStyle w:val="CommentReference"/>
        </w:rPr>
        <w:annotationRef/>
      </w:r>
      <w:r>
        <w:rPr>
          <w:rFonts w:hint="eastAsia"/>
          <w:lang w:eastAsia="zh-CN"/>
        </w:rPr>
        <w:t>注：若无用户补偿性控制，则删除</w:t>
      </w:r>
    </w:p>
  </w:comment>
  <w:comment w:id="46" w:author="Cora Shen" w:date="2023-05-08T14:38:00Z" w:initials="CS">
    <w:p w14:paraId="5B4E434C" w14:textId="03E34EEC" w:rsidR="00A075D6" w:rsidRDefault="00A075D6">
      <w:pPr>
        <w:pStyle w:val="CommentText"/>
        <w:rPr>
          <w:lang w:eastAsia="zh-CN"/>
        </w:rPr>
      </w:pPr>
      <w:r>
        <w:rPr>
          <w:rStyle w:val="CommentReference"/>
        </w:rPr>
        <w:annotationRef/>
      </w:r>
      <w:r>
        <w:rPr>
          <w:rFonts w:hint="eastAsia"/>
          <w:lang w:eastAsia="zh-CN"/>
        </w:rPr>
        <w:t>注：若无子服务机构补偿性控制，则删除</w:t>
      </w:r>
    </w:p>
  </w:comment>
  <w:comment w:id="47" w:author="Nicole H Jin" w:date="2022-03-25T19:15:00Z" w:initials="NHJ">
    <w:p w14:paraId="002EA5B5" w14:textId="5749D97B" w:rsidR="00344FFE" w:rsidRDefault="00344FFE">
      <w:pPr>
        <w:pStyle w:val="CommentText"/>
        <w:rPr>
          <w:lang w:eastAsia="zh-CN"/>
        </w:rPr>
      </w:pPr>
      <w:r>
        <w:rPr>
          <w:rStyle w:val="CommentReference"/>
        </w:rPr>
        <w:annotationRef/>
      </w:r>
      <w:r>
        <w:rPr>
          <w:rFonts w:hint="eastAsia"/>
          <w:lang w:eastAsia="zh-CN"/>
        </w:rPr>
        <w:t>注：若无用户补偿性控制，则删除</w:t>
      </w:r>
    </w:p>
  </w:comment>
  <w:comment w:id="49" w:author="Nicole H Jin" w:date="2022-03-24T18:30:00Z" w:initials="NHJ">
    <w:p w14:paraId="1D778EC5" w14:textId="77777777" w:rsidR="00793DB3" w:rsidRDefault="00793DB3" w:rsidP="00793DB3">
      <w:pPr>
        <w:pStyle w:val="CommentText"/>
        <w:rPr>
          <w:lang w:eastAsia="zh-CN"/>
        </w:rPr>
      </w:pPr>
      <w:bookmarkStart w:id="52" w:name="_Hlk99104031"/>
      <w:bookmarkStart w:id="53" w:name="_Hlk99104032"/>
      <w:r>
        <w:rPr>
          <w:rStyle w:val="CommentReference"/>
        </w:rPr>
        <w:annotationRef/>
      </w:r>
      <w:bookmarkStart w:id="54" w:name="_Hlk99126802"/>
      <w:bookmarkEnd w:id="52"/>
      <w:bookmarkEnd w:id="53"/>
      <w:r>
        <w:rPr>
          <w:rFonts w:hint="eastAsia"/>
          <w:lang w:eastAsia="zh-CN"/>
        </w:rPr>
        <w:t>注：</w:t>
      </w:r>
      <w:bookmarkStart w:id="55" w:name="_Hlk99113289"/>
      <w:r>
        <w:rPr>
          <w:lang w:eastAsia="zh-CN"/>
        </w:rPr>
        <w:t xml:space="preserve">1) </w:t>
      </w:r>
      <w:r>
        <w:rPr>
          <w:rFonts w:hint="eastAsia"/>
          <w:lang w:eastAsia="zh-CN"/>
        </w:rPr>
        <w:t>落款要注意位置，不要单独一页</w:t>
      </w:r>
    </w:p>
    <w:p w14:paraId="0EACCD2C" w14:textId="77777777" w:rsidR="00793DB3" w:rsidRDefault="00793DB3" w:rsidP="00793DB3">
      <w:pPr>
        <w:pStyle w:val="CommentText"/>
        <w:rPr>
          <w:lang w:eastAsia="zh-CN"/>
        </w:rPr>
      </w:pPr>
      <w:r>
        <w:rPr>
          <w:lang w:eastAsia="zh-CN"/>
        </w:rPr>
        <w:t xml:space="preserve">2) </w:t>
      </w:r>
      <w:r>
        <w:rPr>
          <w:rFonts w:hint="eastAsia"/>
          <w:lang w:eastAsia="zh-CN"/>
        </w:rPr>
        <w:t>根据项目选择相应的主体和地点</w:t>
      </w:r>
    </w:p>
    <w:p w14:paraId="1647CDE7" w14:textId="77777777" w:rsidR="00793DB3" w:rsidRDefault="00793DB3" w:rsidP="00793DB3">
      <w:pPr>
        <w:pStyle w:val="CommentText"/>
        <w:rPr>
          <w:lang w:eastAsia="zh-CN"/>
        </w:rPr>
      </w:pPr>
      <w:r>
        <w:rPr>
          <w:lang w:eastAsia="zh-CN"/>
        </w:rPr>
        <w:t xml:space="preserve">3) </w:t>
      </w:r>
      <w:r>
        <w:rPr>
          <w:rFonts w:hint="eastAsia"/>
          <w:lang w:eastAsia="zh-CN"/>
        </w:rPr>
        <w:t>落款须给签字人留足够的空间</w:t>
      </w:r>
      <w:bookmarkEnd w:id="54"/>
      <w:bookmarkEnd w:id="5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0092ED" w15:done="0"/>
  <w15:commentEx w15:paraId="015DA720" w15:done="0"/>
  <w15:commentEx w15:paraId="7548DBAC" w15:done="0"/>
  <w15:commentEx w15:paraId="4109E73C" w15:done="0"/>
  <w15:commentEx w15:paraId="667D44D0" w15:done="0"/>
  <w15:commentEx w15:paraId="6DF4F421" w15:done="0"/>
  <w15:commentEx w15:paraId="255BA118" w15:done="0"/>
  <w15:commentEx w15:paraId="437B395B" w15:done="0"/>
  <w15:commentEx w15:paraId="16564406" w15:done="0"/>
  <w15:commentEx w15:paraId="5C32BF96" w15:done="0"/>
  <w15:commentEx w15:paraId="142089A1" w15:done="0"/>
  <w15:commentEx w15:paraId="2129FB6A" w15:done="0"/>
  <w15:commentEx w15:paraId="41975C33" w15:done="0"/>
  <w15:commentEx w15:paraId="6D8E5DFB" w15:done="0"/>
  <w15:commentEx w15:paraId="485381C4" w15:done="0"/>
  <w15:commentEx w15:paraId="24C19357" w15:done="0"/>
  <w15:commentEx w15:paraId="1194F19D" w15:done="0"/>
  <w15:commentEx w15:paraId="3ADCD3AF" w15:done="0"/>
  <w15:commentEx w15:paraId="5B4E434C" w15:done="0"/>
  <w15:commentEx w15:paraId="002EA5B5" w15:done="0"/>
  <w15:commentEx w15:paraId="1647CD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9079" w16cex:dateUtc="2022-03-25T11:03:00Z"/>
  <w16cex:commentExtensible w16cex:durableId="287C8BE2" w16cex:dateUtc="2023-08-08T01:39:00Z"/>
  <w16cex:commentExtensible w16cex:durableId="287C8C0A" w16cex:dateUtc="2023-08-08T01:40:00Z"/>
  <w16cex:commentExtensible w16cex:durableId="282079AB" w16cex:dateUtc="2023-05-30T05:33:00Z"/>
  <w16cex:commentExtensible w16cex:durableId="25E89099" w16cex:dateUtc="2022-03-25T11:03:00Z"/>
  <w16cex:commentExtensible w16cex:durableId="25E82D44" w16cex:dateUtc="2022-03-25T04:00:00Z"/>
  <w16cex:commentExtensible w16cex:durableId="25E89FC1" w16cex:dateUtc="2022-03-25T12:08:00Z"/>
  <w16cex:commentExtensible w16cex:durableId="25E82E72" w16cex:dateUtc="2022-03-25T04:05:00Z"/>
  <w16cex:commentExtensible w16cex:durableId="287E1607" w16cex:dateUtc="2022-03-25T11:05:00Z"/>
  <w16cex:commentExtensible w16cex:durableId="2874D5B6" w16cex:dateUtc="2023-08-02T05:16:00Z"/>
  <w16cex:commentExtensible w16cex:durableId="25E89188" w16cex:dateUtc="2022-03-25T11:07:00Z"/>
  <w16cex:commentExtensible w16cex:durableId="25E7640E" w16cex:dateUtc="2022-03-24T13:41:00Z"/>
  <w16cex:commentExtensible w16cex:durableId="2981ECEB" w16cex:dateUtc="2024-02-22T07:55:00Z"/>
  <w16cex:commentExtensible w16cex:durableId="25E892E3" w16cex:dateUtc="2022-03-25T11:13:00Z"/>
  <w16cex:commentExtensible w16cex:durableId="25E832E5" w16cex:dateUtc="2022-03-25T04:24:00Z"/>
  <w16cex:commentExtensible w16cex:durableId="25E83341" w16cex:dateUtc="2022-03-25T04:25:00Z"/>
  <w16cex:commentExtensible w16cex:durableId="280387DA" w16cex:dateUtc="2023-05-08T06:38:00Z"/>
  <w16cex:commentExtensible w16cex:durableId="25E89340" w16cex:dateUtc="2022-03-25T11:15:00Z"/>
  <w16cex:commentExtensible w16cex:durableId="280387E6" w16cex:dateUtc="2023-05-08T06:38:00Z"/>
  <w16cex:commentExtensible w16cex:durableId="25E89354" w16cex:dateUtc="2022-03-25T11:15:00Z"/>
  <w16cex:commentExtensible w16cex:durableId="28062C8C" w16cex:dateUtc="2023-05-10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0092ED" w16cid:durableId="25E89079"/>
  <w16cid:commentId w16cid:paraId="015DA720" w16cid:durableId="287C8BE2"/>
  <w16cid:commentId w16cid:paraId="7548DBAC" w16cid:durableId="287C8C0A"/>
  <w16cid:commentId w16cid:paraId="4109E73C" w16cid:durableId="282079AB"/>
  <w16cid:commentId w16cid:paraId="667D44D0" w16cid:durableId="25E89099"/>
  <w16cid:commentId w16cid:paraId="6DF4F421" w16cid:durableId="25E82D44"/>
  <w16cid:commentId w16cid:paraId="255BA118" w16cid:durableId="25E89FC1"/>
  <w16cid:commentId w16cid:paraId="437B395B" w16cid:durableId="25E82E72"/>
  <w16cid:commentId w16cid:paraId="16564406" w16cid:durableId="287E1607"/>
  <w16cid:commentId w16cid:paraId="5C32BF96" w16cid:durableId="2874D5B6"/>
  <w16cid:commentId w16cid:paraId="142089A1" w16cid:durableId="25E89188"/>
  <w16cid:commentId w16cid:paraId="2129FB6A" w16cid:durableId="25E7640E"/>
  <w16cid:commentId w16cid:paraId="41975C33" w16cid:durableId="2981ECEB"/>
  <w16cid:commentId w16cid:paraId="6D8E5DFB" w16cid:durableId="25E892E3"/>
  <w16cid:commentId w16cid:paraId="485381C4" w16cid:durableId="25E832E5"/>
  <w16cid:commentId w16cid:paraId="24C19357" w16cid:durableId="25E83341"/>
  <w16cid:commentId w16cid:paraId="1194F19D" w16cid:durableId="280387DA"/>
  <w16cid:commentId w16cid:paraId="3ADCD3AF" w16cid:durableId="25E89340"/>
  <w16cid:commentId w16cid:paraId="5B4E434C" w16cid:durableId="280387E6"/>
  <w16cid:commentId w16cid:paraId="002EA5B5" w16cid:durableId="25E89354"/>
  <w16cid:commentId w16cid:paraId="1647CDE7" w16cid:durableId="28062C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104C" w14:textId="77777777" w:rsidR="00A71445" w:rsidRDefault="00A71445">
      <w:r>
        <w:separator/>
      </w:r>
    </w:p>
  </w:endnote>
  <w:endnote w:type="continuationSeparator" w:id="0">
    <w:p w14:paraId="7AB19387" w14:textId="77777777" w:rsidR="00A71445" w:rsidRDefault="00A71445">
      <w:r>
        <w:continuationSeparator/>
      </w:r>
    </w:p>
  </w:endnote>
  <w:endnote w:type="continuationNotice" w:id="1">
    <w:p w14:paraId="7EA2164A" w14:textId="77777777" w:rsidR="00A71445" w:rsidRDefault="00A714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Microsoft YaHei"/>
    <w:panose1 w:val="02010600030101010101"/>
    <w:charset w:val="86"/>
    <w:family w:val="modern"/>
    <w:pitch w:val="fixed"/>
    <w:sig w:usb0="00000001" w:usb1="080E0000" w:usb2="00000010" w:usb3="00000000" w:csb0="00040000" w:csb1="00000000"/>
  </w:font>
  <w:font w:name="STKaiti">
    <w:altName w:val="华文楷体"/>
    <w:charset w:val="86"/>
    <w:family w:val="auto"/>
    <w:pitch w:val="variable"/>
    <w:sig w:usb0="00000287" w:usb1="080F0000" w:usb2="00000010" w:usb3="00000000" w:csb0="0004009F" w:csb1="00000000"/>
  </w:font>
  <w:font w:name="SimHei">
    <w:altName w:val="黑体"/>
    <w:panose1 w:val="02010600030101010101"/>
    <w:charset w:val="86"/>
    <w:family w:val="modern"/>
    <w:pitch w:val="fixed"/>
    <w:sig w:usb0="00000001" w:usb1="080E0000" w:usb2="00000010" w:usb3="00000000" w:csb0="00040000" w:csb1="00000000"/>
  </w:font>
  <w:font w:name="MS Mincho">
    <w:altName w:val="ＭＳ 明朝"/>
    <w:panose1 w:val="02020609040205080304"/>
    <w:charset w:val="80"/>
    <w:family w:val="roman"/>
    <w:pitch w:val="fixed"/>
    <w:sig w:usb0="00000001" w:usb1="08070000" w:usb2="00000010" w:usb3="00000000" w:csb0="00020000" w:csb1="00000000"/>
  </w:font>
  <w:font w:name="Arial Bold">
    <w:altName w:val="Times New Roman"/>
    <w:panose1 w:val="00000000000000000000"/>
    <w:charset w:val="00"/>
    <w:family w:val="roman"/>
    <w:notTrueType/>
    <w:pitch w:val="default"/>
  </w:font>
  <w:font w:name="思源黑体 CN">
    <w:altName w:val="微软雅黑"/>
    <w:panose1 w:val="00000000000000000000"/>
    <w:charset w:val="86"/>
    <w:family w:val="swiss"/>
    <w:notTrueType/>
    <w:pitch w:val="variable"/>
    <w:sig w:usb0="20000287" w:usb1="2ADF3C10" w:usb2="00000016" w:usb3="00000000" w:csb0="00060107" w:csb1="00000000"/>
  </w:font>
  <w:font w:name="DengXian Light">
    <w:altName w:val="等线 Ligh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2D9E" w14:textId="743521F2" w:rsidR="00FD76A7" w:rsidRDefault="00FD76A7" w:rsidP="00F22867">
    <w:pPr>
      <w:pStyle w:val="Footer"/>
      <w:ind w:right="1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CC5C" w14:textId="77777777" w:rsidR="00A71445" w:rsidRDefault="00A71445">
      <w:r>
        <w:separator/>
      </w:r>
    </w:p>
  </w:footnote>
  <w:footnote w:type="continuationSeparator" w:id="0">
    <w:p w14:paraId="5B084D9C" w14:textId="77777777" w:rsidR="00A71445" w:rsidRDefault="00A71445">
      <w:r>
        <w:continuationSeparator/>
      </w:r>
    </w:p>
  </w:footnote>
  <w:footnote w:type="continuationNotice" w:id="1">
    <w:p w14:paraId="64FDFD5D" w14:textId="77777777" w:rsidR="00A71445" w:rsidRDefault="00A7144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0026CA"/>
    <w:multiLevelType w:val="hybridMultilevel"/>
    <w:tmpl w:val="FEBABF2A"/>
    <w:lvl w:ilvl="0" w:tplc="6714F672">
      <w:start w:val="1"/>
      <w:numFmt w:val="bullet"/>
      <w:lvlText w:val=""/>
      <w:lvlJc w:val="left"/>
      <w:pPr>
        <w:ind w:left="840" w:hanging="420"/>
      </w:pPr>
      <w:rPr>
        <w:rFonts w:ascii="Wingdings" w:hAnsi="Wingdings" w:hint="default"/>
        <w:sz w:val="16"/>
        <w:szCs w:val="1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6199078E"/>
    <w:multiLevelType w:val="hybridMultilevel"/>
    <w:tmpl w:val="8084CD90"/>
    <w:lvl w:ilvl="0" w:tplc="6A3E2B1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502192">
    <w:abstractNumId w:val="2"/>
  </w:num>
  <w:num w:numId="2" w16cid:durableId="212036089">
    <w:abstractNumId w:val="1"/>
  </w:num>
  <w:num w:numId="3" w16cid:durableId="19232246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David ZJ Xu">
    <w15:presenceInfo w15:providerId="AD" w15:userId="S::David.ZJ.Xu@cn.ey.com::08320c9e-a66b-4389-8dc4-2a49e12731e4"/>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Cora Shen">
    <w15:presenceInfo w15:providerId="AD" w15:userId="S::Cora.Shen@cn.ey.com::791d65d2-5dab-4b31-afd5-940275bfa0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CD"/>
    <w:rsid w:val="00016303"/>
    <w:rsid w:val="000238F5"/>
    <w:rsid w:val="0006245C"/>
    <w:rsid w:val="00071D6C"/>
    <w:rsid w:val="0007530C"/>
    <w:rsid w:val="00086ED1"/>
    <w:rsid w:val="00095DD6"/>
    <w:rsid w:val="000B1D64"/>
    <w:rsid w:val="000C31E7"/>
    <w:rsid w:val="000E1D83"/>
    <w:rsid w:val="0011625C"/>
    <w:rsid w:val="001303EA"/>
    <w:rsid w:val="00163617"/>
    <w:rsid w:val="001843CC"/>
    <w:rsid w:val="00190D5A"/>
    <w:rsid w:val="00196F0F"/>
    <w:rsid w:val="001B5AA5"/>
    <w:rsid w:val="00254C6F"/>
    <w:rsid w:val="00255C48"/>
    <w:rsid w:val="0025768B"/>
    <w:rsid w:val="00262DF3"/>
    <w:rsid w:val="002C35B6"/>
    <w:rsid w:val="002D4097"/>
    <w:rsid w:val="002D5442"/>
    <w:rsid w:val="002E54F4"/>
    <w:rsid w:val="002F67CD"/>
    <w:rsid w:val="00342964"/>
    <w:rsid w:val="00344FFE"/>
    <w:rsid w:val="003B7663"/>
    <w:rsid w:val="003F6A6C"/>
    <w:rsid w:val="00403717"/>
    <w:rsid w:val="00412577"/>
    <w:rsid w:val="0041375E"/>
    <w:rsid w:val="00447941"/>
    <w:rsid w:val="00476DA3"/>
    <w:rsid w:val="004B01E2"/>
    <w:rsid w:val="004B4702"/>
    <w:rsid w:val="004D2FF2"/>
    <w:rsid w:val="004F394E"/>
    <w:rsid w:val="00514CC0"/>
    <w:rsid w:val="00537EDF"/>
    <w:rsid w:val="00544B2F"/>
    <w:rsid w:val="0055562C"/>
    <w:rsid w:val="00580263"/>
    <w:rsid w:val="00580C4A"/>
    <w:rsid w:val="005C528D"/>
    <w:rsid w:val="005E0508"/>
    <w:rsid w:val="005E15DB"/>
    <w:rsid w:val="005E2754"/>
    <w:rsid w:val="0060299D"/>
    <w:rsid w:val="00631FFE"/>
    <w:rsid w:val="00660E80"/>
    <w:rsid w:val="006A3588"/>
    <w:rsid w:val="006C2956"/>
    <w:rsid w:val="006C2BBA"/>
    <w:rsid w:val="006E06F7"/>
    <w:rsid w:val="0070593A"/>
    <w:rsid w:val="007362E9"/>
    <w:rsid w:val="00743DCA"/>
    <w:rsid w:val="00771BBA"/>
    <w:rsid w:val="00793DB3"/>
    <w:rsid w:val="007B3363"/>
    <w:rsid w:val="007E2CC6"/>
    <w:rsid w:val="00823013"/>
    <w:rsid w:val="00832C18"/>
    <w:rsid w:val="0084318B"/>
    <w:rsid w:val="00843522"/>
    <w:rsid w:val="00856530"/>
    <w:rsid w:val="0088517F"/>
    <w:rsid w:val="008C1BB9"/>
    <w:rsid w:val="008F59EA"/>
    <w:rsid w:val="00913750"/>
    <w:rsid w:val="009203E0"/>
    <w:rsid w:val="009A53EF"/>
    <w:rsid w:val="009C4636"/>
    <w:rsid w:val="00A04109"/>
    <w:rsid w:val="00A075D6"/>
    <w:rsid w:val="00A34912"/>
    <w:rsid w:val="00A71445"/>
    <w:rsid w:val="00A749FC"/>
    <w:rsid w:val="00A755D3"/>
    <w:rsid w:val="00A91C1C"/>
    <w:rsid w:val="00AA3A76"/>
    <w:rsid w:val="00AD603D"/>
    <w:rsid w:val="00B06190"/>
    <w:rsid w:val="00B4333A"/>
    <w:rsid w:val="00B61B6B"/>
    <w:rsid w:val="00B6306E"/>
    <w:rsid w:val="00B641CD"/>
    <w:rsid w:val="00BD51B7"/>
    <w:rsid w:val="00C10FBC"/>
    <w:rsid w:val="00C121B3"/>
    <w:rsid w:val="00C12BEE"/>
    <w:rsid w:val="00C15DEA"/>
    <w:rsid w:val="00C55F2E"/>
    <w:rsid w:val="00C60D95"/>
    <w:rsid w:val="00C61736"/>
    <w:rsid w:val="00C8529B"/>
    <w:rsid w:val="00CB5C38"/>
    <w:rsid w:val="00CF58B3"/>
    <w:rsid w:val="00D02458"/>
    <w:rsid w:val="00D13608"/>
    <w:rsid w:val="00D61470"/>
    <w:rsid w:val="00D9255C"/>
    <w:rsid w:val="00D92F79"/>
    <w:rsid w:val="00DD3CEA"/>
    <w:rsid w:val="00E010A3"/>
    <w:rsid w:val="00E14A8D"/>
    <w:rsid w:val="00E26A52"/>
    <w:rsid w:val="00E42964"/>
    <w:rsid w:val="00E54553"/>
    <w:rsid w:val="00E55358"/>
    <w:rsid w:val="00E65EC0"/>
    <w:rsid w:val="00E67A6C"/>
    <w:rsid w:val="00EE66C5"/>
    <w:rsid w:val="00EF291E"/>
    <w:rsid w:val="00F22867"/>
    <w:rsid w:val="00F25FB7"/>
    <w:rsid w:val="00F35508"/>
    <w:rsid w:val="00F53975"/>
    <w:rsid w:val="00FB01C8"/>
    <w:rsid w:val="00FD636F"/>
    <w:rsid w:val="00FD76A7"/>
    <w:rsid w:val="00FE2711"/>
    <w:rsid w:val="00FE4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48CE4"/>
  <w15:chartTrackingRefBased/>
  <w15:docId w15:val="{134B1AAD-C3AD-4D9C-9F4D-BCB297FB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TKaiti"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7CD"/>
    <w:pPr>
      <w:overflowPunct w:val="0"/>
      <w:autoSpaceDE w:val="0"/>
      <w:autoSpaceDN w:val="0"/>
      <w:adjustRightInd w:val="0"/>
      <w:textAlignment w:val="baseline"/>
    </w:pPr>
    <w:rPr>
      <w:rFonts w:ascii="Times New Roman" w:eastAsiaTheme="minorEastAsia"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F67CD"/>
    <w:pPr>
      <w:tabs>
        <w:tab w:val="center" w:pos="4320"/>
        <w:tab w:val="right" w:pos="8640"/>
      </w:tabs>
    </w:pPr>
  </w:style>
  <w:style w:type="character" w:customStyle="1" w:styleId="HeaderChar">
    <w:name w:val="Header Char"/>
    <w:basedOn w:val="DefaultParagraphFont"/>
    <w:link w:val="Header"/>
    <w:uiPriority w:val="99"/>
    <w:rsid w:val="002F67CD"/>
    <w:rPr>
      <w:rFonts w:ascii="Times New Roman" w:eastAsiaTheme="minorEastAsia" w:hAnsi="Times New Roman" w:cs="Times New Roman"/>
      <w:kern w:val="0"/>
      <w:sz w:val="24"/>
      <w:szCs w:val="20"/>
      <w:lang w:eastAsia="en-US"/>
    </w:rPr>
  </w:style>
  <w:style w:type="paragraph" w:styleId="Footer">
    <w:name w:val="footer"/>
    <w:basedOn w:val="Normal"/>
    <w:link w:val="FooterChar"/>
    <w:uiPriority w:val="99"/>
    <w:rsid w:val="002F67CD"/>
    <w:pPr>
      <w:tabs>
        <w:tab w:val="center" w:pos="4320"/>
        <w:tab w:val="right" w:pos="8640"/>
      </w:tabs>
    </w:pPr>
  </w:style>
  <w:style w:type="character" w:customStyle="1" w:styleId="FooterChar">
    <w:name w:val="Footer Char"/>
    <w:basedOn w:val="DefaultParagraphFont"/>
    <w:link w:val="Footer"/>
    <w:uiPriority w:val="99"/>
    <w:rsid w:val="002F67CD"/>
    <w:rPr>
      <w:rFonts w:ascii="Times New Roman" w:eastAsiaTheme="minorEastAsia" w:hAnsi="Times New Roman" w:cs="Times New Roman"/>
      <w:kern w:val="0"/>
      <w:sz w:val="24"/>
      <w:szCs w:val="20"/>
      <w:lang w:eastAsia="en-US"/>
    </w:rPr>
  </w:style>
  <w:style w:type="paragraph" w:customStyle="1" w:styleId="Default">
    <w:name w:val="Default"/>
    <w:rsid w:val="002F67CD"/>
    <w:pPr>
      <w:autoSpaceDE w:val="0"/>
      <w:autoSpaceDN w:val="0"/>
      <w:adjustRightInd w:val="0"/>
    </w:pPr>
    <w:rPr>
      <w:rFonts w:ascii="Times New Roman" w:eastAsiaTheme="minorEastAsia" w:hAnsi="Times New Roman" w:cs="Times New Roman"/>
      <w:color w:val="000000"/>
      <w:kern w:val="0"/>
      <w:sz w:val="24"/>
      <w:szCs w:val="24"/>
      <w:lang w:val="en-GB" w:eastAsia="en-GB"/>
    </w:rPr>
  </w:style>
  <w:style w:type="character" w:styleId="CommentReference">
    <w:name w:val="annotation reference"/>
    <w:basedOn w:val="DefaultParagraphFont"/>
    <w:uiPriority w:val="99"/>
    <w:unhideWhenUsed/>
    <w:rsid w:val="00D13608"/>
    <w:rPr>
      <w:sz w:val="21"/>
      <w:szCs w:val="21"/>
    </w:rPr>
  </w:style>
  <w:style w:type="paragraph" w:styleId="CommentText">
    <w:name w:val="annotation text"/>
    <w:basedOn w:val="Normal"/>
    <w:link w:val="CommentTextChar"/>
    <w:uiPriority w:val="99"/>
    <w:unhideWhenUsed/>
    <w:rsid w:val="00D13608"/>
  </w:style>
  <w:style w:type="character" w:customStyle="1" w:styleId="CommentTextChar">
    <w:name w:val="Comment Text Char"/>
    <w:basedOn w:val="DefaultParagraphFont"/>
    <w:link w:val="CommentText"/>
    <w:uiPriority w:val="99"/>
    <w:rsid w:val="00D13608"/>
    <w:rPr>
      <w:rFonts w:ascii="Times New Roman" w:eastAsiaTheme="minorEastAsia" w:hAnsi="Times New Roman" w:cs="Times New Roman"/>
      <w:kern w:val="0"/>
      <w:sz w:val="24"/>
      <w:szCs w:val="20"/>
      <w:lang w:eastAsia="en-US"/>
    </w:rPr>
  </w:style>
  <w:style w:type="paragraph" w:styleId="CommentSubject">
    <w:name w:val="annotation subject"/>
    <w:basedOn w:val="CommentText"/>
    <w:next w:val="CommentText"/>
    <w:link w:val="CommentSubjectChar"/>
    <w:uiPriority w:val="99"/>
    <w:semiHidden/>
    <w:unhideWhenUsed/>
    <w:rsid w:val="00D13608"/>
    <w:rPr>
      <w:b/>
      <w:bCs/>
    </w:rPr>
  </w:style>
  <w:style w:type="character" w:customStyle="1" w:styleId="CommentSubjectChar">
    <w:name w:val="Comment Subject Char"/>
    <w:basedOn w:val="CommentTextChar"/>
    <w:link w:val="CommentSubject"/>
    <w:uiPriority w:val="99"/>
    <w:semiHidden/>
    <w:rsid w:val="00D13608"/>
    <w:rPr>
      <w:rFonts w:ascii="Times New Roman" w:eastAsiaTheme="minorEastAsia" w:hAnsi="Times New Roman" w:cs="Times New Roman"/>
      <w:b/>
      <w:bCs/>
      <w:kern w:val="0"/>
      <w:sz w:val="24"/>
      <w:szCs w:val="20"/>
      <w:lang w:eastAsia="en-US"/>
    </w:rPr>
  </w:style>
  <w:style w:type="paragraph" w:styleId="ListParagraph">
    <w:name w:val="List Paragraph"/>
    <w:basedOn w:val="Normal"/>
    <w:uiPriority w:val="34"/>
    <w:qFormat/>
    <w:rsid w:val="00E14A8D"/>
    <w:pPr>
      <w:ind w:firstLineChars="200" w:firstLine="420"/>
    </w:pPr>
  </w:style>
  <w:style w:type="paragraph" w:styleId="Revision">
    <w:name w:val="Revision"/>
    <w:hidden/>
    <w:uiPriority w:val="99"/>
    <w:semiHidden/>
    <w:rsid w:val="00A91C1C"/>
    <w:rPr>
      <w:rFonts w:ascii="Times New Roman" w:eastAsiaTheme="minorEastAsia" w:hAnsi="Times New Roman" w:cs="Times New Roman"/>
      <w:kern w:val="0"/>
      <w:sz w:val="24"/>
      <w:szCs w:val="20"/>
      <w:lang w:eastAsia="en-US"/>
    </w:rPr>
  </w:style>
  <w:style w:type="character" w:styleId="Emphasis">
    <w:name w:val="Emphasis"/>
    <w:basedOn w:val="DefaultParagraphFont"/>
    <w:uiPriority w:val="20"/>
    <w:qFormat/>
    <w:rsid w:val="009A53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37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A1AEBC-0360-40F5-9C43-D18C0D1C188F}">
  <ds:schemaRefs>
    <ds:schemaRef ds:uri="http://schemas.microsoft.com/sharepoint/v3/contenttype/forms"/>
  </ds:schemaRefs>
</ds:datastoreItem>
</file>

<file path=customXml/itemProps2.xml><?xml version="1.0" encoding="utf-8"?>
<ds:datastoreItem xmlns:ds="http://schemas.openxmlformats.org/officeDocument/2006/customXml" ds:itemID="{107446EC-0057-4B51-B10C-7E48F5D357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9DBF8FE-A028-41BB-A226-78F6AD96CF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1679</Words>
  <Characters>9571</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Vic Gong</cp:lastModifiedBy>
  <cp:revision>36</cp:revision>
  <dcterms:created xsi:type="dcterms:W3CDTF">2023-05-30T01:16:00Z</dcterms:created>
  <dcterms:modified xsi:type="dcterms:W3CDTF">2025-05-22T09:29:00Z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7018100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
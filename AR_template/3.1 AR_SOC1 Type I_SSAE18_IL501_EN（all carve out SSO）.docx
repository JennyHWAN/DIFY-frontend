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8035" w14:textId="77777777" w:rsidR="004511A6" w:rsidRPr="00306EAB" w:rsidRDefault="004511A6" w:rsidP="00306EAB">
      <w:pPr>
        <w:widowControl w:val="0"/>
        <w:snapToGrid w:val="0"/>
        <w:spacing w:line="276" w:lineRule="auto"/>
        <w:jc w:val="both"/>
        <w:rPr>
          <w:sz w:val="22"/>
          <w:szCs w:val="22"/>
        </w:rPr>
      </w:pPr>
    </w:p>
    <w:p w14:paraId="2D534A18" w14:textId="77777777" w:rsidR="004511A6" w:rsidRPr="00306EAB" w:rsidRDefault="004511A6" w:rsidP="00306EAB">
      <w:pPr>
        <w:widowControl w:val="0"/>
        <w:snapToGrid w:val="0"/>
        <w:spacing w:line="276" w:lineRule="auto"/>
        <w:jc w:val="both"/>
        <w:rPr>
          <w:sz w:val="22"/>
          <w:szCs w:val="22"/>
        </w:rPr>
      </w:pPr>
    </w:p>
    <w:p w14:paraId="2B034424" w14:textId="77777777" w:rsidR="004511A6" w:rsidRPr="00306EAB" w:rsidRDefault="004511A6" w:rsidP="00306EAB">
      <w:pPr>
        <w:widowControl w:val="0"/>
        <w:snapToGrid w:val="0"/>
        <w:spacing w:line="276" w:lineRule="auto"/>
        <w:jc w:val="both"/>
        <w:rPr>
          <w:sz w:val="22"/>
          <w:szCs w:val="22"/>
        </w:rPr>
      </w:pPr>
    </w:p>
    <w:p w14:paraId="0D761954" w14:textId="77777777" w:rsidR="004511A6" w:rsidRPr="00306EAB" w:rsidRDefault="004511A6" w:rsidP="00306EAB">
      <w:pPr>
        <w:widowControl w:val="0"/>
        <w:snapToGrid w:val="0"/>
        <w:spacing w:line="276" w:lineRule="auto"/>
        <w:jc w:val="both"/>
        <w:rPr>
          <w:sz w:val="22"/>
          <w:szCs w:val="22"/>
        </w:rPr>
      </w:pPr>
    </w:p>
    <w:p w14:paraId="2FE90CA5" w14:textId="27184DF2" w:rsidR="00F17663" w:rsidRPr="00757A16" w:rsidRDefault="00F17663" w:rsidP="00306EAB">
      <w:pPr>
        <w:widowControl w:val="0"/>
        <w:snapToGrid w:val="0"/>
        <w:spacing w:line="276" w:lineRule="auto"/>
        <w:jc w:val="both"/>
        <w:rPr>
          <w:b/>
          <w:bCs/>
          <w:sz w:val="22"/>
          <w:szCs w:val="22"/>
        </w:rPr>
      </w:pPr>
      <w:commentRangeStart w:id="0"/>
      <w:r w:rsidRPr="00757A16">
        <w:rPr>
          <w:b/>
          <w:bCs/>
          <w:sz w:val="22"/>
          <w:szCs w:val="22"/>
        </w:rPr>
        <w:t>Independent Service Auditor’s Report</w:t>
      </w:r>
      <w:commentRangeEnd w:id="0"/>
      <w:r w:rsidR="00FA470C" w:rsidRPr="00757A16">
        <w:rPr>
          <w:rStyle w:val="CommentReference"/>
          <w:b/>
          <w:bCs/>
          <w:sz w:val="22"/>
          <w:szCs w:val="22"/>
        </w:rPr>
        <w:commentReference w:id="0"/>
      </w:r>
      <w:r w:rsidRPr="00757A16">
        <w:rPr>
          <w:b/>
          <w:bCs/>
          <w:sz w:val="22"/>
          <w:szCs w:val="22"/>
        </w:rPr>
        <w:t xml:space="preserve"> </w:t>
      </w:r>
    </w:p>
    <w:p w14:paraId="4DB9416D" w14:textId="77777777" w:rsidR="00A6383C" w:rsidRPr="00306EAB" w:rsidRDefault="00A6383C" w:rsidP="00306EAB">
      <w:pPr>
        <w:widowControl w:val="0"/>
        <w:snapToGrid w:val="0"/>
        <w:spacing w:line="276" w:lineRule="auto"/>
        <w:jc w:val="both"/>
        <w:rPr>
          <w:sz w:val="22"/>
          <w:szCs w:val="22"/>
        </w:rPr>
      </w:pPr>
    </w:p>
    <w:p w14:paraId="1A96D70F" w14:textId="16176B6C" w:rsidR="00F17663" w:rsidRPr="00306EAB" w:rsidRDefault="004511A6" w:rsidP="00306EAB">
      <w:pPr>
        <w:widowControl w:val="0"/>
        <w:snapToGrid w:val="0"/>
        <w:spacing w:line="276" w:lineRule="auto"/>
        <w:jc w:val="both"/>
        <w:rPr>
          <w:sz w:val="22"/>
          <w:szCs w:val="22"/>
        </w:rPr>
      </w:pPr>
      <w:r w:rsidRPr="007975AA">
        <w:rPr>
          <w:sz w:val="22"/>
          <w:szCs w:val="22"/>
        </w:rPr>
        <w:t>T</w:t>
      </w:r>
      <w:r w:rsidRPr="007975AA">
        <w:rPr>
          <w:sz w:val="22"/>
          <w:szCs w:val="22"/>
          <w:lang w:eastAsia="zh-CN"/>
        </w:rPr>
        <w:t>o</w:t>
      </w:r>
      <w:r w:rsidRPr="007975AA">
        <w:rPr>
          <w:sz w:val="22"/>
          <w:szCs w:val="22"/>
        </w:rPr>
        <w:t xml:space="preserve"> the </w:t>
      </w:r>
      <w:commentRangeStart w:id="1"/>
      <w:r w:rsidR="00804050">
        <w:rPr>
          <w:sz w:val="22"/>
          <w:szCs w:val="22"/>
        </w:rPr>
        <w:t>M</w:t>
      </w:r>
      <w:r w:rsidR="00804050">
        <w:rPr>
          <w:rFonts w:hint="eastAsia"/>
          <w:sz w:val="22"/>
          <w:szCs w:val="22"/>
          <w:lang w:eastAsia="zh-CN"/>
        </w:rPr>
        <w:t>anagement</w:t>
      </w:r>
      <w:commentRangeEnd w:id="1"/>
      <w:r w:rsidR="0041030C">
        <w:rPr>
          <w:rStyle w:val="CommentReference"/>
        </w:rPr>
        <w:commentReference w:id="1"/>
      </w:r>
      <w:r w:rsidR="00804050">
        <w:rPr>
          <w:sz w:val="22"/>
          <w:szCs w:val="22"/>
        </w:rPr>
        <w:t>/</w:t>
      </w:r>
      <w:r w:rsidRPr="007975AA">
        <w:rPr>
          <w:sz w:val="22"/>
          <w:szCs w:val="22"/>
        </w:rPr>
        <w:t>Board of Director</w:t>
      </w:r>
      <w:r w:rsidR="007975AA" w:rsidRPr="007975AA">
        <w:rPr>
          <w:sz w:val="22"/>
          <w:szCs w:val="22"/>
        </w:rPr>
        <w:t>s</w:t>
      </w:r>
      <w:r w:rsidRPr="007975AA">
        <w:rPr>
          <w:sz w:val="22"/>
          <w:szCs w:val="22"/>
        </w:rPr>
        <w:t xml:space="preserve"> of</w:t>
      </w:r>
      <w:r w:rsidRPr="00306EAB">
        <w:rPr>
          <w:sz w:val="22"/>
          <w:szCs w:val="22"/>
        </w:rPr>
        <w:t xml:space="preserve"> [</w:t>
      </w:r>
      <w:r w:rsidRPr="00306EAB">
        <w:rPr>
          <w:b/>
          <w:sz w:val="22"/>
          <w:szCs w:val="22"/>
        </w:rPr>
        <w:t>Service organization name</w:t>
      </w:r>
      <w:r w:rsidRPr="00306EAB">
        <w:rPr>
          <w:sz w:val="22"/>
          <w:szCs w:val="22"/>
        </w:rPr>
        <w:t xml:space="preserve">] </w:t>
      </w:r>
    </w:p>
    <w:p w14:paraId="27C50802" w14:textId="570FC697" w:rsidR="00F17663" w:rsidRPr="00306EAB" w:rsidRDefault="00F17663" w:rsidP="00306EAB">
      <w:pPr>
        <w:widowControl w:val="0"/>
        <w:snapToGrid w:val="0"/>
        <w:spacing w:line="276" w:lineRule="auto"/>
        <w:jc w:val="both"/>
        <w:rPr>
          <w:sz w:val="22"/>
          <w:szCs w:val="22"/>
        </w:rPr>
      </w:pPr>
    </w:p>
    <w:p w14:paraId="13428073" w14:textId="77777777" w:rsidR="00A6383C" w:rsidRPr="00306EAB" w:rsidRDefault="00A6383C" w:rsidP="00306EAB">
      <w:pPr>
        <w:widowControl w:val="0"/>
        <w:snapToGrid w:val="0"/>
        <w:spacing w:line="276" w:lineRule="auto"/>
        <w:jc w:val="both"/>
        <w:rPr>
          <w:sz w:val="22"/>
          <w:szCs w:val="22"/>
        </w:rPr>
      </w:pPr>
    </w:p>
    <w:p w14:paraId="4CD0F8FC" w14:textId="77777777" w:rsidR="00F17663" w:rsidRPr="00306EAB" w:rsidRDefault="00F17663" w:rsidP="00306EAB">
      <w:pPr>
        <w:pStyle w:val="Default"/>
        <w:widowControl w:val="0"/>
        <w:snapToGrid w:val="0"/>
        <w:spacing w:line="276" w:lineRule="auto"/>
        <w:jc w:val="both"/>
        <w:rPr>
          <w:sz w:val="22"/>
          <w:szCs w:val="22"/>
        </w:rPr>
      </w:pPr>
      <w:commentRangeStart w:id="2"/>
      <w:r w:rsidRPr="00306EAB">
        <w:rPr>
          <w:i/>
          <w:iCs/>
          <w:sz w:val="22"/>
          <w:szCs w:val="22"/>
        </w:rPr>
        <w:t xml:space="preserve">Scope </w:t>
      </w:r>
      <w:commentRangeEnd w:id="2"/>
      <w:r w:rsidR="0004567D" w:rsidRPr="00306EAB">
        <w:rPr>
          <w:rStyle w:val="CommentReference"/>
          <w:color w:val="auto"/>
          <w:sz w:val="22"/>
          <w:szCs w:val="22"/>
          <w:lang w:val="en-US" w:eastAsia="en-US"/>
        </w:rPr>
        <w:commentReference w:id="2"/>
      </w:r>
    </w:p>
    <w:p w14:paraId="7573B8DF" w14:textId="64FE4D0D" w:rsidR="00390CF4" w:rsidRDefault="00F17663" w:rsidP="00306EAB">
      <w:pPr>
        <w:widowControl w:val="0"/>
        <w:snapToGrid w:val="0"/>
        <w:spacing w:line="276" w:lineRule="auto"/>
        <w:jc w:val="both"/>
        <w:rPr>
          <w:sz w:val="22"/>
          <w:szCs w:val="22"/>
        </w:rPr>
      </w:pPr>
      <w:r w:rsidRPr="00306EAB">
        <w:rPr>
          <w:sz w:val="22"/>
          <w:szCs w:val="22"/>
        </w:rPr>
        <w:t>We have examined [</w:t>
      </w:r>
      <w:r w:rsidRPr="00306EAB">
        <w:rPr>
          <w:b/>
          <w:sz w:val="22"/>
          <w:szCs w:val="22"/>
        </w:rPr>
        <w:t>Service organization name</w:t>
      </w:r>
      <w:r w:rsidRPr="00306EAB">
        <w:rPr>
          <w:sz w:val="22"/>
          <w:szCs w:val="22"/>
        </w:rPr>
        <w:t xml:space="preserve">]’s </w:t>
      </w:r>
      <w:r w:rsidR="004511A6" w:rsidRPr="00306EAB">
        <w:rPr>
          <w:rFonts w:eastAsia="MS Mincho"/>
          <w:bCs/>
          <w:sz w:val="22"/>
          <w:szCs w:val="22"/>
          <w:lang w:bidi="he-IL"/>
        </w:rPr>
        <w:t>(“[</w:t>
      </w:r>
      <w:r w:rsidR="004511A6" w:rsidRPr="00306EAB">
        <w:rPr>
          <w:rFonts w:eastAsia="MS Mincho"/>
          <w:b/>
          <w:sz w:val="22"/>
          <w:szCs w:val="22"/>
          <w:lang w:bidi="he-IL"/>
        </w:rPr>
        <w:t>Service organization</w:t>
      </w:r>
      <w:r w:rsidR="004511A6" w:rsidRPr="00306EAB">
        <w:rPr>
          <w:b/>
          <w:sz w:val="22"/>
          <w:szCs w:val="22"/>
          <w:lang w:eastAsia="zh-CN" w:bidi="he-IL"/>
        </w:rPr>
        <w:t xml:space="preserve"> short name</w:t>
      </w:r>
      <w:r w:rsidR="004511A6" w:rsidRPr="00306EAB">
        <w:rPr>
          <w:rFonts w:eastAsia="MS Mincho"/>
          <w:bCs/>
          <w:sz w:val="22"/>
          <w:szCs w:val="22"/>
          <w:lang w:bidi="he-IL"/>
        </w:rPr>
        <w:t>]” or the “</w:t>
      </w:r>
      <w:r w:rsidR="004511A6" w:rsidRPr="00306EAB">
        <w:rPr>
          <w:rFonts w:eastAsia="MS Mincho"/>
          <w:sz w:val="22"/>
          <w:szCs w:val="22"/>
          <w:lang w:bidi="he-IL"/>
        </w:rPr>
        <w:t>Service Organization</w:t>
      </w:r>
      <w:r w:rsidR="004511A6" w:rsidRPr="00306EAB">
        <w:rPr>
          <w:rFonts w:eastAsia="MS Mincho"/>
          <w:bCs/>
          <w:sz w:val="22"/>
          <w:szCs w:val="22"/>
          <w:lang w:bidi="he-IL"/>
        </w:rPr>
        <w:t xml:space="preserve">”) </w:t>
      </w:r>
      <w:r w:rsidRPr="00306EAB">
        <w:rPr>
          <w:sz w:val="22"/>
          <w:szCs w:val="22"/>
        </w:rPr>
        <w:t xml:space="preserve">description entitled </w:t>
      </w:r>
      <w:commentRangeStart w:id="3"/>
      <w:r w:rsidR="004511A6" w:rsidRPr="00306EAB">
        <w:rPr>
          <w:rFonts w:eastAsia="黑体"/>
          <w:bCs/>
          <w:i/>
          <w:iCs/>
          <w:sz w:val="22"/>
          <w:szCs w:val="22"/>
        </w:rPr>
        <w:t>D</w:t>
      </w:r>
      <w:commentRangeEnd w:id="3"/>
      <w:r w:rsidR="00E32152" w:rsidRPr="00306EAB">
        <w:rPr>
          <w:rStyle w:val="CommentReference"/>
          <w:sz w:val="22"/>
          <w:szCs w:val="22"/>
        </w:rPr>
        <w:commentReference w:id="3"/>
      </w:r>
      <w:r w:rsidR="004511A6" w:rsidRPr="00306EAB">
        <w:rPr>
          <w:rFonts w:eastAsia="黑体"/>
          <w:bCs/>
          <w:i/>
          <w:iCs/>
          <w:sz w:val="22"/>
          <w:szCs w:val="22"/>
        </w:rPr>
        <w:t xml:space="preserve">escription of </w:t>
      </w:r>
      <w:r w:rsidR="004511A6" w:rsidRPr="00306EAB">
        <w:rPr>
          <w:rFonts w:eastAsia="黑体"/>
          <w:b/>
          <w:i/>
          <w:iCs/>
          <w:sz w:val="22"/>
          <w:szCs w:val="22"/>
        </w:rPr>
        <w:t>[Service organization name]</w:t>
      </w:r>
      <w:r w:rsidR="004511A6" w:rsidRPr="00306EAB">
        <w:rPr>
          <w:rFonts w:eastAsia="黑体"/>
          <w:bCs/>
          <w:i/>
          <w:iCs/>
          <w:sz w:val="22"/>
          <w:szCs w:val="22"/>
        </w:rPr>
        <w:t>’s</w:t>
      </w:r>
      <w:r w:rsidR="004511A6" w:rsidRPr="00306EAB">
        <w:rPr>
          <w:rFonts w:eastAsia="MS Mincho"/>
          <w:i/>
          <w:iCs/>
          <w:sz w:val="22"/>
          <w:szCs w:val="22"/>
          <w:lang w:bidi="he-IL"/>
        </w:rPr>
        <w:t xml:space="preserve"> </w:t>
      </w:r>
      <w:r w:rsidR="004511A6" w:rsidRPr="00306EAB">
        <w:rPr>
          <w:rFonts w:eastAsia="MS Mincho"/>
          <w:b/>
          <w:bCs/>
          <w:i/>
          <w:iCs/>
          <w:sz w:val="22"/>
          <w:szCs w:val="22"/>
          <w:lang w:bidi="he-IL"/>
        </w:rPr>
        <w:t>[Service organization’s system]</w:t>
      </w:r>
      <w:r w:rsidR="004511A6" w:rsidRPr="00BB163A">
        <w:rPr>
          <w:i/>
          <w:iCs/>
          <w:sz w:val="22"/>
          <w:szCs w:val="22"/>
        </w:rPr>
        <w:t xml:space="preserve"> </w:t>
      </w:r>
      <w:r w:rsidRPr="00BB163A">
        <w:rPr>
          <w:i/>
          <w:iCs/>
          <w:sz w:val="22"/>
          <w:szCs w:val="22"/>
        </w:rPr>
        <w:t>as of [</w:t>
      </w:r>
      <w:r w:rsidRPr="00BB163A">
        <w:rPr>
          <w:b/>
          <w:i/>
          <w:iCs/>
          <w:sz w:val="22"/>
          <w:szCs w:val="22"/>
        </w:rPr>
        <w:t>date</w:t>
      </w:r>
      <w:r w:rsidRPr="00BB163A">
        <w:rPr>
          <w:i/>
          <w:iCs/>
          <w:sz w:val="22"/>
          <w:szCs w:val="22"/>
        </w:rPr>
        <w:t>]</w:t>
      </w:r>
      <w:r w:rsidRPr="00306EAB">
        <w:rPr>
          <w:b/>
          <w:sz w:val="22"/>
          <w:szCs w:val="22"/>
          <w:vertAlign w:val="superscript"/>
        </w:rPr>
        <w:t xml:space="preserve"> </w:t>
      </w:r>
      <w:r w:rsidR="00BB163A">
        <w:rPr>
          <w:sz w:val="22"/>
          <w:szCs w:val="22"/>
        </w:rPr>
        <w:t xml:space="preserve">(the “Description”) </w:t>
      </w:r>
      <w:r w:rsidRPr="00306EAB">
        <w:rPr>
          <w:sz w:val="22"/>
          <w:szCs w:val="22"/>
        </w:rPr>
        <w:t xml:space="preserve">of its </w:t>
      </w:r>
      <w:r w:rsidR="004511A6" w:rsidRPr="00306EAB">
        <w:rPr>
          <w:b/>
          <w:bCs/>
          <w:sz w:val="22"/>
          <w:szCs w:val="22"/>
        </w:rPr>
        <w:t>[Service organization’s system]</w:t>
      </w:r>
      <w:r w:rsidR="004511A6" w:rsidRPr="00306EAB">
        <w:rPr>
          <w:iCs/>
          <w:sz w:val="22"/>
          <w:szCs w:val="22"/>
        </w:rPr>
        <w:t xml:space="preserve"> </w:t>
      </w:r>
      <w:r w:rsidRPr="00306EAB">
        <w:rPr>
          <w:sz w:val="22"/>
          <w:szCs w:val="22"/>
        </w:rPr>
        <w:t>(</w:t>
      </w:r>
      <w:r w:rsidR="004511A6" w:rsidRPr="00306EAB">
        <w:rPr>
          <w:sz w:val="22"/>
          <w:szCs w:val="22"/>
          <w:lang w:eastAsia="zh-CN"/>
        </w:rPr>
        <w:t>the</w:t>
      </w:r>
      <w:r w:rsidR="004511A6" w:rsidRPr="00306EAB">
        <w:rPr>
          <w:sz w:val="22"/>
          <w:szCs w:val="22"/>
        </w:rPr>
        <w:t xml:space="preserve"> “</w:t>
      </w:r>
      <w:r w:rsidRPr="00306EAB">
        <w:rPr>
          <w:sz w:val="22"/>
          <w:szCs w:val="22"/>
        </w:rPr>
        <w:t>System</w:t>
      </w:r>
      <w:r w:rsidR="004511A6" w:rsidRPr="00306EAB">
        <w:rPr>
          <w:sz w:val="22"/>
          <w:szCs w:val="22"/>
        </w:rPr>
        <w:t>”</w:t>
      </w:r>
      <w:r w:rsidRPr="00306EAB">
        <w:rPr>
          <w:sz w:val="22"/>
          <w:szCs w:val="22"/>
        </w:rPr>
        <w:t xml:space="preserve">) </w:t>
      </w:r>
      <w:commentRangeStart w:id="4"/>
      <w:r w:rsidRPr="00306EAB">
        <w:rPr>
          <w:sz w:val="22"/>
          <w:szCs w:val="22"/>
        </w:rPr>
        <w:t xml:space="preserve">for </w:t>
      </w:r>
      <w:r w:rsidRPr="00A12DB7">
        <w:rPr>
          <w:sz w:val="22"/>
          <w:szCs w:val="22"/>
          <w:u w:val="single"/>
        </w:rPr>
        <w:t>processing user entities’ transactions</w:t>
      </w:r>
      <w:commentRangeEnd w:id="4"/>
      <w:r w:rsidR="00E32152" w:rsidRPr="00A12DB7">
        <w:rPr>
          <w:rStyle w:val="CommentReference"/>
          <w:sz w:val="22"/>
          <w:szCs w:val="22"/>
          <w:u w:val="single"/>
        </w:rPr>
        <w:commentReference w:id="4"/>
      </w:r>
      <w:r w:rsidRPr="00306EAB">
        <w:rPr>
          <w:sz w:val="22"/>
          <w:szCs w:val="22"/>
        </w:rPr>
        <w:t xml:space="preserve"> [</w:t>
      </w:r>
      <w:r w:rsidRPr="00306EAB">
        <w:rPr>
          <w:b/>
          <w:sz w:val="22"/>
          <w:szCs w:val="22"/>
        </w:rPr>
        <w:t>or identification of the function performed by the system</w:t>
      </w:r>
      <w:r w:rsidRPr="00306EAB">
        <w:rPr>
          <w:sz w:val="22"/>
          <w:szCs w:val="22"/>
        </w:rPr>
        <w:t>] and the suitability of the design of controls described therein to achieve the related control objectives stated in the Description (</w:t>
      </w:r>
      <w:r w:rsidR="004511A6" w:rsidRPr="00306EAB">
        <w:rPr>
          <w:sz w:val="22"/>
          <w:szCs w:val="22"/>
        </w:rPr>
        <w:t>the “</w:t>
      </w:r>
      <w:r w:rsidRPr="00306EAB">
        <w:rPr>
          <w:sz w:val="22"/>
          <w:szCs w:val="22"/>
        </w:rPr>
        <w:t>Control Objectives</w:t>
      </w:r>
      <w:r w:rsidR="004511A6" w:rsidRPr="00306EAB">
        <w:rPr>
          <w:sz w:val="22"/>
          <w:szCs w:val="22"/>
        </w:rPr>
        <w:t>”</w:t>
      </w:r>
      <w:r w:rsidRPr="00306EAB">
        <w:rPr>
          <w:sz w:val="22"/>
          <w:szCs w:val="22"/>
        </w:rPr>
        <w:t xml:space="preserve">), based on the criteria identified in </w:t>
      </w:r>
      <w:commentRangeStart w:id="6"/>
      <w:r w:rsidR="004511A6" w:rsidRPr="00306EAB">
        <w:rPr>
          <w:rFonts w:eastAsia="黑体"/>
          <w:i/>
          <w:iCs/>
          <w:sz w:val="22"/>
          <w:szCs w:val="22"/>
        </w:rPr>
        <w:t>Section I</w:t>
      </w:r>
      <w:commentRangeEnd w:id="6"/>
      <w:r w:rsidR="00DB589D">
        <w:rPr>
          <w:rStyle w:val="CommentReference"/>
        </w:rPr>
        <w:commentReference w:id="6"/>
      </w:r>
      <w:r w:rsidR="004511A6" w:rsidRPr="00306EAB">
        <w:rPr>
          <w:rFonts w:eastAsia="黑体"/>
          <w:i/>
          <w:iCs/>
          <w:sz w:val="22"/>
          <w:szCs w:val="22"/>
        </w:rPr>
        <w:t xml:space="preserve"> –</w:t>
      </w:r>
      <w:r w:rsidR="004511A6" w:rsidRPr="00306EAB">
        <w:rPr>
          <w:i/>
          <w:iCs/>
          <w:sz w:val="22"/>
          <w:szCs w:val="22"/>
        </w:rPr>
        <w:t>[</w:t>
      </w:r>
      <w:r w:rsidR="004511A6" w:rsidRPr="00306EAB">
        <w:rPr>
          <w:b/>
          <w:i/>
          <w:iCs/>
          <w:sz w:val="22"/>
          <w:szCs w:val="22"/>
        </w:rPr>
        <w:t>Service organization name</w:t>
      </w:r>
      <w:r w:rsidR="004511A6" w:rsidRPr="00306EAB">
        <w:rPr>
          <w:i/>
          <w:iCs/>
          <w:sz w:val="22"/>
          <w:szCs w:val="22"/>
        </w:rPr>
        <w:t>]’s</w:t>
      </w:r>
      <w:r w:rsidR="004511A6" w:rsidRPr="00306EAB">
        <w:rPr>
          <w:b/>
          <w:i/>
          <w:iCs/>
          <w:sz w:val="22"/>
          <w:szCs w:val="22"/>
        </w:rPr>
        <w:t xml:space="preserve"> </w:t>
      </w:r>
      <w:r w:rsidR="004511A6" w:rsidRPr="00FE22D6">
        <w:rPr>
          <w:bCs/>
          <w:i/>
          <w:iCs/>
          <w:sz w:val="22"/>
          <w:szCs w:val="22"/>
          <w:lang w:eastAsia="zh-CN"/>
        </w:rPr>
        <w:t>M</w:t>
      </w:r>
      <w:r w:rsidR="004511A6" w:rsidRPr="00FE22D6">
        <w:rPr>
          <w:bCs/>
          <w:i/>
          <w:iCs/>
          <w:sz w:val="22"/>
          <w:szCs w:val="22"/>
        </w:rPr>
        <w:t>anagement Assertion</w:t>
      </w:r>
      <w:r w:rsidR="004511A6" w:rsidRPr="00306EAB">
        <w:rPr>
          <w:sz w:val="22"/>
          <w:szCs w:val="22"/>
        </w:rPr>
        <w:t xml:space="preserve"> </w:t>
      </w:r>
      <w:r w:rsidRPr="00306EAB">
        <w:rPr>
          <w:sz w:val="22"/>
          <w:szCs w:val="22"/>
        </w:rPr>
        <w:t>(</w:t>
      </w:r>
      <w:r w:rsidR="00AE2214" w:rsidRPr="00306EAB">
        <w:rPr>
          <w:sz w:val="22"/>
          <w:szCs w:val="22"/>
        </w:rPr>
        <w:t>the “</w:t>
      </w:r>
      <w:r w:rsidRPr="00306EAB">
        <w:rPr>
          <w:sz w:val="22"/>
          <w:szCs w:val="22"/>
        </w:rPr>
        <w:t>Assertion</w:t>
      </w:r>
      <w:r w:rsidR="00AE2214" w:rsidRPr="00306EAB">
        <w:rPr>
          <w:sz w:val="22"/>
          <w:szCs w:val="22"/>
        </w:rPr>
        <w:t>”</w:t>
      </w:r>
      <w:r w:rsidRPr="00306EAB">
        <w:rPr>
          <w:sz w:val="22"/>
          <w:szCs w:val="22"/>
        </w:rPr>
        <w:t>). The Control Objectives and controls included in the Description are those that management of [</w:t>
      </w:r>
      <w:r w:rsidRPr="00306EAB">
        <w:rPr>
          <w:b/>
          <w:sz w:val="22"/>
          <w:szCs w:val="22"/>
        </w:rPr>
        <w:t>Service organization</w:t>
      </w:r>
      <w:r w:rsidR="00AE2214" w:rsidRPr="00306EAB">
        <w:rPr>
          <w:b/>
          <w:sz w:val="22"/>
          <w:szCs w:val="22"/>
        </w:rPr>
        <w:t xml:space="preserve"> short</w:t>
      </w:r>
      <w:r w:rsidRPr="00306EAB">
        <w:rPr>
          <w:b/>
          <w:sz w:val="22"/>
          <w:szCs w:val="22"/>
        </w:rPr>
        <w:t xml:space="preserve"> name</w:t>
      </w:r>
      <w:r w:rsidRPr="00306EAB">
        <w:rPr>
          <w:sz w:val="22"/>
          <w:szCs w:val="22"/>
        </w:rPr>
        <w:t xml:space="preserve">] believes are likely to be relevant to </w:t>
      </w:r>
      <w:commentRangeStart w:id="8"/>
      <w:r w:rsidRPr="00306EAB">
        <w:rPr>
          <w:sz w:val="22"/>
          <w:szCs w:val="22"/>
        </w:rPr>
        <w:t>user entities</w:t>
      </w:r>
      <w:commentRangeEnd w:id="8"/>
      <w:r w:rsidR="00377E08">
        <w:rPr>
          <w:rStyle w:val="CommentReference"/>
        </w:rPr>
        <w:commentReference w:id="8"/>
      </w:r>
      <w:r w:rsidRPr="00306EAB">
        <w:rPr>
          <w:sz w:val="22"/>
          <w:szCs w:val="22"/>
        </w:rPr>
        <w:t xml:space="preserve">’ internal control over financial reporting, and the Description does not include those aspects of the System that are not likely to be relevant to user entities’ internal control over financial reporting. </w:t>
      </w:r>
    </w:p>
    <w:p w14:paraId="18C8CD59" w14:textId="77777777" w:rsidR="00A053C4" w:rsidRDefault="00A053C4" w:rsidP="00306EAB">
      <w:pPr>
        <w:widowControl w:val="0"/>
        <w:snapToGrid w:val="0"/>
        <w:spacing w:line="276" w:lineRule="auto"/>
        <w:jc w:val="both"/>
        <w:rPr>
          <w:sz w:val="22"/>
          <w:szCs w:val="22"/>
        </w:rPr>
      </w:pPr>
    </w:p>
    <w:p w14:paraId="0BF22D60" w14:textId="77777777" w:rsidR="00A053C4" w:rsidRPr="00306EAB" w:rsidRDefault="00A053C4" w:rsidP="00A053C4">
      <w:pPr>
        <w:widowControl w:val="0"/>
        <w:snapToGrid w:val="0"/>
        <w:spacing w:line="276" w:lineRule="auto"/>
        <w:jc w:val="both"/>
        <w:rPr>
          <w:sz w:val="22"/>
          <w:szCs w:val="22"/>
        </w:rPr>
      </w:pPr>
      <w:commentRangeStart w:id="9"/>
      <w:r w:rsidRPr="00306EAB">
        <w:rPr>
          <w:bCs/>
          <w:sz w:val="22"/>
          <w:szCs w:val="22"/>
        </w:rPr>
        <w:t>The Description indicates that certain Control Objectives can be achieved only if complementary user entity controls assumed in the design of [</w:t>
      </w:r>
      <w:r w:rsidRPr="00390CF4">
        <w:rPr>
          <w:b/>
          <w:sz w:val="22"/>
          <w:szCs w:val="22"/>
        </w:rPr>
        <w:t xml:space="preserve">Service organization </w:t>
      </w:r>
      <w:r w:rsidRPr="00390CF4">
        <w:rPr>
          <w:b/>
          <w:sz w:val="22"/>
          <w:szCs w:val="22"/>
          <w:lang w:eastAsia="zh-CN"/>
        </w:rPr>
        <w:t>short</w:t>
      </w:r>
      <w:r w:rsidRPr="00390CF4">
        <w:rPr>
          <w:b/>
          <w:sz w:val="22"/>
          <w:szCs w:val="22"/>
        </w:rPr>
        <w:t xml:space="preserve"> name</w:t>
      </w:r>
      <w:r w:rsidRPr="00306EAB">
        <w:rPr>
          <w:bCs/>
          <w:sz w:val="22"/>
          <w:szCs w:val="22"/>
        </w:rPr>
        <w:t xml:space="preserve">]’s controls are suitably designed and </w:t>
      </w:r>
      <w:r w:rsidRPr="00BC032F">
        <w:rPr>
          <w:bCs/>
          <w:sz w:val="22"/>
          <w:szCs w:val="22"/>
        </w:rPr>
        <w:t>operating effectively</w:t>
      </w:r>
      <w:r w:rsidRPr="00306EAB">
        <w:rPr>
          <w:bCs/>
          <w:sz w:val="22"/>
          <w:szCs w:val="22"/>
        </w:rPr>
        <w:t>, along with related controls at the Service Organization. Our examination did not extend to such complementary user entity controls</w:t>
      </w:r>
      <w:del w:id="10" w:author="Stella TY Shen" w:date="2023-11-30T14:43:00Z">
        <w:r w:rsidRPr="00306EAB" w:rsidDel="00F86475">
          <w:rPr>
            <w:bCs/>
            <w:sz w:val="22"/>
            <w:szCs w:val="22"/>
          </w:rPr>
          <w:delText>,</w:delText>
        </w:r>
      </w:del>
      <w:r w:rsidRPr="00306EAB">
        <w:rPr>
          <w:bCs/>
          <w:sz w:val="22"/>
          <w:szCs w:val="22"/>
        </w:rPr>
        <w:t xml:space="preserve"> and we have not evaluated the suitability of the design or operating effectiveness of such complementary user entity controls.</w:t>
      </w:r>
      <w:commentRangeEnd w:id="9"/>
      <w:r w:rsidRPr="00306EAB">
        <w:rPr>
          <w:rStyle w:val="CommentReference"/>
          <w:sz w:val="22"/>
          <w:szCs w:val="22"/>
        </w:rPr>
        <w:commentReference w:id="9"/>
      </w:r>
    </w:p>
    <w:p w14:paraId="2AD53A5B" w14:textId="77777777" w:rsidR="00C13AA0" w:rsidRPr="00306EAB" w:rsidRDefault="00C13AA0" w:rsidP="00C13AA0">
      <w:pPr>
        <w:widowControl w:val="0"/>
        <w:snapToGrid w:val="0"/>
        <w:spacing w:line="276" w:lineRule="auto"/>
        <w:jc w:val="both"/>
        <w:rPr>
          <w:sz w:val="22"/>
          <w:szCs w:val="22"/>
        </w:rPr>
      </w:pPr>
    </w:p>
    <w:p w14:paraId="512C829C" w14:textId="2DB95C4D" w:rsidR="00C13AA0" w:rsidRPr="00306EAB" w:rsidRDefault="002458C8" w:rsidP="00C13AA0">
      <w:pPr>
        <w:widowControl w:val="0"/>
        <w:snapToGrid w:val="0"/>
        <w:spacing w:line="276" w:lineRule="auto"/>
        <w:jc w:val="both"/>
        <w:rPr>
          <w:b/>
          <w:sz w:val="22"/>
          <w:szCs w:val="22"/>
          <w:vertAlign w:val="superscript"/>
        </w:rPr>
      </w:pPr>
      <w:r w:rsidRPr="006F734B">
        <w:rPr>
          <w:rFonts w:eastAsia="MS Mincho"/>
          <w:b/>
          <w:bCs/>
          <w:sz w:val="22"/>
          <w:szCs w:val="22"/>
          <w:lang w:bidi="he-IL"/>
        </w:rPr>
        <w:t>[Service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11"/>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12" w:name="_Hlk133570946"/>
      <w:r w:rsidRPr="006F734B">
        <w:rPr>
          <w:rFonts w:eastAsia="MS Mincho"/>
          <w:sz w:val="22"/>
          <w:szCs w:val="22"/>
          <w:lang w:bidi="he-IL"/>
        </w:rPr>
        <w:t xml:space="preserve">to provide </w:t>
      </w:r>
      <w:r w:rsidRPr="006F734B">
        <w:rPr>
          <w:rFonts w:eastAsia="MS Mincho"/>
          <w:b/>
          <w:bCs/>
          <w:sz w:val="22"/>
          <w:szCs w:val="22"/>
          <w:lang w:bidi="he-IL"/>
        </w:rPr>
        <w:t xml:space="preserve">[identify the function or service provided by the subservice organization A], </w:t>
      </w:r>
      <w:r w:rsidRPr="006F734B">
        <w:rPr>
          <w:rFonts w:eastAsia="MS Mincho"/>
          <w:sz w:val="22"/>
          <w:szCs w:val="22"/>
          <w:lang w:bidi="he-IL"/>
        </w:rPr>
        <w:t>and</w:t>
      </w:r>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12"/>
      <w:r w:rsidRPr="006F734B">
        <w:rPr>
          <w:rFonts w:eastAsia="MS Mincho"/>
          <w:bCs/>
          <w:sz w:val="22"/>
          <w:szCs w:val="22"/>
          <w:lang w:bidi="he-IL"/>
        </w:rPr>
        <w:t>.</w:t>
      </w:r>
      <w:r w:rsidRPr="006F734B">
        <w:rPr>
          <w:rFonts w:eastAsia="MS Mincho"/>
          <w:b/>
          <w:sz w:val="22"/>
          <w:szCs w:val="22"/>
          <w:lang w:bidi="he-IL"/>
        </w:rPr>
        <w:t>]</w:t>
      </w:r>
      <w:commentRangeEnd w:id="11"/>
      <w:r w:rsidRPr="006F734B">
        <w:rPr>
          <w:rFonts w:ascii="Arial Bold" w:eastAsia="Times New Roman" w:hAnsi="Arial Bold" w:cs="Arial"/>
          <w:b/>
          <w:sz w:val="21"/>
          <w:szCs w:val="21"/>
        </w:rPr>
        <w:commentReference w:id="11"/>
      </w:r>
      <w:r w:rsidRPr="00306EAB">
        <w:rPr>
          <w:sz w:val="22"/>
          <w:szCs w:val="22"/>
        </w:rPr>
        <w:t xml:space="preserve"> </w:t>
      </w:r>
      <w:r w:rsidR="00C13AA0" w:rsidRPr="00306EAB">
        <w:rPr>
          <w:sz w:val="22"/>
          <w:szCs w:val="22"/>
        </w:rPr>
        <w:t>The Description includes only the Control Objectives and related controls of [</w:t>
      </w:r>
      <w:r w:rsidR="00C13AA0" w:rsidRPr="00306EAB">
        <w:rPr>
          <w:b/>
          <w:bCs/>
          <w:sz w:val="22"/>
          <w:szCs w:val="22"/>
        </w:rPr>
        <w:t xml:space="preserve">Service organization </w:t>
      </w:r>
      <w:r w:rsidR="00C13AA0" w:rsidRPr="00306EAB">
        <w:rPr>
          <w:b/>
          <w:sz w:val="22"/>
          <w:szCs w:val="22"/>
          <w:lang w:eastAsia="zh-CN"/>
        </w:rPr>
        <w:t>short</w:t>
      </w:r>
      <w:r w:rsidR="00C13AA0" w:rsidRPr="00306EAB">
        <w:rPr>
          <w:b/>
          <w:sz w:val="22"/>
          <w:szCs w:val="22"/>
        </w:rPr>
        <w:t xml:space="preserve"> name</w:t>
      </w:r>
      <w:r w:rsidR="00C13AA0" w:rsidRPr="00306EAB">
        <w:rPr>
          <w:sz w:val="22"/>
          <w:szCs w:val="22"/>
        </w:rPr>
        <w:t xml:space="preserve">] and excludes the Control Objectives and related controls of </w:t>
      </w:r>
      <w:r w:rsidR="00C13AA0" w:rsidRPr="00A230FC">
        <w:rPr>
          <w:rFonts w:eastAsia="华文楷体"/>
          <w:bCs/>
          <w:sz w:val="22"/>
          <w:szCs w:val="22"/>
          <w:lang w:bidi="he-IL"/>
        </w:rPr>
        <w:t>the subservice organizations</w:t>
      </w:r>
      <w:r w:rsidR="00C13AA0" w:rsidRPr="00306EAB">
        <w:rPr>
          <w:sz w:val="22"/>
          <w:szCs w:val="22"/>
        </w:rPr>
        <w:t>. The Description also indicates that certain Control Objectives specified by [</w:t>
      </w:r>
      <w:r w:rsidR="00C13AA0" w:rsidRPr="00306EAB">
        <w:rPr>
          <w:b/>
          <w:bCs/>
          <w:sz w:val="22"/>
          <w:szCs w:val="22"/>
        </w:rPr>
        <w:t>Service organization short name</w:t>
      </w:r>
      <w:r w:rsidR="00C13AA0" w:rsidRPr="00306EAB">
        <w:rPr>
          <w:sz w:val="22"/>
          <w:szCs w:val="22"/>
        </w:rPr>
        <w:t>] can be achieved only if complementary subservice organization controls assumed in the design of [</w:t>
      </w:r>
      <w:r w:rsidR="00C13AA0" w:rsidRPr="00306EAB">
        <w:rPr>
          <w:b/>
          <w:bCs/>
          <w:sz w:val="22"/>
          <w:szCs w:val="22"/>
        </w:rPr>
        <w:t xml:space="preserve">Service organization </w:t>
      </w:r>
      <w:r w:rsidR="00C13AA0" w:rsidRPr="00306EAB">
        <w:rPr>
          <w:b/>
          <w:sz w:val="22"/>
          <w:szCs w:val="22"/>
        </w:rPr>
        <w:t>short name</w:t>
      </w:r>
      <w:r w:rsidR="00C13AA0" w:rsidRPr="00306EAB">
        <w:rPr>
          <w:sz w:val="22"/>
          <w:szCs w:val="22"/>
        </w:rPr>
        <w:t xml:space="preserve">]’s controls are suitably designed and </w:t>
      </w:r>
      <w:commentRangeStart w:id="13"/>
      <w:r w:rsidR="00A17DF0">
        <w:rPr>
          <w:sz w:val="22"/>
          <w:szCs w:val="22"/>
          <w:lang w:eastAsia="zh-CN"/>
        </w:rPr>
        <w:t>operating</w:t>
      </w:r>
      <w:r w:rsidR="006331C9">
        <w:rPr>
          <w:sz w:val="22"/>
          <w:szCs w:val="22"/>
          <w:lang w:eastAsia="zh-CN"/>
        </w:rPr>
        <w:t xml:space="preserve"> effectively</w:t>
      </w:r>
      <w:commentRangeEnd w:id="13"/>
      <w:r w:rsidR="00877266">
        <w:rPr>
          <w:rStyle w:val="CommentReference"/>
        </w:rPr>
        <w:commentReference w:id="13"/>
      </w:r>
      <w:r w:rsidR="00C13AA0" w:rsidRPr="00306EAB">
        <w:rPr>
          <w:sz w:val="22"/>
          <w:szCs w:val="22"/>
        </w:rPr>
        <w:t>, along with the related controls at [</w:t>
      </w:r>
      <w:r w:rsidR="00C13AA0" w:rsidRPr="00306EAB">
        <w:rPr>
          <w:b/>
          <w:bCs/>
          <w:sz w:val="22"/>
          <w:szCs w:val="22"/>
        </w:rPr>
        <w:t>Service organization</w:t>
      </w:r>
      <w:r w:rsidR="00C13AA0" w:rsidRPr="00306EAB">
        <w:rPr>
          <w:b/>
          <w:sz w:val="22"/>
          <w:szCs w:val="22"/>
        </w:rPr>
        <w:t xml:space="preserve"> short name</w:t>
      </w:r>
      <w:r w:rsidR="00C13AA0" w:rsidRPr="00306EAB">
        <w:rPr>
          <w:sz w:val="22"/>
          <w:szCs w:val="22"/>
        </w:rPr>
        <w:t xml:space="preserve">]. Our examination did not extend to such complementary controls of </w:t>
      </w:r>
      <w:r w:rsidR="00C13AA0" w:rsidRPr="00A230FC">
        <w:rPr>
          <w:rFonts w:eastAsia="华文楷体"/>
          <w:bCs/>
          <w:sz w:val="22"/>
          <w:szCs w:val="22"/>
          <w:lang w:bidi="he-IL"/>
        </w:rPr>
        <w:t xml:space="preserve">the </w:t>
      </w:r>
      <w:r w:rsidR="00C13AA0" w:rsidRPr="00A230FC">
        <w:rPr>
          <w:rFonts w:eastAsia="华文楷体"/>
          <w:bCs/>
          <w:sz w:val="22"/>
          <w:szCs w:val="22"/>
          <w:lang w:bidi="he-IL"/>
        </w:rPr>
        <w:lastRenderedPageBreak/>
        <w:t>subservice organizations</w:t>
      </w:r>
      <w:r w:rsidR="00C13AA0" w:rsidRPr="00306EAB">
        <w:rPr>
          <w:sz w:val="22"/>
          <w:szCs w:val="22"/>
        </w:rPr>
        <w:t>, and we have not evaluated the suitability of the design or operating effectiveness of such complementary subservice organization controls.</w:t>
      </w:r>
    </w:p>
    <w:p w14:paraId="4A2A7D6C" w14:textId="77777777" w:rsidR="00390CF4" w:rsidRDefault="00390CF4" w:rsidP="00306EAB">
      <w:pPr>
        <w:widowControl w:val="0"/>
        <w:snapToGrid w:val="0"/>
        <w:spacing w:line="276" w:lineRule="auto"/>
        <w:jc w:val="both"/>
        <w:rPr>
          <w:sz w:val="22"/>
          <w:szCs w:val="22"/>
        </w:rPr>
      </w:pPr>
    </w:p>
    <w:p w14:paraId="4F8D808F" w14:textId="421BF4AA" w:rsidR="00F17663" w:rsidRPr="00306EAB" w:rsidRDefault="00F17663" w:rsidP="00306EAB">
      <w:pPr>
        <w:widowControl w:val="0"/>
        <w:snapToGrid w:val="0"/>
        <w:spacing w:line="276" w:lineRule="auto"/>
        <w:jc w:val="both"/>
        <w:rPr>
          <w:sz w:val="22"/>
          <w:szCs w:val="22"/>
        </w:rPr>
      </w:pPr>
      <w:commentRangeStart w:id="14"/>
      <w:r w:rsidRPr="26443709">
        <w:rPr>
          <w:sz w:val="22"/>
          <w:szCs w:val="22"/>
        </w:rPr>
        <w:t>The</w:t>
      </w:r>
      <w:commentRangeEnd w:id="14"/>
      <w:r>
        <w:rPr>
          <w:rStyle w:val="CommentReference"/>
        </w:rPr>
        <w:commentReference w:id="14"/>
      </w:r>
      <w:r w:rsidRPr="26443709">
        <w:rPr>
          <w:sz w:val="22"/>
          <w:szCs w:val="22"/>
        </w:rPr>
        <w:t xml:space="preserve"> information included in</w:t>
      </w:r>
      <w:r w:rsidRPr="26443709">
        <w:rPr>
          <w:b/>
          <w:bCs/>
          <w:sz w:val="22"/>
          <w:szCs w:val="22"/>
        </w:rPr>
        <w:t xml:space="preserve"> </w:t>
      </w:r>
      <w:r w:rsidR="00617DBE" w:rsidRPr="26443709">
        <w:rPr>
          <w:i/>
          <w:iCs/>
          <w:sz w:val="22"/>
          <w:szCs w:val="22"/>
        </w:rPr>
        <w:t xml:space="preserve">Section </w:t>
      </w:r>
      <w:r w:rsidR="00617DBE" w:rsidRPr="26443709">
        <w:rPr>
          <w:b/>
          <w:bCs/>
          <w:i/>
          <w:iCs/>
          <w:sz w:val="22"/>
          <w:szCs w:val="22"/>
        </w:rPr>
        <w:t>[</w:t>
      </w:r>
      <w:commentRangeStart w:id="15"/>
      <w:r w:rsidR="00617DBE" w:rsidRPr="26443709">
        <w:rPr>
          <w:b/>
          <w:bCs/>
          <w:i/>
          <w:iCs/>
          <w:sz w:val="22"/>
          <w:szCs w:val="22"/>
        </w:rPr>
        <w:t>V</w:t>
      </w:r>
      <w:commentRangeEnd w:id="15"/>
      <w:r>
        <w:rPr>
          <w:rStyle w:val="CommentReference"/>
        </w:rPr>
        <w:commentReference w:id="15"/>
      </w:r>
      <w:r w:rsidR="00617DBE" w:rsidRPr="26443709">
        <w:rPr>
          <w:b/>
          <w:bCs/>
          <w:i/>
          <w:iCs/>
          <w:sz w:val="22"/>
          <w:szCs w:val="22"/>
        </w:rPr>
        <w:t>]</w:t>
      </w:r>
      <w:r w:rsidR="00617DBE" w:rsidRPr="26443709">
        <w:rPr>
          <w:i/>
          <w:iCs/>
          <w:sz w:val="22"/>
          <w:szCs w:val="22"/>
        </w:rPr>
        <w:t xml:space="preserve"> – Other Information Provided by</w:t>
      </w:r>
      <w:r w:rsidR="00617DBE" w:rsidRPr="26443709">
        <w:rPr>
          <w:sz w:val="22"/>
          <w:szCs w:val="22"/>
        </w:rPr>
        <w:t xml:space="preserve"> </w:t>
      </w:r>
      <w:r w:rsidR="00617DBE" w:rsidRPr="26443709">
        <w:rPr>
          <w:i/>
          <w:iCs/>
          <w:sz w:val="22"/>
          <w:szCs w:val="22"/>
        </w:rPr>
        <w:t>[</w:t>
      </w:r>
      <w:r w:rsidR="00617DBE" w:rsidRPr="26443709">
        <w:rPr>
          <w:b/>
          <w:bCs/>
          <w:i/>
          <w:iCs/>
          <w:sz w:val="22"/>
          <w:szCs w:val="22"/>
        </w:rPr>
        <w:t>Service organization name</w:t>
      </w:r>
      <w:r w:rsidR="00617DBE" w:rsidRPr="26443709">
        <w:rPr>
          <w:i/>
          <w:iCs/>
          <w:sz w:val="22"/>
          <w:szCs w:val="22"/>
        </w:rPr>
        <w:t>]</w:t>
      </w:r>
      <w:r w:rsidR="00617DBE" w:rsidRPr="26443709">
        <w:rPr>
          <w:sz w:val="22"/>
          <w:szCs w:val="22"/>
        </w:rPr>
        <w:t xml:space="preserve"> </w:t>
      </w:r>
      <w:r w:rsidRPr="26443709">
        <w:rPr>
          <w:sz w:val="22"/>
          <w:szCs w:val="22"/>
        </w:rPr>
        <w:t>is presented by management of [</w:t>
      </w:r>
      <w:r w:rsidRPr="26443709">
        <w:rPr>
          <w:b/>
          <w:bCs/>
          <w:sz w:val="22"/>
          <w:szCs w:val="22"/>
        </w:rPr>
        <w:t xml:space="preserve">Service organization </w:t>
      </w:r>
      <w:r w:rsidR="00617DBE" w:rsidRPr="26443709">
        <w:rPr>
          <w:b/>
          <w:bCs/>
          <w:sz w:val="22"/>
          <w:szCs w:val="22"/>
        </w:rPr>
        <w:t xml:space="preserve">short </w:t>
      </w:r>
      <w:r w:rsidRPr="26443709">
        <w:rPr>
          <w:b/>
          <w:bCs/>
          <w:sz w:val="22"/>
          <w:szCs w:val="22"/>
        </w:rPr>
        <w:t>name</w:t>
      </w:r>
      <w:r w:rsidRPr="26443709">
        <w:rPr>
          <w:sz w:val="22"/>
          <w:szCs w:val="22"/>
        </w:rPr>
        <w:t>]</w:t>
      </w:r>
      <w:r w:rsidR="00830D15" w:rsidRPr="26443709">
        <w:rPr>
          <w:sz w:val="22"/>
          <w:szCs w:val="22"/>
        </w:rPr>
        <w:t xml:space="preserve"> </w:t>
      </w:r>
      <w:r w:rsidRPr="26443709">
        <w:rPr>
          <w:sz w:val="22"/>
          <w:szCs w:val="22"/>
        </w:rPr>
        <w:t>to provide additional information and is not a part of [</w:t>
      </w:r>
      <w:r w:rsidRPr="26443709">
        <w:rPr>
          <w:b/>
          <w:bCs/>
          <w:sz w:val="22"/>
          <w:szCs w:val="22"/>
        </w:rPr>
        <w:t xml:space="preserve">Service organization </w:t>
      </w:r>
      <w:r w:rsidR="00617DBE" w:rsidRPr="26443709">
        <w:rPr>
          <w:b/>
          <w:bCs/>
          <w:sz w:val="22"/>
          <w:szCs w:val="22"/>
        </w:rPr>
        <w:t xml:space="preserve">short </w:t>
      </w:r>
      <w:r w:rsidRPr="26443709">
        <w:rPr>
          <w:b/>
          <w:bCs/>
          <w:sz w:val="22"/>
          <w:szCs w:val="22"/>
        </w:rPr>
        <w:t>name</w:t>
      </w:r>
      <w:r w:rsidRPr="26443709">
        <w:rPr>
          <w:sz w:val="22"/>
          <w:szCs w:val="22"/>
        </w:rPr>
        <w:t>]’s Description. Information about</w:t>
      </w:r>
      <w:r w:rsidRPr="26443709">
        <w:rPr>
          <w:b/>
          <w:bCs/>
          <w:sz w:val="22"/>
          <w:szCs w:val="22"/>
        </w:rPr>
        <w:t xml:space="preserve"> </w:t>
      </w:r>
      <w:r w:rsidRPr="26443709">
        <w:rPr>
          <w:sz w:val="22"/>
          <w:szCs w:val="22"/>
        </w:rPr>
        <w:t>[</w:t>
      </w:r>
      <w:r w:rsidRPr="26443709">
        <w:rPr>
          <w:b/>
          <w:bCs/>
          <w:sz w:val="22"/>
          <w:szCs w:val="22"/>
        </w:rPr>
        <w:t>Service organization</w:t>
      </w:r>
      <w:r w:rsidR="00617DBE" w:rsidRPr="26443709">
        <w:rPr>
          <w:b/>
          <w:bCs/>
          <w:sz w:val="22"/>
          <w:szCs w:val="22"/>
        </w:rPr>
        <w:t xml:space="preserve"> short</w:t>
      </w:r>
      <w:r w:rsidRPr="26443709">
        <w:rPr>
          <w:b/>
          <w:bCs/>
          <w:sz w:val="22"/>
          <w:szCs w:val="22"/>
        </w:rPr>
        <w:t xml:space="preserve"> name</w:t>
      </w:r>
      <w:r w:rsidRPr="26443709">
        <w:rPr>
          <w:sz w:val="22"/>
          <w:szCs w:val="22"/>
        </w:rPr>
        <w:t xml:space="preserve">]’s </w:t>
      </w:r>
      <w:commentRangeStart w:id="16"/>
      <w:ins w:id="17" w:author="Vic Gong" w:date="2024-03-20T16:06:00Z">
        <w:r w:rsidR="00BD6813" w:rsidRPr="26443709">
          <w:rPr>
            <w:sz w:val="22"/>
            <w:szCs w:val="22"/>
            <w:lang w:eastAsia="zh-CN"/>
          </w:rPr>
          <w:t>achieved</w:t>
        </w:r>
        <w:r w:rsidR="00BD6813" w:rsidRPr="26443709">
          <w:rPr>
            <w:sz w:val="22"/>
            <w:szCs w:val="22"/>
          </w:rPr>
          <w:t xml:space="preserve"> certifications and awards</w:t>
        </w:r>
      </w:ins>
      <w:commentRangeEnd w:id="16"/>
      <w:r>
        <w:rPr>
          <w:rStyle w:val="CommentReference"/>
        </w:rPr>
        <w:commentReference w:id="16"/>
      </w:r>
      <w:del w:id="18" w:author="Vic Gong" w:date="2024-03-20T16:06:00Z">
        <w:r w:rsidRPr="26443709" w:rsidDel="00F77962">
          <w:rPr>
            <w:sz w:val="22"/>
            <w:szCs w:val="22"/>
          </w:rPr>
          <w:delText>additional information</w:delText>
        </w:r>
      </w:del>
      <w:r w:rsidRPr="26443709">
        <w:rPr>
          <w:b/>
          <w:bCs/>
          <w:sz w:val="22"/>
          <w:szCs w:val="22"/>
        </w:rPr>
        <w:t xml:space="preserve"> </w:t>
      </w:r>
      <w:r w:rsidRPr="26443709">
        <w:rPr>
          <w:sz w:val="22"/>
          <w:szCs w:val="22"/>
        </w:rPr>
        <w:t>has not been subjected to the procedures applied in our examination of the description of the System and of the suitability of the design of controls to achieve the related Control Objectives, and</w:t>
      </w:r>
      <w:del w:id="19" w:author="Fiona Xie" w:date="2024-07-10T07:47:00Z">
        <w:r w:rsidRPr="26443709" w:rsidDel="00F17663">
          <w:rPr>
            <w:sz w:val="22"/>
            <w:szCs w:val="22"/>
          </w:rPr>
          <w:delText>,</w:delText>
        </w:r>
      </w:del>
      <w:r w:rsidRPr="26443709">
        <w:rPr>
          <w:sz w:val="22"/>
          <w:szCs w:val="22"/>
        </w:rPr>
        <w:t xml:space="preserve"> accordingly we express no opinion on it.</w:t>
      </w:r>
    </w:p>
    <w:p w14:paraId="0289C58B" w14:textId="77777777" w:rsidR="00F17663" w:rsidRPr="00306EAB" w:rsidRDefault="00F17663" w:rsidP="00306EAB">
      <w:pPr>
        <w:widowControl w:val="0"/>
        <w:snapToGrid w:val="0"/>
        <w:spacing w:line="276" w:lineRule="auto"/>
        <w:jc w:val="both"/>
        <w:rPr>
          <w:sz w:val="22"/>
          <w:szCs w:val="22"/>
        </w:rPr>
      </w:pPr>
    </w:p>
    <w:p w14:paraId="7A6C25EE" w14:textId="77777777" w:rsidR="00F17663" w:rsidRPr="00306EAB" w:rsidRDefault="00F17663" w:rsidP="00306EAB">
      <w:pPr>
        <w:widowControl w:val="0"/>
        <w:snapToGrid w:val="0"/>
        <w:spacing w:line="276" w:lineRule="auto"/>
        <w:jc w:val="both"/>
        <w:rPr>
          <w:i/>
          <w:sz w:val="22"/>
          <w:szCs w:val="22"/>
        </w:rPr>
      </w:pPr>
    </w:p>
    <w:p w14:paraId="4780A377" w14:textId="541D7106" w:rsidR="00F17663" w:rsidRPr="00306EAB" w:rsidRDefault="00F17663" w:rsidP="00306EAB">
      <w:pPr>
        <w:widowControl w:val="0"/>
        <w:snapToGrid w:val="0"/>
        <w:spacing w:line="276" w:lineRule="auto"/>
        <w:jc w:val="both"/>
        <w:rPr>
          <w:i/>
          <w:sz w:val="22"/>
          <w:szCs w:val="22"/>
        </w:rPr>
      </w:pPr>
      <w:r w:rsidRPr="00306EAB">
        <w:rPr>
          <w:i/>
          <w:sz w:val="22"/>
          <w:szCs w:val="22"/>
        </w:rPr>
        <w:t>[</w:t>
      </w:r>
      <w:r w:rsidRPr="00306EAB">
        <w:rPr>
          <w:b/>
          <w:i/>
          <w:sz w:val="22"/>
          <w:szCs w:val="22"/>
        </w:rPr>
        <w:t>Service organization</w:t>
      </w:r>
      <w:r w:rsidR="00617DBE" w:rsidRPr="00306EAB">
        <w:rPr>
          <w:b/>
          <w:i/>
          <w:sz w:val="22"/>
          <w:szCs w:val="22"/>
        </w:rPr>
        <w:t xml:space="preserve"> short</w:t>
      </w:r>
      <w:r w:rsidRPr="00306EAB">
        <w:rPr>
          <w:b/>
          <w:i/>
          <w:sz w:val="22"/>
          <w:szCs w:val="22"/>
        </w:rPr>
        <w:t xml:space="preserve"> name</w:t>
      </w:r>
      <w:r w:rsidRPr="00306EAB">
        <w:rPr>
          <w:i/>
          <w:sz w:val="22"/>
          <w:szCs w:val="22"/>
        </w:rPr>
        <w:t>]’s responsibilities</w:t>
      </w:r>
    </w:p>
    <w:p w14:paraId="2D0BEBD7" w14:textId="3B16BF7A" w:rsidR="00F17663" w:rsidRPr="00306EAB" w:rsidRDefault="00F17663" w:rsidP="00306EAB">
      <w:pPr>
        <w:widowControl w:val="0"/>
        <w:snapToGrid w:val="0"/>
        <w:spacing w:line="276" w:lineRule="auto"/>
        <w:jc w:val="both"/>
        <w:rPr>
          <w:sz w:val="22"/>
          <w:szCs w:val="22"/>
        </w:rPr>
      </w:pPr>
      <w:r w:rsidRPr="00306EAB">
        <w:rPr>
          <w:sz w:val="22"/>
          <w:szCs w:val="22"/>
        </w:rPr>
        <w:t>[</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 xml:space="preserve">] has provided the </w:t>
      </w:r>
      <w:r w:rsidR="00B11D10">
        <w:rPr>
          <w:sz w:val="22"/>
          <w:szCs w:val="22"/>
        </w:rPr>
        <w:t>Assertion</w:t>
      </w:r>
      <w:r w:rsidR="00617DBE" w:rsidRPr="00306EAB">
        <w:rPr>
          <w:iCs/>
          <w:sz w:val="22"/>
          <w:szCs w:val="22"/>
        </w:rPr>
        <w:t xml:space="preserve"> </w:t>
      </w:r>
      <w:r w:rsidRPr="00306EAB">
        <w:rPr>
          <w:sz w:val="22"/>
          <w:szCs w:val="22"/>
        </w:rPr>
        <w:t>about the fairness of the presentation of the Description and suitability of the design of the controls described therein to achieve the related Control Objectives. [</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 is responsible for preparing the Description and</w:t>
      </w:r>
      <w:r w:rsidR="00387F0B" w:rsidRPr="00306EAB">
        <w:rPr>
          <w:rFonts w:eastAsia="黑体"/>
          <w:sz w:val="22"/>
          <w:szCs w:val="22"/>
        </w:rPr>
        <w:t xml:space="preserve"> </w:t>
      </w:r>
      <w:r w:rsidRPr="00306EAB">
        <w:rPr>
          <w:sz w:val="22"/>
          <w:szCs w:val="22"/>
        </w:rPr>
        <w:t>Assertion, including the completeness, accuracy, and method of presentation of the Description and Assertion, providing the services covered by the Description, specifying the Control Objectives and stating them in the Description, identifying the risks that threaten the achievement of the Control Objectives, selecting the criteria stated in the Assertion, and designing, implementing, and documenting controls that are suitably designed to achieve the related Control Objectives.</w:t>
      </w:r>
    </w:p>
    <w:p w14:paraId="3D636841" w14:textId="7076F720" w:rsidR="00F17663" w:rsidRPr="00306EAB" w:rsidRDefault="00F17663" w:rsidP="00306EAB">
      <w:pPr>
        <w:widowControl w:val="0"/>
        <w:snapToGrid w:val="0"/>
        <w:spacing w:line="276" w:lineRule="auto"/>
        <w:jc w:val="both"/>
        <w:rPr>
          <w:sz w:val="22"/>
          <w:szCs w:val="22"/>
        </w:rPr>
      </w:pPr>
    </w:p>
    <w:p w14:paraId="4DDA57F5" w14:textId="77777777" w:rsidR="00387F0B" w:rsidRPr="00306EAB" w:rsidRDefault="00387F0B" w:rsidP="00306EAB">
      <w:pPr>
        <w:widowControl w:val="0"/>
        <w:snapToGrid w:val="0"/>
        <w:spacing w:line="276" w:lineRule="auto"/>
        <w:jc w:val="both"/>
        <w:rPr>
          <w:sz w:val="22"/>
          <w:szCs w:val="22"/>
        </w:rPr>
      </w:pPr>
    </w:p>
    <w:p w14:paraId="29A35497" w14:textId="77777777" w:rsidR="00F17663" w:rsidRPr="00306EAB" w:rsidRDefault="00F17663" w:rsidP="00306EAB">
      <w:pPr>
        <w:widowControl w:val="0"/>
        <w:snapToGrid w:val="0"/>
        <w:spacing w:line="276" w:lineRule="auto"/>
        <w:jc w:val="both"/>
        <w:rPr>
          <w:i/>
          <w:sz w:val="22"/>
          <w:szCs w:val="22"/>
        </w:rPr>
      </w:pPr>
      <w:r w:rsidRPr="00306EAB">
        <w:rPr>
          <w:i/>
          <w:sz w:val="22"/>
          <w:szCs w:val="22"/>
        </w:rPr>
        <w:t>Service auditor’s responsibilities</w:t>
      </w:r>
    </w:p>
    <w:p w14:paraId="79F0E990" w14:textId="451368AA" w:rsidR="00F17663" w:rsidRPr="00306EAB" w:rsidRDefault="00F17663" w:rsidP="00306EAB">
      <w:pPr>
        <w:pStyle w:val="Default"/>
        <w:widowControl w:val="0"/>
        <w:snapToGrid w:val="0"/>
        <w:spacing w:line="276" w:lineRule="auto"/>
        <w:jc w:val="both"/>
        <w:rPr>
          <w:sz w:val="22"/>
          <w:szCs w:val="22"/>
        </w:rPr>
      </w:pPr>
      <w:r w:rsidRPr="00306EAB">
        <w:rPr>
          <w:sz w:val="22"/>
          <w:szCs w:val="22"/>
        </w:rPr>
        <w:t>Our responsibility is to express an opinion on the fairness of the presentation of the Description and on the suitability of the design of the controls described therein to achieve the related Control Objectives, based on our examination. Our examination was conducted in accordance with attestation standards established by the American Institute of Certified Public Accountants (</w:t>
      </w:r>
      <w:r w:rsidR="00617DBE" w:rsidRPr="00306EAB">
        <w:rPr>
          <w:sz w:val="22"/>
          <w:szCs w:val="22"/>
        </w:rPr>
        <w:t>“</w:t>
      </w:r>
      <w:r w:rsidRPr="00306EAB">
        <w:rPr>
          <w:sz w:val="22"/>
          <w:szCs w:val="22"/>
        </w:rPr>
        <w:t>AICPA</w:t>
      </w:r>
      <w:r w:rsidR="00617DBE" w:rsidRPr="00306EAB">
        <w:rPr>
          <w:sz w:val="22"/>
          <w:szCs w:val="22"/>
        </w:rPr>
        <w:t>”</w:t>
      </w:r>
      <w:r w:rsidRPr="00306EAB">
        <w:rPr>
          <w:sz w:val="22"/>
          <w:szCs w:val="22"/>
        </w:rPr>
        <w:t xml:space="preserve">). Those standards require that we plan and perform our examination to obtain reasonable assurance about whether, in all material respects, based on the criteria in </w:t>
      </w:r>
      <w:r w:rsidR="003C4484">
        <w:rPr>
          <w:sz w:val="22"/>
          <w:szCs w:val="22"/>
        </w:rPr>
        <w:t>the</w:t>
      </w:r>
      <w:r w:rsidR="003C4484" w:rsidRPr="00306EAB">
        <w:rPr>
          <w:sz w:val="22"/>
          <w:szCs w:val="22"/>
        </w:rPr>
        <w:t xml:space="preserve"> </w:t>
      </w:r>
      <w:r w:rsidRPr="00306EAB">
        <w:rPr>
          <w:sz w:val="22"/>
          <w:szCs w:val="22"/>
        </w:rPr>
        <w:t>Assertion, the Description is fairly presented and the controls were suitably designed to achieve the related Control Objectives as of [</w:t>
      </w:r>
      <w:r w:rsidRPr="00306EAB">
        <w:rPr>
          <w:b/>
          <w:sz w:val="22"/>
          <w:szCs w:val="22"/>
        </w:rPr>
        <w:t>date</w:t>
      </w:r>
      <w:r w:rsidRPr="00306EAB">
        <w:rPr>
          <w:sz w:val="22"/>
          <w:szCs w:val="22"/>
        </w:rPr>
        <w:t xml:space="preserve">]. </w:t>
      </w:r>
      <w:r w:rsidR="007E2C9F" w:rsidRPr="007E2C9F">
        <w:rPr>
          <w:sz w:val="22"/>
          <w:szCs w:val="22"/>
        </w:rPr>
        <w:t>We believe that the evidence we have obtained is sufficient and appropriate to provide a reasonable basis for our opinion.</w:t>
      </w:r>
    </w:p>
    <w:p w14:paraId="2A3D28CF" w14:textId="77777777" w:rsidR="00F17663" w:rsidRPr="00306EAB" w:rsidRDefault="00F17663" w:rsidP="00306EAB">
      <w:pPr>
        <w:pStyle w:val="Default"/>
        <w:widowControl w:val="0"/>
        <w:snapToGrid w:val="0"/>
        <w:spacing w:line="276" w:lineRule="auto"/>
        <w:jc w:val="both"/>
        <w:rPr>
          <w:sz w:val="22"/>
          <w:szCs w:val="22"/>
        </w:rPr>
      </w:pPr>
    </w:p>
    <w:p w14:paraId="78EADC11" w14:textId="27F59215" w:rsidR="00F17663" w:rsidRPr="00306EAB" w:rsidRDefault="00F17663" w:rsidP="00306EAB">
      <w:pPr>
        <w:pStyle w:val="Default"/>
        <w:widowControl w:val="0"/>
        <w:snapToGrid w:val="0"/>
        <w:spacing w:line="276" w:lineRule="auto"/>
        <w:jc w:val="both"/>
        <w:rPr>
          <w:sz w:val="22"/>
          <w:szCs w:val="22"/>
        </w:rPr>
      </w:pPr>
      <w:r w:rsidRPr="00306EAB">
        <w:rPr>
          <w:sz w:val="22"/>
          <w:szCs w:val="22"/>
        </w:rPr>
        <w:t>An examination of a description of a service organization’s system and the suitability of the design of controls involves</w:t>
      </w:r>
      <w:r w:rsidR="0020171E">
        <w:rPr>
          <w:sz w:val="22"/>
          <w:szCs w:val="22"/>
        </w:rPr>
        <w:t>:</w:t>
      </w:r>
      <w:r w:rsidRPr="00306EAB">
        <w:rPr>
          <w:sz w:val="22"/>
          <w:szCs w:val="22"/>
        </w:rPr>
        <w:t xml:space="preserve"> </w:t>
      </w:r>
    </w:p>
    <w:p w14:paraId="650983B1" w14:textId="3BDA32AF" w:rsidR="00F17663" w:rsidRPr="00306EAB" w:rsidRDefault="00F17663" w:rsidP="00306EAB">
      <w:pPr>
        <w:pStyle w:val="Default"/>
        <w:widowControl w:val="0"/>
        <w:numPr>
          <w:ilvl w:val="0"/>
          <w:numId w:val="1"/>
        </w:numPr>
        <w:snapToGrid w:val="0"/>
        <w:spacing w:line="276" w:lineRule="auto"/>
        <w:jc w:val="both"/>
        <w:rPr>
          <w:sz w:val="22"/>
          <w:szCs w:val="22"/>
        </w:rPr>
      </w:pPr>
      <w:r w:rsidRPr="00306EAB">
        <w:rPr>
          <w:sz w:val="22"/>
          <w:szCs w:val="22"/>
        </w:rPr>
        <w:t xml:space="preserve">Performing procedures to obtain evidence about the fairness of the presentation of the Description and the suitability of the design of the controls to achieve the related Control Objectives, based on the criteria in </w:t>
      </w:r>
      <w:r w:rsidR="00450EFE">
        <w:rPr>
          <w:sz w:val="22"/>
          <w:szCs w:val="22"/>
        </w:rPr>
        <w:t>the</w:t>
      </w:r>
      <w:r w:rsidR="00450EFE" w:rsidRPr="00306EAB">
        <w:rPr>
          <w:sz w:val="22"/>
          <w:szCs w:val="22"/>
        </w:rPr>
        <w:t xml:space="preserve"> </w:t>
      </w:r>
      <w:r w:rsidRPr="00306EAB">
        <w:rPr>
          <w:sz w:val="22"/>
          <w:szCs w:val="22"/>
        </w:rPr>
        <w:t>Assertion.</w:t>
      </w:r>
    </w:p>
    <w:p w14:paraId="390DFF88" w14:textId="77777777" w:rsidR="00F17663" w:rsidRPr="00306EAB" w:rsidRDefault="00F17663" w:rsidP="00306EAB">
      <w:pPr>
        <w:pStyle w:val="Default"/>
        <w:widowControl w:val="0"/>
        <w:numPr>
          <w:ilvl w:val="0"/>
          <w:numId w:val="1"/>
        </w:numPr>
        <w:snapToGrid w:val="0"/>
        <w:spacing w:line="276" w:lineRule="auto"/>
        <w:jc w:val="both"/>
        <w:rPr>
          <w:sz w:val="22"/>
          <w:szCs w:val="22"/>
        </w:rPr>
      </w:pPr>
      <w:r w:rsidRPr="00306EAB">
        <w:rPr>
          <w:sz w:val="22"/>
          <w:szCs w:val="22"/>
        </w:rPr>
        <w:t xml:space="preserve">Assessing the risks that the Description is not fairly presented and that the controls were not suitably designed to achieve the related Control Objectives. </w:t>
      </w:r>
    </w:p>
    <w:p w14:paraId="6910E343" w14:textId="2B2B0107" w:rsidR="00F17663" w:rsidRPr="00306EAB" w:rsidRDefault="00F17663" w:rsidP="00306EAB">
      <w:pPr>
        <w:pStyle w:val="Default"/>
        <w:widowControl w:val="0"/>
        <w:numPr>
          <w:ilvl w:val="0"/>
          <w:numId w:val="1"/>
        </w:numPr>
        <w:snapToGrid w:val="0"/>
        <w:spacing w:line="276" w:lineRule="auto"/>
        <w:jc w:val="both"/>
        <w:rPr>
          <w:sz w:val="22"/>
          <w:szCs w:val="22"/>
        </w:rPr>
      </w:pPr>
      <w:r w:rsidRPr="00306EAB">
        <w:rPr>
          <w:sz w:val="22"/>
          <w:szCs w:val="22"/>
        </w:rPr>
        <w:t xml:space="preserve">Evaluating the overall presentation of the Description, the suitability of the Control Objectives, and the suitability of the criteria specified by the </w:t>
      </w:r>
      <w:r w:rsidR="001E1FEC">
        <w:rPr>
          <w:sz w:val="22"/>
          <w:szCs w:val="22"/>
        </w:rPr>
        <w:t>S</w:t>
      </w:r>
      <w:r w:rsidRPr="00306EAB">
        <w:rPr>
          <w:sz w:val="22"/>
          <w:szCs w:val="22"/>
        </w:rPr>
        <w:t xml:space="preserve">ervice </w:t>
      </w:r>
      <w:r w:rsidR="001E1FEC">
        <w:rPr>
          <w:sz w:val="22"/>
          <w:szCs w:val="22"/>
        </w:rPr>
        <w:t>O</w:t>
      </w:r>
      <w:r w:rsidRPr="00306EAB">
        <w:rPr>
          <w:sz w:val="22"/>
          <w:szCs w:val="22"/>
        </w:rPr>
        <w:t xml:space="preserve">rganization in the </w:t>
      </w:r>
      <w:r w:rsidRPr="00306EAB">
        <w:rPr>
          <w:sz w:val="22"/>
          <w:szCs w:val="22"/>
        </w:rPr>
        <w:lastRenderedPageBreak/>
        <w:t>Assertion.</w:t>
      </w:r>
    </w:p>
    <w:p w14:paraId="47EB7FE5" w14:textId="77777777" w:rsidR="00F17663" w:rsidRPr="00306EAB" w:rsidRDefault="00F17663" w:rsidP="00306EAB">
      <w:pPr>
        <w:pStyle w:val="Default"/>
        <w:widowControl w:val="0"/>
        <w:snapToGrid w:val="0"/>
        <w:spacing w:line="276" w:lineRule="auto"/>
        <w:jc w:val="both"/>
        <w:rPr>
          <w:sz w:val="22"/>
          <w:szCs w:val="22"/>
        </w:rPr>
      </w:pPr>
    </w:p>
    <w:p w14:paraId="5795AA7B" w14:textId="77777777" w:rsidR="00656CEE" w:rsidRPr="00802FFD" w:rsidRDefault="00656CEE" w:rsidP="00656CEE">
      <w:pPr>
        <w:pStyle w:val="Default"/>
        <w:widowControl w:val="0"/>
        <w:snapToGrid w:val="0"/>
        <w:spacing w:line="276" w:lineRule="auto"/>
        <w:jc w:val="both"/>
        <w:rPr>
          <w:ins w:id="20" w:author="Fiona Xie" w:date="2025-08-05T15:40:00Z" w16du:dateUtc="2025-08-05T07:40:00Z"/>
          <w:rFonts w:ascii="Arial" w:hAnsi="Arial" w:cs="Arial"/>
          <w:sz w:val="22"/>
          <w:szCs w:val="22"/>
        </w:rPr>
      </w:pPr>
      <w:ins w:id="21" w:author="Fiona Xie" w:date="2025-08-05T15:40:00Z" w16du:dateUtc="2025-08-05T07:40:00Z">
        <w:r w:rsidRPr="005E33CE">
          <w:rPr>
            <w:sz w:val="22"/>
            <w:szCs w:val="22"/>
            <w:lang w:val="en-US" w:eastAsia="zh-CN"/>
          </w:rPr>
          <w:t xml:space="preserve">Our examination was not conducted for the purpose of evaluating the performance or integrity of </w:t>
        </w:r>
        <w:commentRangeStart w:id="22"/>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2"/>
        <w:r>
          <w:rPr>
            <w:rStyle w:val="CommentReference"/>
            <w:color w:val="auto"/>
            <w:lang w:val="en-US" w:eastAsia="en-US"/>
          </w:rPr>
          <w:commentReference w:id="22"/>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41812AAB" w14:textId="77777777" w:rsidR="00656CEE" w:rsidRDefault="00656CEE" w:rsidP="000A660F">
      <w:pPr>
        <w:pStyle w:val="Default"/>
        <w:widowControl w:val="0"/>
        <w:snapToGrid w:val="0"/>
        <w:spacing w:line="276" w:lineRule="auto"/>
        <w:jc w:val="both"/>
        <w:rPr>
          <w:ins w:id="23" w:author="Fiona Xie" w:date="2025-08-05T15:40:00Z" w16du:dateUtc="2025-08-05T07:40:00Z"/>
          <w:sz w:val="22"/>
          <w:szCs w:val="22"/>
        </w:rPr>
      </w:pPr>
    </w:p>
    <w:p w14:paraId="195ABD46" w14:textId="09FCC794" w:rsidR="007803E5" w:rsidRPr="00306EAB" w:rsidRDefault="000A660F" w:rsidP="000A660F">
      <w:pPr>
        <w:pStyle w:val="Default"/>
        <w:widowControl w:val="0"/>
        <w:snapToGrid w:val="0"/>
        <w:spacing w:line="276" w:lineRule="auto"/>
        <w:jc w:val="both"/>
        <w:rPr>
          <w:b/>
          <w:bCs/>
          <w:sz w:val="22"/>
          <w:szCs w:val="22"/>
          <w:lang w:val="en-US"/>
        </w:rPr>
      </w:pPr>
      <w:r>
        <w:rPr>
          <w:sz w:val="22"/>
          <w:szCs w:val="22"/>
          <w:lang w:val="en-US"/>
        </w:rPr>
        <w:t>We are required to be independent of [</w:t>
      </w:r>
      <w:r>
        <w:rPr>
          <w:b/>
          <w:sz w:val="22"/>
          <w:szCs w:val="22"/>
          <w:lang w:val="en-US"/>
        </w:rPr>
        <w:t>Service organization short name</w:t>
      </w:r>
      <w:r>
        <w:rPr>
          <w:sz w:val="22"/>
          <w:szCs w:val="22"/>
          <w:lang w:val="en-US"/>
        </w:rPr>
        <w:t>] and to meet our other ethical responsibilities, in accordance with the relevant ethical requirements related to our examination engagement.</w:t>
      </w:r>
    </w:p>
    <w:p w14:paraId="19CC6D7B" w14:textId="77777777" w:rsidR="007803E5" w:rsidRDefault="007803E5" w:rsidP="00306EAB">
      <w:pPr>
        <w:pStyle w:val="Default"/>
        <w:widowControl w:val="0"/>
        <w:snapToGrid w:val="0"/>
        <w:spacing w:line="276" w:lineRule="auto"/>
        <w:jc w:val="both"/>
        <w:rPr>
          <w:sz w:val="22"/>
          <w:szCs w:val="22"/>
        </w:rPr>
      </w:pPr>
    </w:p>
    <w:p w14:paraId="467C3C83" w14:textId="77777777" w:rsidR="009A6944" w:rsidRPr="00306EAB" w:rsidRDefault="009A6944" w:rsidP="00306EAB">
      <w:pPr>
        <w:pStyle w:val="Default"/>
        <w:widowControl w:val="0"/>
        <w:snapToGrid w:val="0"/>
        <w:spacing w:line="276" w:lineRule="auto"/>
        <w:jc w:val="both"/>
        <w:rPr>
          <w:sz w:val="22"/>
          <w:szCs w:val="22"/>
        </w:rPr>
      </w:pPr>
    </w:p>
    <w:p w14:paraId="1008C86B" w14:textId="77777777" w:rsidR="00F17663" w:rsidRPr="00306EAB" w:rsidRDefault="00F17663" w:rsidP="00306EAB">
      <w:pPr>
        <w:widowControl w:val="0"/>
        <w:snapToGrid w:val="0"/>
        <w:spacing w:line="276" w:lineRule="auto"/>
        <w:jc w:val="both"/>
        <w:rPr>
          <w:i/>
          <w:sz w:val="22"/>
          <w:szCs w:val="22"/>
        </w:rPr>
      </w:pPr>
      <w:r w:rsidRPr="00306EAB">
        <w:rPr>
          <w:i/>
          <w:sz w:val="22"/>
          <w:szCs w:val="22"/>
        </w:rPr>
        <w:t>Inherent limitations</w:t>
      </w:r>
    </w:p>
    <w:p w14:paraId="3BFD76DB" w14:textId="01FA0420" w:rsidR="00F17663" w:rsidRDefault="00F17663" w:rsidP="00306EAB">
      <w:pPr>
        <w:pStyle w:val="Default"/>
        <w:widowControl w:val="0"/>
        <w:snapToGrid w:val="0"/>
        <w:spacing w:line="276" w:lineRule="auto"/>
        <w:jc w:val="both"/>
        <w:rPr>
          <w:sz w:val="22"/>
          <w:szCs w:val="22"/>
        </w:rPr>
      </w:pPr>
      <w:commentRangeStart w:id="24"/>
      <w:r w:rsidRPr="00306EAB">
        <w:rPr>
          <w:sz w:val="22"/>
          <w:szCs w:val="22"/>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commentRangeEnd w:id="24"/>
      <w:r w:rsidR="00F77962" w:rsidRPr="00306EAB">
        <w:rPr>
          <w:rStyle w:val="CommentReference"/>
          <w:color w:val="auto"/>
          <w:sz w:val="22"/>
          <w:szCs w:val="22"/>
          <w:lang w:val="en-US" w:eastAsia="en-US"/>
        </w:rPr>
        <w:commentReference w:id="24"/>
      </w:r>
      <w:r w:rsidRPr="00306EAB">
        <w:rPr>
          <w:sz w:val="22"/>
          <w:szCs w:val="22"/>
        </w:rPr>
        <w:t xml:space="preserve"> Because of their nature, controls at a service organization may not prevent, or detect and correct, all misstatements in </w:t>
      </w:r>
      <w:commentRangeStart w:id="26"/>
      <w:r w:rsidRPr="00EE5324">
        <w:rPr>
          <w:sz w:val="22"/>
          <w:szCs w:val="22"/>
          <w:u w:val="single"/>
        </w:rPr>
        <w:t>processing or reporting transactions</w:t>
      </w:r>
      <w:r w:rsidRPr="00306EAB">
        <w:rPr>
          <w:sz w:val="22"/>
          <w:szCs w:val="22"/>
        </w:rPr>
        <w:t xml:space="preserve"> </w:t>
      </w:r>
      <w:commentRangeEnd w:id="26"/>
      <w:r w:rsidR="00F77962" w:rsidRPr="00306EAB">
        <w:rPr>
          <w:rStyle w:val="CommentReference"/>
          <w:color w:val="auto"/>
          <w:sz w:val="22"/>
          <w:szCs w:val="22"/>
          <w:lang w:val="en-US" w:eastAsia="en-US"/>
        </w:rPr>
        <w:commentReference w:id="26"/>
      </w:r>
      <w:r w:rsidRPr="00306EAB">
        <w:rPr>
          <w:sz w:val="22"/>
          <w:szCs w:val="22"/>
        </w:rPr>
        <w:t>[</w:t>
      </w:r>
      <w:r w:rsidRPr="00306EAB">
        <w:rPr>
          <w:b/>
          <w:sz w:val="22"/>
          <w:szCs w:val="22"/>
        </w:rPr>
        <w:t>or identification of the function performed by the system</w:t>
      </w:r>
      <w:r w:rsidRPr="00306EAB">
        <w:rPr>
          <w:sz w:val="22"/>
          <w:szCs w:val="22"/>
        </w:rPr>
        <w:t>]. Also, the projection to the future of any evaluation of the fairness of the presentation of the Description, or conclusions about the suitability of the design of the controls to achieve the related Control Objectives, is subject to the risk that controls at a service organization may become ineffective.</w:t>
      </w:r>
    </w:p>
    <w:p w14:paraId="659B5569" w14:textId="77777777" w:rsidR="00DB415D" w:rsidRDefault="00DB415D" w:rsidP="00306EAB">
      <w:pPr>
        <w:pStyle w:val="Default"/>
        <w:widowControl w:val="0"/>
        <w:snapToGrid w:val="0"/>
        <w:spacing w:line="276" w:lineRule="auto"/>
        <w:jc w:val="both"/>
        <w:rPr>
          <w:sz w:val="22"/>
          <w:szCs w:val="22"/>
        </w:rPr>
      </w:pPr>
    </w:p>
    <w:p w14:paraId="2F9A02AE" w14:textId="77777777" w:rsidR="00DB415D" w:rsidRPr="00306EAB" w:rsidRDefault="00DB415D" w:rsidP="00306EAB">
      <w:pPr>
        <w:pStyle w:val="Default"/>
        <w:widowControl w:val="0"/>
        <w:snapToGrid w:val="0"/>
        <w:spacing w:line="276" w:lineRule="auto"/>
        <w:jc w:val="both"/>
        <w:rPr>
          <w:sz w:val="22"/>
          <w:szCs w:val="22"/>
        </w:rPr>
      </w:pPr>
    </w:p>
    <w:p w14:paraId="413BF83D" w14:textId="77777777" w:rsidR="00DB415D" w:rsidRPr="00051AC8" w:rsidRDefault="00DB415D" w:rsidP="00DB415D">
      <w:pPr>
        <w:widowControl w:val="0"/>
        <w:snapToGrid w:val="0"/>
        <w:spacing w:line="276" w:lineRule="auto"/>
        <w:jc w:val="both"/>
        <w:rPr>
          <w:i/>
          <w:iCs/>
          <w:sz w:val="22"/>
          <w:szCs w:val="22"/>
        </w:rPr>
      </w:pPr>
      <w:r w:rsidRPr="00051AC8">
        <w:rPr>
          <w:i/>
          <w:iCs/>
          <w:sz w:val="22"/>
          <w:szCs w:val="22"/>
        </w:rPr>
        <w:t>Other matter</w:t>
      </w:r>
    </w:p>
    <w:p w14:paraId="34AF1075" w14:textId="77777777" w:rsidR="00DB415D" w:rsidRDefault="00DB415D" w:rsidP="00DB415D">
      <w:pPr>
        <w:widowControl w:val="0"/>
        <w:snapToGrid w:val="0"/>
        <w:spacing w:line="276" w:lineRule="auto"/>
        <w:jc w:val="both"/>
        <w:rPr>
          <w:sz w:val="22"/>
          <w:szCs w:val="22"/>
        </w:rPr>
      </w:pPr>
      <w:r w:rsidRPr="00051AC8">
        <w:rPr>
          <w:sz w:val="22"/>
          <w:szCs w:val="22"/>
        </w:rPr>
        <w:t>We did not perform any procedures regarding the operating effectiveness of controls stated in the description, and, accordingly, do not express an opinion thereon.</w:t>
      </w:r>
    </w:p>
    <w:p w14:paraId="3B17193E" w14:textId="77777777" w:rsidR="00DB415D" w:rsidRDefault="00DB415D" w:rsidP="00DB415D">
      <w:pPr>
        <w:pStyle w:val="Default"/>
        <w:widowControl w:val="0"/>
        <w:snapToGrid w:val="0"/>
        <w:spacing w:line="276" w:lineRule="auto"/>
        <w:jc w:val="both"/>
        <w:rPr>
          <w:sz w:val="22"/>
          <w:szCs w:val="22"/>
          <w:lang w:val="en-US"/>
        </w:rPr>
      </w:pPr>
    </w:p>
    <w:p w14:paraId="003036F8" w14:textId="77777777" w:rsidR="00DB415D" w:rsidRPr="00E93C74" w:rsidRDefault="00DB415D" w:rsidP="00DB415D">
      <w:pPr>
        <w:pStyle w:val="Default"/>
        <w:widowControl w:val="0"/>
        <w:snapToGrid w:val="0"/>
        <w:spacing w:line="276" w:lineRule="auto"/>
        <w:jc w:val="both"/>
        <w:rPr>
          <w:sz w:val="22"/>
          <w:szCs w:val="22"/>
          <w:lang w:val="en-US"/>
        </w:rPr>
      </w:pPr>
    </w:p>
    <w:p w14:paraId="043536C0" w14:textId="6F7CF4AC" w:rsidR="00F17663" w:rsidRPr="00306EAB" w:rsidRDefault="00F17663" w:rsidP="00306EAB">
      <w:pPr>
        <w:widowControl w:val="0"/>
        <w:snapToGrid w:val="0"/>
        <w:spacing w:line="276" w:lineRule="auto"/>
        <w:jc w:val="both"/>
        <w:rPr>
          <w:i/>
          <w:sz w:val="22"/>
          <w:szCs w:val="22"/>
        </w:rPr>
      </w:pPr>
      <w:r w:rsidRPr="00306EAB">
        <w:rPr>
          <w:i/>
          <w:sz w:val="22"/>
          <w:szCs w:val="22"/>
        </w:rPr>
        <w:t>Opinion</w:t>
      </w:r>
    </w:p>
    <w:p w14:paraId="08821B6D" w14:textId="09A6EDF9" w:rsidR="00F17663" w:rsidRPr="00306EAB" w:rsidRDefault="00F17663" w:rsidP="00306EAB">
      <w:pPr>
        <w:pStyle w:val="Default"/>
        <w:widowControl w:val="0"/>
        <w:snapToGrid w:val="0"/>
        <w:spacing w:line="276" w:lineRule="auto"/>
        <w:jc w:val="both"/>
        <w:rPr>
          <w:sz w:val="22"/>
          <w:szCs w:val="22"/>
        </w:rPr>
      </w:pPr>
      <w:r w:rsidRPr="00306EAB">
        <w:rPr>
          <w:sz w:val="22"/>
          <w:szCs w:val="22"/>
        </w:rPr>
        <w:t xml:space="preserve">In our opinion, in all material respects, based on the criteria described in </w:t>
      </w:r>
      <w:r w:rsidR="000A660F">
        <w:rPr>
          <w:sz w:val="22"/>
          <w:szCs w:val="22"/>
        </w:rPr>
        <w:t>the</w:t>
      </w:r>
      <w:r w:rsidRPr="00306EAB">
        <w:rPr>
          <w:sz w:val="22"/>
          <w:szCs w:val="22"/>
        </w:rPr>
        <w:t xml:space="preserve"> Assertion:</w:t>
      </w:r>
    </w:p>
    <w:p w14:paraId="0262D681" w14:textId="77777777" w:rsidR="00F17663" w:rsidRPr="00306EAB" w:rsidRDefault="00F17663" w:rsidP="00306EAB">
      <w:pPr>
        <w:pStyle w:val="Default"/>
        <w:widowControl w:val="0"/>
        <w:snapToGrid w:val="0"/>
        <w:spacing w:line="276" w:lineRule="auto"/>
        <w:jc w:val="both"/>
        <w:rPr>
          <w:sz w:val="22"/>
          <w:szCs w:val="22"/>
        </w:rPr>
      </w:pPr>
    </w:p>
    <w:p w14:paraId="24CBC54B" w14:textId="60BD8A94" w:rsidR="00F17663" w:rsidRPr="00306EAB" w:rsidRDefault="00F17663" w:rsidP="00306EAB">
      <w:pPr>
        <w:pStyle w:val="Default"/>
        <w:widowControl w:val="0"/>
        <w:snapToGrid w:val="0"/>
        <w:spacing w:line="276" w:lineRule="auto"/>
        <w:ind w:left="720" w:hanging="360"/>
        <w:jc w:val="both"/>
        <w:rPr>
          <w:sz w:val="22"/>
          <w:szCs w:val="22"/>
        </w:rPr>
      </w:pPr>
      <w:r w:rsidRPr="00306EAB">
        <w:rPr>
          <w:sz w:val="22"/>
          <w:szCs w:val="22"/>
        </w:rPr>
        <w:t xml:space="preserve">a. </w:t>
      </w:r>
      <w:r w:rsidRPr="00306EAB">
        <w:rPr>
          <w:sz w:val="22"/>
          <w:szCs w:val="22"/>
        </w:rPr>
        <w:tab/>
        <w:t xml:space="preserve">The Description fairly presents the </w:t>
      </w:r>
      <w:r w:rsidRPr="00306EAB">
        <w:rPr>
          <w:iCs/>
          <w:sz w:val="22"/>
          <w:szCs w:val="22"/>
        </w:rPr>
        <w:t>S</w:t>
      </w:r>
      <w:r w:rsidRPr="00306EAB">
        <w:rPr>
          <w:sz w:val="22"/>
          <w:szCs w:val="22"/>
        </w:rPr>
        <w:t xml:space="preserve">ystem that was designed as of </w:t>
      </w:r>
      <w:r w:rsidRPr="00306EAB">
        <w:rPr>
          <w:iCs/>
          <w:sz w:val="22"/>
          <w:szCs w:val="22"/>
        </w:rPr>
        <w:t>[</w:t>
      </w:r>
      <w:r w:rsidRPr="00306EAB">
        <w:rPr>
          <w:b/>
          <w:iCs/>
          <w:sz w:val="22"/>
          <w:szCs w:val="22"/>
        </w:rPr>
        <w:t>date</w:t>
      </w:r>
      <w:r w:rsidRPr="00306EAB">
        <w:rPr>
          <w:sz w:val="22"/>
          <w:szCs w:val="22"/>
        </w:rPr>
        <w:t xml:space="preserve">]. </w:t>
      </w:r>
      <w:r w:rsidRPr="00306EAB">
        <w:rPr>
          <w:sz w:val="22"/>
          <w:szCs w:val="22"/>
        </w:rPr>
        <w:br/>
      </w:r>
    </w:p>
    <w:p w14:paraId="5150CEB7" w14:textId="1A3842C0" w:rsidR="00F17663" w:rsidRPr="00306EAB" w:rsidRDefault="00F17663" w:rsidP="00306EAB">
      <w:pPr>
        <w:widowControl w:val="0"/>
        <w:snapToGrid w:val="0"/>
        <w:spacing w:line="276" w:lineRule="auto"/>
        <w:ind w:left="720" w:hanging="360"/>
        <w:jc w:val="both"/>
        <w:rPr>
          <w:sz w:val="22"/>
          <w:szCs w:val="22"/>
        </w:rPr>
      </w:pPr>
      <w:r w:rsidRPr="00306EAB">
        <w:rPr>
          <w:sz w:val="22"/>
          <w:szCs w:val="22"/>
        </w:rPr>
        <w:t xml:space="preserve">b. </w:t>
      </w:r>
      <w:r w:rsidRPr="00306EAB">
        <w:rPr>
          <w:sz w:val="22"/>
          <w:szCs w:val="22"/>
        </w:rPr>
        <w:tab/>
        <w:t>The controls related to the Control Objectives were suitably designed to provide reasonable assurance that the Control Objectives would be achieved if the controls operated effectively as of [</w:t>
      </w:r>
      <w:r w:rsidRPr="00306EAB">
        <w:rPr>
          <w:b/>
          <w:sz w:val="22"/>
          <w:szCs w:val="22"/>
        </w:rPr>
        <w:t>date</w:t>
      </w:r>
      <w:r w:rsidRPr="00306EAB">
        <w:rPr>
          <w:sz w:val="22"/>
          <w:szCs w:val="22"/>
        </w:rPr>
        <w:t xml:space="preserve">] </w:t>
      </w:r>
      <w:r w:rsidR="00A52C13">
        <w:rPr>
          <w:sz w:val="22"/>
          <w:szCs w:val="22"/>
        </w:rPr>
        <w:t>[</w:t>
      </w:r>
      <w:ins w:id="27" w:author="Stella TY Shen" w:date="2023-11-30T14:30:00Z">
        <w:r w:rsidR="005D4042">
          <w:rPr>
            <w:sz w:val="22"/>
            <w:szCs w:val="22"/>
          </w:rPr>
          <w:t xml:space="preserve">, </w:t>
        </w:r>
      </w:ins>
      <w:r w:rsidRPr="00306EAB">
        <w:rPr>
          <w:sz w:val="22"/>
          <w:szCs w:val="22"/>
        </w:rPr>
        <w:t xml:space="preserve">and </w:t>
      </w:r>
      <w:del w:id="28" w:author="Stella TY Shen" w:date="2023-11-30T14:30:00Z">
        <w:r w:rsidRPr="00306EAB" w:rsidDel="005D4042">
          <w:rPr>
            <w:sz w:val="22"/>
            <w:szCs w:val="22"/>
          </w:rPr>
          <w:delText xml:space="preserve">if </w:delText>
        </w:r>
      </w:del>
      <w:commentRangeStart w:id="29"/>
      <w:r w:rsidR="000A660F">
        <w:rPr>
          <w:bCs/>
          <w:sz w:val="22"/>
          <w:szCs w:val="22"/>
        </w:rPr>
        <w:t xml:space="preserve">the </w:t>
      </w:r>
      <w:r w:rsidRPr="00306EAB">
        <w:rPr>
          <w:sz w:val="22"/>
          <w:szCs w:val="22"/>
        </w:rPr>
        <w:t>subservice organization</w:t>
      </w:r>
      <w:ins w:id="30" w:author="Stella TY Shen" w:date="2023-11-30T14:32:00Z">
        <w:r w:rsidR="00830FD8">
          <w:rPr>
            <w:sz w:val="22"/>
            <w:szCs w:val="22"/>
          </w:rPr>
          <w:t>[</w:t>
        </w:r>
      </w:ins>
      <w:r w:rsidRPr="00830FD8">
        <w:rPr>
          <w:b/>
          <w:bCs/>
          <w:sz w:val="22"/>
          <w:szCs w:val="22"/>
        </w:rPr>
        <w:t>s</w:t>
      </w:r>
      <w:ins w:id="31" w:author="Stella TY Shen" w:date="2023-11-30T14:32:00Z">
        <w:r w:rsidR="00830FD8">
          <w:rPr>
            <w:sz w:val="22"/>
            <w:szCs w:val="22"/>
          </w:rPr>
          <w:t>]</w:t>
        </w:r>
      </w:ins>
      <w:commentRangeEnd w:id="29"/>
      <w:r w:rsidR="00387F0B" w:rsidRPr="00306EAB">
        <w:rPr>
          <w:rStyle w:val="CommentReference"/>
          <w:sz w:val="22"/>
          <w:szCs w:val="22"/>
        </w:rPr>
        <w:commentReference w:id="29"/>
      </w:r>
      <w:r w:rsidRPr="00306EAB">
        <w:rPr>
          <w:sz w:val="22"/>
          <w:szCs w:val="22"/>
        </w:rPr>
        <w:t xml:space="preserve"> and </w:t>
      </w:r>
      <w:commentRangeStart w:id="33"/>
      <w:r w:rsidRPr="00306EAB">
        <w:rPr>
          <w:sz w:val="22"/>
          <w:szCs w:val="22"/>
        </w:rPr>
        <w:t>user entities</w:t>
      </w:r>
      <w:commentRangeEnd w:id="33"/>
      <w:r w:rsidR="00BF6168" w:rsidRPr="00306EAB">
        <w:rPr>
          <w:rStyle w:val="CommentReference"/>
          <w:sz w:val="22"/>
          <w:szCs w:val="22"/>
        </w:rPr>
        <w:commentReference w:id="33"/>
      </w:r>
      <w:r w:rsidRPr="00306EAB">
        <w:rPr>
          <w:sz w:val="22"/>
          <w:szCs w:val="22"/>
        </w:rPr>
        <w:t xml:space="preserve"> applied the complementary controls assumed in the design of [</w:t>
      </w:r>
      <w:r w:rsidRPr="00306EAB">
        <w:rPr>
          <w:b/>
          <w:sz w:val="22"/>
          <w:szCs w:val="22"/>
        </w:rPr>
        <w:t xml:space="preserve">Service organization </w:t>
      </w:r>
      <w:r w:rsidR="00BF6168" w:rsidRPr="00306EAB">
        <w:rPr>
          <w:b/>
          <w:sz w:val="22"/>
          <w:szCs w:val="22"/>
          <w:lang w:eastAsia="zh-CN"/>
        </w:rPr>
        <w:t>short</w:t>
      </w:r>
      <w:r w:rsidR="00BF6168" w:rsidRPr="00306EAB">
        <w:rPr>
          <w:b/>
          <w:sz w:val="22"/>
          <w:szCs w:val="22"/>
        </w:rPr>
        <w:t xml:space="preserve"> </w:t>
      </w:r>
      <w:r w:rsidRPr="00306EAB">
        <w:rPr>
          <w:b/>
          <w:sz w:val="22"/>
          <w:szCs w:val="22"/>
        </w:rPr>
        <w:t>name</w:t>
      </w:r>
      <w:r w:rsidRPr="00306EAB">
        <w:rPr>
          <w:sz w:val="22"/>
          <w:szCs w:val="22"/>
        </w:rPr>
        <w:t>]</w:t>
      </w:r>
      <w:r w:rsidRPr="00C308AB">
        <w:rPr>
          <w:bCs/>
          <w:sz w:val="22"/>
          <w:szCs w:val="22"/>
        </w:rPr>
        <w:t>’</w:t>
      </w:r>
      <w:r w:rsidRPr="00306EAB">
        <w:rPr>
          <w:bCs/>
          <w:sz w:val="22"/>
          <w:szCs w:val="22"/>
        </w:rPr>
        <w:t xml:space="preserve">s controls as of </w:t>
      </w:r>
      <w:r w:rsidRPr="00306EAB">
        <w:rPr>
          <w:sz w:val="22"/>
          <w:szCs w:val="22"/>
        </w:rPr>
        <w:t>[</w:t>
      </w:r>
      <w:r w:rsidRPr="00306EAB">
        <w:rPr>
          <w:b/>
          <w:sz w:val="22"/>
          <w:szCs w:val="22"/>
        </w:rPr>
        <w:t>date</w:t>
      </w:r>
      <w:r w:rsidRPr="00306EAB">
        <w:rPr>
          <w:sz w:val="22"/>
          <w:szCs w:val="22"/>
        </w:rPr>
        <w:t>]</w:t>
      </w:r>
      <w:r w:rsidR="00A52C13">
        <w:rPr>
          <w:sz w:val="22"/>
          <w:szCs w:val="22"/>
        </w:rPr>
        <w:t>]</w:t>
      </w:r>
      <w:r w:rsidRPr="00306EAB">
        <w:rPr>
          <w:sz w:val="22"/>
          <w:szCs w:val="22"/>
        </w:rPr>
        <w:t>.</w:t>
      </w:r>
    </w:p>
    <w:p w14:paraId="7E28BCD2" w14:textId="7BE0B654" w:rsidR="00387F0B" w:rsidRPr="00306EAB" w:rsidRDefault="00387F0B" w:rsidP="00EE5324">
      <w:pPr>
        <w:widowControl w:val="0"/>
        <w:snapToGrid w:val="0"/>
        <w:spacing w:line="276" w:lineRule="auto"/>
        <w:jc w:val="both"/>
        <w:rPr>
          <w:sz w:val="22"/>
          <w:szCs w:val="22"/>
        </w:rPr>
      </w:pPr>
    </w:p>
    <w:p w14:paraId="76BFA009" w14:textId="77777777" w:rsidR="00387F0B" w:rsidRPr="00306EAB" w:rsidRDefault="00387F0B" w:rsidP="00EE5324">
      <w:pPr>
        <w:widowControl w:val="0"/>
        <w:snapToGrid w:val="0"/>
        <w:spacing w:line="276" w:lineRule="auto"/>
        <w:jc w:val="both"/>
        <w:rPr>
          <w:sz w:val="22"/>
          <w:szCs w:val="22"/>
        </w:rPr>
      </w:pPr>
    </w:p>
    <w:p w14:paraId="241728C2" w14:textId="1508E41C" w:rsidR="00F17663" w:rsidRPr="00306EAB" w:rsidRDefault="00F17663" w:rsidP="00306EAB">
      <w:pPr>
        <w:widowControl w:val="0"/>
        <w:snapToGrid w:val="0"/>
        <w:spacing w:line="276" w:lineRule="auto"/>
        <w:jc w:val="both"/>
        <w:rPr>
          <w:sz w:val="22"/>
          <w:szCs w:val="22"/>
        </w:rPr>
      </w:pPr>
      <w:r w:rsidRPr="00306EAB">
        <w:rPr>
          <w:i/>
          <w:sz w:val="22"/>
          <w:szCs w:val="22"/>
        </w:rPr>
        <w:t xml:space="preserve">Restricted use </w:t>
      </w:r>
    </w:p>
    <w:p w14:paraId="278371FF" w14:textId="3EABC369" w:rsidR="00F17663" w:rsidRPr="00306EAB" w:rsidRDefault="00F17663" w:rsidP="00306EAB">
      <w:pPr>
        <w:widowControl w:val="0"/>
        <w:snapToGrid w:val="0"/>
        <w:spacing w:line="276" w:lineRule="auto"/>
        <w:jc w:val="both"/>
        <w:rPr>
          <w:sz w:val="22"/>
          <w:szCs w:val="22"/>
        </w:rPr>
      </w:pPr>
      <w:r w:rsidRPr="00306EAB">
        <w:rPr>
          <w:sz w:val="22"/>
          <w:szCs w:val="22"/>
        </w:rPr>
        <w:t>This report is intended solely for the information and use of management of [</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 xml:space="preserve">], user entities of </w:t>
      </w:r>
      <w:r w:rsidR="000A660F">
        <w:rPr>
          <w:sz w:val="22"/>
          <w:szCs w:val="22"/>
        </w:rPr>
        <w:t>the</w:t>
      </w:r>
      <w:r w:rsidRPr="00306EAB">
        <w:rPr>
          <w:sz w:val="22"/>
          <w:szCs w:val="22"/>
        </w:rPr>
        <w:t xml:space="preserve"> System as of [</w:t>
      </w:r>
      <w:r w:rsidRPr="00306EAB">
        <w:rPr>
          <w:b/>
          <w:sz w:val="22"/>
          <w:szCs w:val="22"/>
        </w:rPr>
        <w:t>date</w:t>
      </w:r>
      <w:r w:rsidRPr="00306EAB">
        <w:rPr>
          <w:sz w:val="22"/>
          <w:szCs w:val="22"/>
        </w:rPr>
        <w:t xml:space="preserve">], and their auditors who audit and report on </w:t>
      </w:r>
      <w:r w:rsidRPr="00306EAB">
        <w:rPr>
          <w:sz w:val="22"/>
          <w:szCs w:val="22"/>
        </w:rPr>
        <w:lastRenderedPageBreak/>
        <w:t>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5F561702" w14:textId="306B6C49" w:rsidR="00FA470C" w:rsidRPr="00306EAB" w:rsidRDefault="00FA470C" w:rsidP="00306EAB">
      <w:pPr>
        <w:widowControl w:val="0"/>
        <w:snapToGrid w:val="0"/>
        <w:spacing w:line="276" w:lineRule="auto"/>
        <w:jc w:val="both"/>
        <w:rPr>
          <w:sz w:val="22"/>
          <w:szCs w:val="22"/>
        </w:rPr>
      </w:pPr>
    </w:p>
    <w:p w14:paraId="2425FF78" w14:textId="60C654FD" w:rsidR="00387F0B" w:rsidRPr="00306EAB" w:rsidRDefault="00387F0B" w:rsidP="00306EAB">
      <w:pPr>
        <w:widowControl w:val="0"/>
        <w:snapToGrid w:val="0"/>
        <w:spacing w:line="276" w:lineRule="auto"/>
        <w:jc w:val="both"/>
        <w:rPr>
          <w:sz w:val="22"/>
          <w:szCs w:val="22"/>
        </w:rPr>
      </w:pPr>
    </w:p>
    <w:p w14:paraId="27A11DDD" w14:textId="6B035CC8" w:rsidR="00387F0B" w:rsidRPr="00306EAB" w:rsidRDefault="00387F0B" w:rsidP="00306EAB">
      <w:pPr>
        <w:widowControl w:val="0"/>
        <w:snapToGrid w:val="0"/>
        <w:spacing w:line="276" w:lineRule="auto"/>
        <w:jc w:val="both"/>
        <w:rPr>
          <w:sz w:val="22"/>
          <w:szCs w:val="22"/>
        </w:rPr>
      </w:pPr>
    </w:p>
    <w:p w14:paraId="7B0B5904" w14:textId="7D62F219" w:rsidR="00387F0B" w:rsidRPr="00306EAB" w:rsidRDefault="00387F0B" w:rsidP="00306EAB">
      <w:pPr>
        <w:widowControl w:val="0"/>
        <w:snapToGrid w:val="0"/>
        <w:spacing w:line="276" w:lineRule="auto"/>
        <w:jc w:val="both"/>
        <w:rPr>
          <w:sz w:val="22"/>
          <w:szCs w:val="22"/>
        </w:rPr>
      </w:pPr>
    </w:p>
    <w:p w14:paraId="57EEAED4" w14:textId="7AB5DDB1" w:rsidR="00387F0B" w:rsidRPr="00306EAB" w:rsidRDefault="00387F0B" w:rsidP="00306EAB">
      <w:pPr>
        <w:widowControl w:val="0"/>
        <w:snapToGrid w:val="0"/>
        <w:spacing w:line="276" w:lineRule="auto"/>
        <w:jc w:val="both"/>
        <w:rPr>
          <w:sz w:val="22"/>
          <w:szCs w:val="22"/>
        </w:rPr>
      </w:pPr>
    </w:p>
    <w:p w14:paraId="2E06D7F9" w14:textId="6F2897FD" w:rsidR="00387F0B" w:rsidRPr="00306EAB" w:rsidRDefault="00387F0B" w:rsidP="00306EAB">
      <w:pPr>
        <w:widowControl w:val="0"/>
        <w:snapToGrid w:val="0"/>
        <w:spacing w:line="276" w:lineRule="auto"/>
        <w:jc w:val="both"/>
        <w:rPr>
          <w:sz w:val="22"/>
          <w:szCs w:val="22"/>
        </w:rPr>
      </w:pPr>
    </w:p>
    <w:p w14:paraId="035BCAA9" w14:textId="77777777" w:rsidR="00512F29" w:rsidRPr="00306EAB" w:rsidRDefault="00512F29" w:rsidP="00306EAB">
      <w:pPr>
        <w:widowControl w:val="0"/>
        <w:snapToGrid w:val="0"/>
        <w:spacing w:line="276" w:lineRule="auto"/>
        <w:jc w:val="both"/>
        <w:rPr>
          <w:sz w:val="22"/>
          <w:szCs w:val="22"/>
        </w:rPr>
      </w:pPr>
    </w:p>
    <w:p w14:paraId="03B373CF" w14:textId="77777777" w:rsidR="00387F0B" w:rsidRPr="00306EAB" w:rsidRDefault="00387F0B" w:rsidP="00306EAB">
      <w:pPr>
        <w:widowControl w:val="0"/>
        <w:snapToGrid w:val="0"/>
        <w:spacing w:line="276" w:lineRule="auto"/>
        <w:jc w:val="both"/>
        <w:rPr>
          <w:sz w:val="22"/>
          <w:szCs w:val="22"/>
        </w:rPr>
      </w:pPr>
    </w:p>
    <w:p w14:paraId="1323130D" w14:textId="0D2CB4EA" w:rsidR="00F17663" w:rsidRPr="00306EAB" w:rsidRDefault="00BF6168" w:rsidP="00306EAB">
      <w:pPr>
        <w:widowControl w:val="0"/>
        <w:snapToGrid w:val="0"/>
        <w:spacing w:line="276" w:lineRule="auto"/>
        <w:jc w:val="both"/>
        <w:rPr>
          <w:b/>
          <w:bCs/>
          <w:iCs/>
          <w:sz w:val="22"/>
          <w:szCs w:val="22"/>
        </w:rPr>
      </w:pPr>
      <w:commentRangeStart w:id="35"/>
      <w:r w:rsidRPr="00306EAB">
        <w:rPr>
          <w:b/>
          <w:sz w:val="22"/>
          <w:szCs w:val="22"/>
        </w:rPr>
        <w:t>Ernst &amp; Young Hua Ming LLP Shanghai Branch [Ernst &amp; Young Hua Ming LLP]</w:t>
      </w:r>
    </w:p>
    <w:p w14:paraId="33B5B98C" w14:textId="072522A5" w:rsidR="00F17663" w:rsidRPr="00306EAB" w:rsidRDefault="00F17663" w:rsidP="00306EAB">
      <w:pPr>
        <w:widowControl w:val="0"/>
        <w:snapToGrid w:val="0"/>
        <w:spacing w:line="276" w:lineRule="auto"/>
        <w:jc w:val="both"/>
        <w:rPr>
          <w:b/>
          <w:sz w:val="22"/>
          <w:szCs w:val="22"/>
          <w:vertAlign w:val="superscript"/>
        </w:rPr>
      </w:pPr>
      <w:r w:rsidRPr="00306EAB">
        <w:rPr>
          <w:sz w:val="22"/>
          <w:szCs w:val="22"/>
        </w:rPr>
        <w:t>[</w:t>
      </w:r>
      <w:r w:rsidRPr="00306EAB">
        <w:rPr>
          <w:b/>
          <w:sz w:val="22"/>
          <w:szCs w:val="22"/>
        </w:rPr>
        <w:t>Date of the service auditor’s report</w:t>
      </w:r>
      <w:r w:rsidRPr="00306EAB">
        <w:rPr>
          <w:sz w:val="22"/>
          <w:szCs w:val="22"/>
        </w:rPr>
        <w:t>]</w:t>
      </w:r>
    </w:p>
    <w:p w14:paraId="1E451F70" w14:textId="715FD62D" w:rsidR="00656CEE" w:rsidRPr="00306EAB" w:rsidRDefault="00BF6168" w:rsidP="00306EAB">
      <w:pPr>
        <w:widowControl w:val="0"/>
        <w:snapToGrid w:val="0"/>
        <w:spacing w:line="276" w:lineRule="auto"/>
        <w:jc w:val="both"/>
        <w:rPr>
          <w:sz w:val="22"/>
          <w:szCs w:val="22"/>
        </w:rPr>
      </w:pPr>
      <w:r w:rsidRPr="00306EAB">
        <w:rPr>
          <w:b/>
          <w:sz w:val="22"/>
          <w:szCs w:val="22"/>
        </w:rPr>
        <w:t>Shanghai[Beijing, Shenzhen</w:t>
      </w:r>
      <w:r w:rsidRPr="00306EAB">
        <w:rPr>
          <w:b/>
          <w:bCs/>
          <w:sz w:val="22"/>
          <w:szCs w:val="22"/>
          <w:lang w:eastAsia="zh-CN"/>
        </w:rPr>
        <w:t>]</w:t>
      </w:r>
      <w:r w:rsidRPr="00306EAB">
        <w:rPr>
          <w:b/>
          <w:sz w:val="22"/>
          <w:szCs w:val="22"/>
        </w:rPr>
        <w:t>, China</w:t>
      </w:r>
      <w:r w:rsidRPr="00306EAB" w:rsidDel="00617DBE">
        <w:rPr>
          <w:sz w:val="22"/>
          <w:szCs w:val="22"/>
        </w:rPr>
        <w:t xml:space="preserve"> </w:t>
      </w:r>
      <w:commentRangeEnd w:id="35"/>
      <w:r w:rsidR="00617DBE" w:rsidRPr="00306EAB">
        <w:rPr>
          <w:rStyle w:val="CommentReference"/>
          <w:sz w:val="22"/>
          <w:szCs w:val="22"/>
        </w:rPr>
        <w:commentReference w:id="35"/>
      </w:r>
    </w:p>
    <w:sectPr w:rsidR="008F1A94" w:rsidRPr="00306EAB" w:rsidSect="00306EAB">
      <w:footerReference w:type="default" r:id="rId15"/>
      <w:footerReference w:type="first" r:id="rId16"/>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sy X Jiang" w:date="2022-03-28T16:00:00Z" w:initials="JXJ">
    <w:p w14:paraId="59685C60" w14:textId="62278245" w:rsidR="00FA470C" w:rsidRDefault="00FA470C">
      <w:pPr>
        <w:pStyle w:val="CommentText"/>
        <w:rPr>
          <w:lang w:eastAsia="zh-CN"/>
        </w:rPr>
      </w:pPr>
      <w:r>
        <w:rPr>
          <w:rStyle w:val="CommentReference"/>
        </w:rPr>
        <w:annotationRef/>
      </w:r>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p>
  </w:comment>
  <w:comment w:id="1" w:author="David ZJ Xu" w:date="2023-08-07T15:44:00Z" w:initials="DZX">
    <w:p w14:paraId="516A5430" w14:textId="276D9567" w:rsidR="0041030C" w:rsidRDefault="0041030C">
      <w:pPr>
        <w:pStyle w:val="CommentText"/>
        <w:rPr>
          <w:lang w:eastAsia="zh-CN"/>
        </w:rPr>
      </w:pPr>
      <w:r>
        <w:rPr>
          <w:rStyle w:val="CommentReference"/>
        </w:rPr>
        <w:annotationRef/>
      </w:r>
      <w:r>
        <w:rPr>
          <w:rFonts w:hint="eastAsia"/>
          <w:lang w:eastAsia="zh-CN"/>
        </w:rPr>
        <w:t>注：如果服务机构有董事会可以写董事会，反之则写管理层</w:t>
      </w:r>
    </w:p>
  </w:comment>
  <w:comment w:id="2" w:author="Evelyn N Zhang" w:date="2023-05-15T14:15:00Z" w:initials="ENZ">
    <w:p w14:paraId="065E2706" w14:textId="05807E88" w:rsidR="0004567D" w:rsidRDefault="0004567D">
      <w:pPr>
        <w:pStyle w:val="CommentText"/>
        <w:rPr>
          <w:lang w:eastAsia="zh-CN"/>
        </w:rPr>
      </w:pPr>
      <w:r>
        <w:rPr>
          <w:rStyle w:val="CommentReference"/>
        </w:rPr>
        <w:annotationRef/>
      </w:r>
      <w:r w:rsidR="00515AF0">
        <w:rPr>
          <w:rFonts w:hint="eastAsia"/>
          <w:lang w:eastAsia="zh-CN"/>
        </w:rPr>
        <w:t>注：</w:t>
      </w:r>
      <w:r>
        <w:rPr>
          <w:rFonts w:hint="eastAsia"/>
          <w:lang w:eastAsia="zh-CN"/>
        </w:rPr>
        <w:t>每个小标题距离上文空两行</w:t>
      </w:r>
    </w:p>
  </w:comment>
  <w:comment w:id="3" w:author="Jessy X Jiang" w:date="2022-03-27T15:00:00Z" w:initials="JXJ">
    <w:p w14:paraId="7BFBE00C" w14:textId="768D0C23" w:rsidR="00E32152" w:rsidRDefault="00E32152">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4" w:author="Jessy X Jiang" w:date="2022-03-27T15:00:00Z" w:initials="JXJ">
    <w:p w14:paraId="5CC68050" w14:textId="65084DE4" w:rsidR="00E32152" w:rsidRDefault="00E32152">
      <w:pPr>
        <w:pStyle w:val="CommentText"/>
      </w:pPr>
      <w:r>
        <w:rPr>
          <w:rStyle w:val="CommentReference"/>
        </w:rPr>
        <w:annotationRef/>
      </w:r>
      <w:bookmarkStart w:id="5" w:name="_Hlk98854660"/>
      <w:r w:rsidRPr="007E24C3">
        <w:rPr>
          <w:rFonts w:eastAsia="黑体" w:hint="eastAsia"/>
        </w:rPr>
        <w:t>注：</w:t>
      </w:r>
      <w:r>
        <w:rPr>
          <w:rFonts w:eastAsia="黑体" w:hint="eastAsia"/>
        </w:rPr>
        <w:t>如果客户业务或者系统涉及处理</w:t>
      </w:r>
      <w:r>
        <w:rPr>
          <w:rFonts w:eastAsia="黑体" w:hint="eastAsia"/>
        </w:rPr>
        <w:t>transaction</w:t>
      </w:r>
      <w:r>
        <w:rPr>
          <w:rFonts w:eastAsia="黑体" w:hint="eastAsia"/>
        </w:rPr>
        <w:t>，则保留</w:t>
      </w:r>
      <w:r>
        <w:rPr>
          <w:rFonts w:eastAsia="黑体" w:hint="eastAsia"/>
          <w:lang w:eastAsia="zh-CN"/>
        </w:rPr>
        <w:t>全文</w:t>
      </w:r>
      <w:r w:rsidRPr="007E24C3">
        <w:rPr>
          <w:rFonts w:eastAsia="黑体"/>
        </w:rPr>
        <w:t>processing user entity transaction</w:t>
      </w:r>
      <w:r w:rsidRPr="007E24C3">
        <w:rPr>
          <w:rFonts w:eastAsia="黑体"/>
        </w:rPr>
        <w:t>相关</w:t>
      </w:r>
      <w:r w:rsidRPr="007E24C3">
        <w:rPr>
          <w:rFonts w:eastAsia="黑体"/>
        </w:rPr>
        <w:t>wording</w:t>
      </w:r>
      <w:r w:rsidRPr="007E24C3">
        <w:rPr>
          <w:rFonts w:eastAsia="黑体"/>
        </w:rPr>
        <w:t>，如无需要，则</w:t>
      </w:r>
      <w:r w:rsidRPr="007E24C3">
        <w:rPr>
          <w:rFonts w:eastAsia="黑体"/>
        </w:rPr>
        <w:t>delete</w:t>
      </w:r>
      <w:bookmarkEnd w:id="5"/>
      <w:r>
        <w:rPr>
          <w:rFonts w:eastAsia="黑体" w:hint="eastAsia"/>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6" w:author="Sally Zhong" w:date="2023-05-29T16:07:00Z" w:initials="SZ">
    <w:p w14:paraId="6808F497" w14:textId="13C81387" w:rsidR="00DB589D" w:rsidRDefault="00DB589D">
      <w:pPr>
        <w:pStyle w:val="CommentText"/>
        <w:rPr>
          <w:lang w:eastAsia="zh-CN"/>
        </w:rPr>
      </w:pPr>
      <w:r>
        <w:rPr>
          <w:rStyle w:val="CommentReference"/>
        </w:rPr>
        <w:annotationRef/>
      </w:r>
      <w:bookmarkStart w:id="7" w:name="_Hlk99128088"/>
      <w:r>
        <w:rPr>
          <w:rFonts w:hint="eastAsia"/>
          <w:lang w:eastAsia="zh-CN"/>
        </w:rPr>
        <w:t>注：确保和报告正文的序号以及文字保持一致</w:t>
      </w:r>
      <w:bookmarkEnd w:id="7"/>
    </w:p>
  </w:comment>
  <w:comment w:id="8" w:author="Sally Zhong" w:date="2023-05-29T16:06:00Z" w:initials="SZ">
    <w:p w14:paraId="44520078" w14:textId="387EA76B" w:rsidR="00377E08" w:rsidRDefault="00377E08">
      <w:pPr>
        <w:pStyle w:val="CommentText"/>
      </w:pPr>
      <w:r>
        <w:rPr>
          <w:rStyle w:val="CommentReference"/>
        </w:rPr>
        <w:annotationRef/>
      </w:r>
      <w:r w:rsidRPr="00D46CA4">
        <w:rPr>
          <w:rFonts w:eastAsia="黑体" w:hint="eastAsia"/>
        </w:rPr>
        <w:t>注</w:t>
      </w:r>
      <w:r>
        <w:rPr>
          <w:rFonts w:eastAsia="黑体" w:hint="eastAsia"/>
        </w:rPr>
        <w:t>：</w:t>
      </w:r>
      <w:r w:rsidRPr="00D46CA4">
        <w:rPr>
          <w:rFonts w:eastAsia="黑体" w:hint="eastAsia"/>
        </w:rPr>
        <w:t>如果是</w:t>
      </w:r>
      <w:r w:rsidRPr="00D46CA4">
        <w:rPr>
          <w:rFonts w:eastAsia="黑体"/>
        </w:rPr>
        <w:t>single user entity</w:t>
      </w:r>
      <w:r w:rsidRPr="00D46CA4">
        <w:rPr>
          <w:rFonts w:eastAsia="黑体"/>
        </w:rPr>
        <w:t>报告，则</w:t>
      </w:r>
      <w:r>
        <w:rPr>
          <w:rFonts w:eastAsia="黑体" w:hint="eastAsia"/>
          <w:lang w:eastAsia="zh-CN"/>
        </w:rPr>
        <w:t>全文</w:t>
      </w:r>
      <w:r>
        <w:rPr>
          <w:rFonts w:eastAsia="黑体" w:hint="eastAsia"/>
        </w:rPr>
        <w:t>用单数</w:t>
      </w:r>
    </w:p>
  </w:comment>
  <w:comment w:id="9" w:author="Jessy X Jiang" w:date="2022-03-25T10:39:00Z" w:initials="JXJ">
    <w:p w14:paraId="64C38621" w14:textId="77777777" w:rsidR="00A053C4" w:rsidRDefault="00A053C4" w:rsidP="00A053C4">
      <w:pPr>
        <w:pStyle w:val="CommentText"/>
        <w:rPr>
          <w:lang w:eastAsia="zh-CN"/>
        </w:rPr>
      </w:pPr>
      <w:r>
        <w:rPr>
          <w:rStyle w:val="CommentReference"/>
        </w:rPr>
        <w:annotationRef/>
      </w:r>
      <w:r w:rsidRPr="005B355F">
        <w:rPr>
          <w:rFonts w:eastAsia="黑体"/>
          <w:bCs/>
          <w:sz w:val="22"/>
          <w:lang w:eastAsia="zh-CN"/>
        </w:rPr>
        <w:t>注：</w:t>
      </w:r>
      <w:r w:rsidRPr="005E5EC2">
        <w:rPr>
          <w:rFonts w:eastAsia="黑体"/>
          <w:bCs/>
          <w:sz w:val="22"/>
          <w:lang w:eastAsia="zh-CN"/>
        </w:rPr>
        <w:t>无用户补充</w:t>
      </w:r>
      <w:r>
        <w:rPr>
          <w:rFonts w:eastAsia="黑体" w:hint="eastAsia"/>
          <w:bCs/>
          <w:sz w:val="22"/>
          <w:lang w:eastAsia="zh-CN"/>
        </w:rPr>
        <w:t>性</w:t>
      </w:r>
      <w:r w:rsidRPr="005E5EC2">
        <w:rPr>
          <w:rFonts w:eastAsia="黑体"/>
          <w:bCs/>
          <w:sz w:val="22"/>
          <w:lang w:eastAsia="zh-CN"/>
        </w:rPr>
        <w:t>控制</w:t>
      </w:r>
      <w:r w:rsidRPr="005E5EC2">
        <w:rPr>
          <w:rFonts w:eastAsia="黑体" w:hint="eastAsia"/>
          <w:bCs/>
          <w:sz w:val="22"/>
          <w:lang w:eastAsia="zh-CN"/>
        </w:rPr>
        <w:t>时，则</w:t>
      </w:r>
      <w:r>
        <w:rPr>
          <w:rFonts w:eastAsia="黑体" w:hint="eastAsia"/>
          <w:bCs/>
          <w:sz w:val="22"/>
          <w:lang w:eastAsia="zh-CN"/>
        </w:rPr>
        <w:t>delete</w:t>
      </w:r>
      <w:r>
        <w:rPr>
          <w:rFonts w:eastAsia="黑体" w:hint="eastAsia"/>
          <w:bCs/>
          <w:sz w:val="22"/>
          <w:lang w:eastAsia="zh-CN"/>
        </w:rPr>
        <w:t>此段描述</w:t>
      </w:r>
    </w:p>
  </w:comment>
  <w:comment w:id="11" w:author="Vic Gong" w:date="2023-08-02T13:16:00Z" w:initials="VG">
    <w:p w14:paraId="72D954A7" w14:textId="77777777" w:rsidR="002458C8" w:rsidRPr="002341DD" w:rsidRDefault="002458C8" w:rsidP="002458C8">
      <w:pPr>
        <w:pStyle w:val="CommentText"/>
        <w:rPr>
          <w:rFonts w:eastAsia="黑体"/>
          <w:b/>
          <w:bCs/>
          <w:lang w:eastAsia="zh-CN"/>
        </w:rPr>
      </w:pPr>
      <w:r>
        <w:rPr>
          <w:rStyle w:val="CommentReference"/>
        </w:rPr>
        <w:annotationRef/>
      </w:r>
      <w:r w:rsidRPr="002341DD">
        <w:rPr>
          <w:rFonts w:eastAsia="黑体"/>
          <w:bCs/>
          <w:lang w:eastAsia="zh-CN"/>
        </w:rPr>
        <w:t>注：</w:t>
      </w:r>
    </w:p>
    <w:p w14:paraId="169191FE" w14:textId="77777777" w:rsidR="002458C8" w:rsidRPr="002341DD" w:rsidRDefault="002458C8" w:rsidP="002458C8">
      <w:pPr>
        <w:pStyle w:val="CommentText"/>
        <w:numPr>
          <w:ilvl w:val="0"/>
          <w:numId w:val="2"/>
        </w:numPr>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699A728C" w14:textId="77777777" w:rsidR="002458C8" w:rsidRPr="002341DD" w:rsidRDefault="002458C8" w:rsidP="002458C8">
      <w:pPr>
        <w:pStyle w:val="CommentText"/>
        <w:numPr>
          <w:ilvl w:val="0"/>
          <w:numId w:val="2"/>
        </w:numPr>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65294451" w14:textId="77777777" w:rsidR="002458C8" w:rsidRPr="002341DD" w:rsidRDefault="002458C8" w:rsidP="002458C8">
      <w:pPr>
        <w:pStyle w:val="CommentText"/>
        <w:numPr>
          <w:ilvl w:val="0"/>
          <w:numId w:val="2"/>
        </w:numPr>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p>
  </w:comment>
  <w:comment w:id="13" w:author="Vic Gong" w:date="2023-08-25T16:17:00Z" w:initials="VG">
    <w:p w14:paraId="0BFAD3E3" w14:textId="73B10521" w:rsidR="00877266" w:rsidRDefault="00877266">
      <w:pPr>
        <w:pStyle w:val="CommentText"/>
        <w:rPr>
          <w:lang w:eastAsia="zh-CN"/>
        </w:rPr>
      </w:pPr>
      <w:r>
        <w:rPr>
          <w:rStyle w:val="CommentReference"/>
        </w:rPr>
        <w:annotationRef/>
      </w:r>
      <w:r w:rsidR="00063F0C">
        <w:rPr>
          <w:rFonts w:hint="eastAsia"/>
          <w:lang w:eastAsia="zh-CN"/>
        </w:rPr>
        <w:t>与其他所有模板保持一致</w:t>
      </w:r>
      <w:r w:rsidR="00AB643C">
        <w:rPr>
          <w:rFonts w:hint="eastAsia"/>
          <w:lang w:eastAsia="zh-CN"/>
        </w:rPr>
        <w:t>，</w:t>
      </w:r>
      <w:r w:rsidR="00F069BD">
        <w:rPr>
          <w:rFonts w:hint="eastAsia"/>
          <w:lang w:eastAsia="zh-CN"/>
        </w:rPr>
        <w:t>保留</w:t>
      </w:r>
      <w:r w:rsidR="00F069BD">
        <w:rPr>
          <w:rFonts w:hint="eastAsia"/>
          <w:lang w:eastAsia="zh-CN"/>
        </w:rPr>
        <w:t>operating</w:t>
      </w:r>
      <w:r w:rsidR="00F069BD">
        <w:rPr>
          <w:lang w:eastAsia="zh-CN"/>
        </w:rPr>
        <w:t xml:space="preserve"> </w:t>
      </w:r>
      <w:r w:rsidR="00F069BD">
        <w:rPr>
          <w:rFonts w:hint="eastAsia"/>
          <w:lang w:eastAsia="zh-CN"/>
        </w:rPr>
        <w:t>effective</w:t>
      </w:r>
      <w:r w:rsidR="00F069BD">
        <w:rPr>
          <w:lang w:eastAsia="zh-CN"/>
        </w:rPr>
        <w:t>ly</w:t>
      </w:r>
    </w:p>
  </w:comment>
  <w:comment w:id="14" w:author="Jessy X Jiang" w:date="2022-03-27T15:23:00Z" w:initials="JXJ">
    <w:p w14:paraId="4958568F" w14:textId="29C91C84" w:rsidR="00F77962" w:rsidRDefault="00F77962">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5" w:author="Jessy X Jiang" w:date="2022-03-27T15:23:00Z" w:initials="JXJ">
    <w:p w14:paraId="2A02C8BA" w14:textId="4014C68F" w:rsidR="00F77962" w:rsidRDefault="00F77962">
      <w:pPr>
        <w:pStyle w:val="CommentText"/>
        <w:rPr>
          <w:lang w:eastAsia="zh-CN"/>
        </w:rPr>
      </w:pPr>
      <w:r>
        <w:rPr>
          <w:rStyle w:val="CommentReference"/>
        </w:rPr>
        <w:annotationRef/>
      </w:r>
      <w:r>
        <w:rPr>
          <w:rFonts w:hint="eastAsia"/>
          <w:lang w:eastAsia="zh-CN"/>
        </w:rPr>
        <w:t>注：</w:t>
      </w:r>
      <w:r w:rsidRPr="00290AC3">
        <w:rPr>
          <w:rFonts w:hint="eastAsia"/>
          <w:lang w:eastAsia="zh-CN"/>
        </w:rPr>
        <w:t>确保和报告正文的序号以及文字保持一致</w:t>
      </w:r>
    </w:p>
  </w:comment>
  <w:comment w:id="16" w:author="Vic Gong" w:date="2024-02-22T15:55:00Z" w:initials="VG">
    <w:p w14:paraId="4585F9EB" w14:textId="77777777" w:rsidR="00BD6813" w:rsidRDefault="00BD6813" w:rsidP="00BD6813">
      <w:pPr>
        <w:pStyle w:val="CommentText"/>
      </w:pPr>
      <w:r>
        <w:rPr>
          <w:rStyle w:val="CommentReference"/>
        </w:rPr>
        <w:annotationRef/>
      </w:r>
      <w:r>
        <w:rPr>
          <w:rFonts w:hint="eastAsia"/>
        </w:rPr>
        <w:t>此部分内容可定制，根据第五部分实际内容填写</w:t>
      </w:r>
    </w:p>
  </w:comment>
  <w:comment w:id="22" w:author="Fiona Xie" w:date="2025-08-05T15:10:00Z" w:initials="FX">
    <w:p w14:paraId="23BA281F" w14:textId="77777777" w:rsidR="00656CEE" w:rsidRDefault="00656CEE" w:rsidP="00656CEE">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37A1F545" w14:textId="77777777" w:rsidR="00656CEE" w:rsidRDefault="00656CEE" w:rsidP="00656CEE">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24" w:author="Jessy X Jiang" w:date="2022-03-27T15:28:00Z" w:initials="JXJ">
    <w:p w14:paraId="697B4409" w14:textId="15BDBACE" w:rsidR="00F77962" w:rsidRDefault="00F77962">
      <w:pPr>
        <w:pStyle w:val="CommentText"/>
      </w:pPr>
      <w:r>
        <w:rPr>
          <w:rStyle w:val="CommentReference"/>
        </w:rPr>
        <w:annotationRef/>
      </w:r>
      <w:bookmarkStart w:id="25" w:name="_Hlk99376293"/>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bookmarkEnd w:id="25"/>
    </w:p>
  </w:comment>
  <w:comment w:id="26" w:author="Jessy X Jiang" w:date="2022-03-27T15:28:00Z" w:initials="JXJ">
    <w:p w14:paraId="3440408D" w14:textId="495693E3" w:rsidR="00F77962" w:rsidRDefault="00F77962">
      <w:pPr>
        <w:pStyle w:val="CommentText"/>
      </w:pPr>
      <w:r>
        <w:rPr>
          <w:rStyle w:val="CommentReference"/>
        </w:rPr>
        <w:annotationRef/>
      </w:r>
      <w:r w:rsidRPr="008977D8">
        <w:rPr>
          <w:rFonts w:eastAsia="黑体" w:hint="eastAsia"/>
          <w:lang w:eastAsia="zh-CN"/>
        </w:rPr>
        <w:t>注：</w:t>
      </w:r>
      <w:r>
        <w:rPr>
          <w:rFonts w:eastAsia="黑体" w:hint="eastAsia"/>
          <w:lang w:eastAsia="zh-CN"/>
        </w:rPr>
        <w:t>如果客户业务或者系统涉及处理</w:t>
      </w:r>
      <w:r>
        <w:rPr>
          <w:rFonts w:eastAsia="黑体" w:hint="eastAsia"/>
          <w:lang w:eastAsia="zh-CN"/>
        </w:rPr>
        <w:t>transaction</w:t>
      </w:r>
      <w:r>
        <w:rPr>
          <w:rFonts w:eastAsia="黑体" w:hint="eastAsia"/>
          <w:lang w:eastAsia="zh-CN"/>
        </w:rPr>
        <w:t>，则保留</w:t>
      </w:r>
      <w:r w:rsidRPr="007E24C3">
        <w:rPr>
          <w:rFonts w:eastAsia="黑体"/>
          <w:lang w:eastAsia="zh-CN"/>
        </w:rPr>
        <w:t>，如无需要，则</w:t>
      </w:r>
      <w:r w:rsidRPr="007E24C3">
        <w:rPr>
          <w:rFonts w:eastAsia="黑体"/>
          <w:lang w:eastAsia="zh-CN"/>
        </w:rPr>
        <w:t>delete</w:t>
      </w:r>
      <w:r>
        <w:rPr>
          <w:rFonts w:eastAsia="黑体" w:hint="eastAsia"/>
          <w:lang w:eastAsia="zh-CN"/>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29" w:author="Jessy X Jiang" w:date="2022-03-29T00:35:00Z" w:initials="JXJ">
    <w:p w14:paraId="6725CBFF" w14:textId="036EC675" w:rsidR="00387F0B" w:rsidRDefault="00387F0B">
      <w:pPr>
        <w:pStyle w:val="CommentText"/>
        <w:rPr>
          <w:lang w:eastAsia="zh-CN"/>
        </w:rPr>
      </w:pPr>
      <w:r>
        <w:rPr>
          <w:rStyle w:val="CommentReference"/>
        </w:rPr>
        <w:annotationRef/>
      </w:r>
      <w:bookmarkStart w:id="32" w:name="_Hlk99113337"/>
      <w:r>
        <w:rPr>
          <w:rFonts w:hint="eastAsia"/>
          <w:lang w:eastAsia="zh-CN"/>
        </w:rPr>
        <w:t>注：若无子服务机构补偿性控制，则删除</w:t>
      </w:r>
      <w:bookmarkEnd w:id="32"/>
    </w:p>
  </w:comment>
  <w:comment w:id="33" w:author="Jessy X Jiang" w:date="2022-03-27T15:34:00Z" w:initials="JXJ">
    <w:p w14:paraId="21A1A1B4" w14:textId="2EB6EFED" w:rsidR="00BF6168" w:rsidRDefault="00BF6168">
      <w:pPr>
        <w:pStyle w:val="CommentText"/>
        <w:rPr>
          <w:lang w:eastAsia="zh-CN"/>
        </w:rPr>
      </w:pPr>
      <w:r>
        <w:rPr>
          <w:rStyle w:val="CommentReference"/>
        </w:rPr>
        <w:annotationRef/>
      </w:r>
      <w:bookmarkStart w:id="34" w:name="_Hlk99376530"/>
      <w:r>
        <w:rPr>
          <w:rFonts w:hint="eastAsia"/>
          <w:lang w:eastAsia="zh-CN"/>
        </w:rPr>
        <w:t>注：若无用户</w:t>
      </w:r>
      <w:r w:rsidR="00512F29">
        <w:rPr>
          <w:rFonts w:hint="eastAsia"/>
          <w:lang w:eastAsia="zh-CN"/>
        </w:rPr>
        <w:t>实体</w:t>
      </w:r>
      <w:r>
        <w:rPr>
          <w:rFonts w:hint="eastAsia"/>
          <w:lang w:eastAsia="zh-CN"/>
        </w:rPr>
        <w:t>补偿性控制，则删除</w:t>
      </w:r>
      <w:bookmarkEnd w:id="34"/>
    </w:p>
  </w:comment>
  <w:comment w:id="35" w:author="Jessy X Jiang" w:date="2022-03-25T12:56:00Z" w:initials="JXJ">
    <w:p w14:paraId="2E10183E" w14:textId="77777777" w:rsidR="00BF6168" w:rsidRDefault="00617DBE" w:rsidP="00BF6168">
      <w:pPr>
        <w:pStyle w:val="CommentText"/>
        <w:rPr>
          <w:lang w:eastAsia="zh-CN"/>
        </w:rPr>
      </w:pPr>
      <w:r>
        <w:rPr>
          <w:rStyle w:val="CommentReference"/>
        </w:rPr>
        <w:annotationRef/>
      </w:r>
      <w:bookmarkStart w:id="36" w:name="_Hlk99313652"/>
      <w:r w:rsidR="00BF6168">
        <w:rPr>
          <w:rFonts w:hint="eastAsia"/>
          <w:lang w:eastAsia="zh-CN"/>
        </w:rPr>
        <w:t>注：</w:t>
      </w:r>
      <w:bookmarkStart w:id="37" w:name="_Hlk99113289"/>
      <w:r w:rsidR="00BF6168">
        <w:rPr>
          <w:rFonts w:hint="eastAsia"/>
          <w:lang w:eastAsia="zh-CN"/>
        </w:rPr>
        <w:t>1</w:t>
      </w:r>
      <w:r w:rsidR="00BF6168">
        <w:rPr>
          <w:lang w:eastAsia="zh-CN"/>
        </w:rPr>
        <w:t xml:space="preserve">) </w:t>
      </w:r>
      <w:r w:rsidR="00BF6168" w:rsidRPr="002576A4">
        <w:rPr>
          <w:rFonts w:hint="eastAsia"/>
          <w:lang w:eastAsia="zh-CN"/>
        </w:rPr>
        <w:t>落款要注意位置，不要单独一页</w:t>
      </w:r>
    </w:p>
    <w:p w14:paraId="3A7EE042" w14:textId="77777777" w:rsidR="00BF6168" w:rsidRDefault="00BF6168" w:rsidP="00BF6168">
      <w:pPr>
        <w:pStyle w:val="CommentText"/>
        <w:rPr>
          <w:lang w:eastAsia="zh-CN"/>
        </w:rPr>
      </w:pPr>
      <w:r>
        <w:rPr>
          <w:rFonts w:hint="eastAsia"/>
          <w:lang w:eastAsia="zh-CN"/>
        </w:rPr>
        <w:t>2</w:t>
      </w:r>
      <w:r>
        <w:rPr>
          <w:lang w:eastAsia="zh-CN"/>
        </w:rPr>
        <w:t xml:space="preserve">) </w:t>
      </w:r>
      <w:r>
        <w:rPr>
          <w:rFonts w:hint="eastAsia"/>
          <w:lang w:eastAsia="zh-CN"/>
        </w:rPr>
        <w:t>根据项目选择相应的主体和地点</w:t>
      </w:r>
    </w:p>
    <w:p w14:paraId="620F559A" w14:textId="306E26BC" w:rsidR="00617DBE" w:rsidRDefault="00BF6168" w:rsidP="00BF6168">
      <w:pPr>
        <w:pStyle w:val="CommentText"/>
        <w:rPr>
          <w:lang w:eastAsia="zh-CN"/>
        </w:rPr>
      </w:pPr>
      <w:r>
        <w:rPr>
          <w:lang w:eastAsia="zh-CN"/>
        </w:rPr>
        <w:t xml:space="preserve">3) </w:t>
      </w:r>
      <w:r>
        <w:rPr>
          <w:rFonts w:hint="eastAsia"/>
          <w:lang w:eastAsia="zh-CN"/>
        </w:rPr>
        <w:t>落款须给签字人留足够的空间</w:t>
      </w:r>
      <w:bookmarkEnd w:id="36"/>
      <w:bookmarkEnd w:id="37"/>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85C60" w15:done="0"/>
  <w15:commentEx w15:paraId="516A5430" w15:done="0"/>
  <w15:commentEx w15:paraId="065E2706" w15:done="0"/>
  <w15:commentEx w15:paraId="7BFBE00C" w15:done="0"/>
  <w15:commentEx w15:paraId="5CC68050" w15:done="0"/>
  <w15:commentEx w15:paraId="6808F497" w15:done="0"/>
  <w15:commentEx w15:paraId="44520078" w15:done="0"/>
  <w15:commentEx w15:paraId="64C38621" w15:done="0"/>
  <w15:commentEx w15:paraId="65294451" w15:done="0"/>
  <w15:commentEx w15:paraId="0BFAD3E3" w15:done="0"/>
  <w15:commentEx w15:paraId="4958568F" w15:done="0"/>
  <w15:commentEx w15:paraId="2A02C8BA" w15:done="0"/>
  <w15:commentEx w15:paraId="4585F9EB" w15:done="0"/>
  <w15:commentEx w15:paraId="37A1F545" w15:done="0"/>
  <w15:commentEx w15:paraId="697B4409" w15:done="0"/>
  <w15:commentEx w15:paraId="3440408D" w15:done="0"/>
  <w15:commentEx w15:paraId="6725CBFF" w15:done="0"/>
  <w15:commentEx w15:paraId="21A1A1B4" w15:done="0"/>
  <w15:commentEx w15:paraId="620F5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C5A1D" w16cex:dateUtc="2022-03-28T08:00:00Z"/>
  <w16cex:commentExtensible w16cex:durableId="287B8FD1" w16cex:dateUtc="2023-08-07T07:44:00Z"/>
  <w16cex:commentExtensible w16cex:durableId="280CBD12" w16cex:dateUtc="2023-05-15T06:15:00Z"/>
  <w16cex:commentExtensible w16cex:durableId="25EAFA80" w16cex:dateUtc="2022-03-27T07:00:00Z"/>
  <w16cex:commentExtensible w16cex:durableId="25EAFAA5" w16cex:dateUtc="2022-03-27T07:00:00Z"/>
  <w16cex:commentExtensible w16cex:durableId="281F4C2D" w16cex:dateUtc="2023-05-29T08:07:00Z"/>
  <w16cex:commentExtensible w16cex:durableId="281F4C1C" w16cex:dateUtc="2023-05-29T08:06:00Z"/>
  <w16cex:commentExtensible w16cex:durableId="287B9E92" w16cex:dateUtc="2022-03-25T02:39:00Z"/>
  <w16cex:commentExtensible w16cex:durableId="2874D5B6" w16cex:dateUtc="2023-08-02T05:16:00Z"/>
  <w16cex:commentExtensible w16cex:durableId="2893529E" w16cex:dateUtc="2023-08-25T08:17:00Z"/>
  <w16cex:commentExtensible w16cex:durableId="25EB0005" w16cex:dateUtc="2022-03-27T07:23:00Z"/>
  <w16cex:commentExtensible w16cex:durableId="25EAFFEE" w16cex:dateUtc="2022-03-27T07:23:00Z"/>
  <w16cex:commentExtensible w16cex:durableId="2981ECEB" w16cex:dateUtc="2024-02-22T07:55:00Z"/>
  <w16cex:commentExtensible w16cex:durableId="06E558F5" w16cex:dateUtc="2025-08-05T07:10:00Z"/>
  <w16cex:commentExtensible w16cex:durableId="25EB0124" w16cex:dateUtc="2022-03-27T07:28:00Z"/>
  <w16cex:commentExtensible w16cex:durableId="25EB0137" w16cex:dateUtc="2022-03-27T07:28:00Z"/>
  <w16cex:commentExtensible w16cex:durableId="25ECD2BF" w16cex:dateUtc="2022-03-28T16:35:00Z"/>
  <w16cex:commentExtensible w16cex:durableId="25EB026B" w16cex:dateUtc="2022-03-27T07:34:00Z"/>
  <w16cex:commentExtensible w16cex:durableId="25E83A99" w16cex:dateUtc="2022-03-25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85C60" w16cid:durableId="25EC5A1D"/>
  <w16cid:commentId w16cid:paraId="516A5430" w16cid:durableId="287B8FD1"/>
  <w16cid:commentId w16cid:paraId="065E2706" w16cid:durableId="280CBD12"/>
  <w16cid:commentId w16cid:paraId="7BFBE00C" w16cid:durableId="25EAFA80"/>
  <w16cid:commentId w16cid:paraId="5CC68050" w16cid:durableId="25EAFAA5"/>
  <w16cid:commentId w16cid:paraId="6808F497" w16cid:durableId="281F4C2D"/>
  <w16cid:commentId w16cid:paraId="44520078" w16cid:durableId="281F4C1C"/>
  <w16cid:commentId w16cid:paraId="64C38621" w16cid:durableId="287B9E92"/>
  <w16cid:commentId w16cid:paraId="65294451" w16cid:durableId="2874D5B6"/>
  <w16cid:commentId w16cid:paraId="0BFAD3E3" w16cid:durableId="2893529E"/>
  <w16cid:commentId w16cid:paraId="4958568F" w16cid:durableId="25EB0005"/>
  <w16cid:commentId w16cid:paraId="2A02C8BA" w16cid:durableId="25EAFFEE"/>
  <w16cid:commentId w16cid:paraId="4585F9EB" w16cid:durableId="2981ECEB"/>
  <w16cid:commentId w16cid:paraId="37A1F545" w16cid:durableId="06E558F5"/>
  <w16cid:commentId w16cid:paraId="697B4409" w16cid:durableId="25EB0124"/>
  <w16cid:commentId w16cid:paraId="3440408D" w16cid:durableId="25EB0137"/>
  <w16cid:commentId w16cid:paraId="6725CBFF" w16cid:durableId="25ECD2BF"/>
  <w16cid:commentId w16cid:paraId="21A1A1B4" w16cid:durableId="25EB026B"/>
  <w16cid:commentId w16cid:paraId="620F559A" w16cid:durableId="25E83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91A2" w14:textId="77777777" w:rsidR="00245326" w:rsidRDefault="00245326">
      <w:r>
        <w:separator/>
      </w:r>
    </w:p>
  </w:endnote>
  <w:endnote w:type="continuationSeparator" w:id="0">
    <w:p w14:paraId="3AFD3FCA" w14:textId="77777777" w:rsidR="00245326" w:rsidRDefault="00245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华文楷体">
    <w:altName w:val="STKaiti"/>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38B5" w14:textId="06D4ACCB" w:rsidR="00656CEE"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p>
  <w:p w14:paraId="220B35DF" w14:textId="77777777" w:rsidR="00656CEE" w:rsidRDefault="00656C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CD44" w14:textId="7AA2C580" w:rsidR="00656CEE"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14BFF" w14:textId="77777777" w:rsidR="00245326" w:rsidRDefault="00245326">
      <w:r>
        <w:separator/>
      </w:r>
    </w:p>
  </w:footnote>
  <w:footnote w:type="continuationSeparator" w:id="0">
    <w:p w14:paraId="023E104D" w14:textId="77777777" w:rsidR="00245326" w:rsidRDefault="00245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3032"/>
    <w:multiLevelType w:val="hybridMultilevel"/>
    <w:tmpl w:val="3ABC999C"/>
    <w:lvl w:ilvl="0" w:tplc="839A1864">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54182113">
    <w:abstractNumId w:val="0"/>
  </w:num>
  <w:num w:numId="2" w16cid:durableId="74476583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y X Jiang">
    <w15:presenceInfo w15:providerId="AD" w15:userId="S::Jessy.X.Jiang@cn.ey.com::2d476369-9916-44ac-a88d-d467a487fcdd"/>
  </w15:person>
  <w15:person w15:author="David ZJ Xu">
    <w15:presenceInfo w15:providerId="AD" w15:userId="S::David.ZJ.Xu@cn.ey.com::08320c9e-a66b-4389-8dc4-2a49e12731e4"/>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63"/>
    <w:rsid w:val="0004269A"/>
    <w:rsid w:val="0004567D"/>
    <w:rsid w:val="00056178"/>
    <w:rsid w:val="00063F0C"/>
    <w:rsid w:val="00094307"/>
    <w:rsid w:val="000A660F"/>
    <w:rsid w:val="000A7109"/>
    <w:rsid w:val="000B4132"/>
    <w:rsid w:val="001143F1"/>
    <w:rsid w:val="00125027"/>
    <w:rsid w:val="001E1FEC"/>
    <w:rsid w:val="0020171E"/>
    <w:rsid w:val="002323F1"/>
    <w:rsid w:val="00232BFA"/>
    <w:rsid w:val="00245326"/>
    <w:rsid w:val="002458C8"/>
    <w:rsid w:val="0027379C"/>
    <w:rsid w:val="00275178"/>
    <w:rsid w:val="002829C4"/>
    <w:rsid w:val="0029616E"/>
    <w:rsid w:val="00306EAB"/>
    <w:rsid w:val="00337B6A"/>
    <w:rsid w:val="003608D0"/>
    <w:rsid w:val="003750E5"/>
    <w:rsid w:val="00377E08"/>
    <w:rsid w:val="00387F0B"/>
    <w:rsid w:val="00390CF4"/>
    <w:rsid w:val="003C4484"/>
    <w:rsid w:val="003F4B02"/>
    <w:rsid w:val="0041030C"/>
    <w:rsid w:val="004213E4"/>
    <w:rsid w:val="00435A9D"/>
    <w:rsid w:val="00450EFE"/>
    <w:rsid w:val="004511A6"/>
    <w:rsid w:val="00480F3E"/>
    <w:rsid w:val="00512F29"/>
    <w:rsid w:val="00515AF0"/>
    <w:rsid w:val="00526DF4"/>
    <w:rsid w:val="00530532"/>
    <w:rsid w:val="0054086D"/>
    <w:rsid w:val="00582E55"/>
    <w:rsid w:val="00593C8E"/>
    <w:rsid w:val="005D4042"/>
    <w:rsid w:val="005F66D3"/>
    <w:rsid w:val="00617DBE"/>
    <w:rsid w:val="006331C9"/>
    <w:rsid w:val="00656CEE"/>
    <w:rsid w:val="006A04D2"/>
    <w:rsid w:val="006D54F8"/>
    <w:rsid w:val="007052C9"/>
    <w:rsid w:val="007302EE"/>
    <w:rsid w:val="00752017"/>
    <w:rsid w:val="00757A16"/>
    <w:rsid w:val="007639DB"/>
    <w:rsid w:val="007803E5"/>
    <w:rsid w:val="00790347"/>
    <w:rsid w:val="007975AA"/>
    <w:rsid w:val="007E2C9F"/>
    <w:rsid w:val="007F7C43"/>
    <w:rsid w:val="00804050"/>
    <w:rsid w:val="00810471"/>
    <w:rsid w:val="00830D15"/>
    <w:rsid w:val="00830FD8"/>
    <w:rsid w:val="00877266"/>
    <w:rsid w:val="00891926"/>
    <w:rsid w:val="008D7E89"/>
    <w:rsid w:val="008F4194"/>
    <w:rsid w:val="009145B4"/>
    <w:rsid w:val="00931898"/>
    <w:rsid w:val="00974AE3"/>
    <w:rsid w:val="009A6944"/>
    <w:rsid w:val="009F4778"/>
    <w:rsid w:val="00A053C4"/>
    <w:rsid w:val="00A12DB7"/>
    <w:rsid w:val="00A14225"/>
    <w:rsid w:val="00A17DF0"/>
    <w:rsid w:val="00A52C13"/>
    <w:rsid w:val="00A6383C"/>
    <w:rsid w:val="00A759F4"/>
    <w:rsid w:val="00AB2748"/>
    <w:rsid w:val="00AB643C"/>
    <w:rsid w:val="00AE2214"/>
    <w:rsid w:val="00B11D10"/>
    <w:rsid w:val="00B301D5"/>
    <w:rsid w:val="00B3636E"/>
    <w:rsid w:val="00B40412"/>
    <w:rsid w:val="00BA01A3"/>
    <w:rsid w:val="00BA4D20"/>
    <w:rsid w:val="00BB163A"/>
    <w:rsid w:val="00BC032F"/>
    <w:rsid w:val="00BD6813"/>
    <w:rsid w:val="00BE5E02"/>
    <w:rsid w:val="00BE6AF1"/>
    <w:rsid w:val="00BF6168"/>
    <w:rsid w:val="00BF780D"/>
    <w:rsid w:val="00C13AA0"/>
    <w:rsid w:val="00C308AB"/>
    <w:rsid w:val="00C37002"/>
    <w:rsid w:val="00C90DC2"/>
    <w:rsid w:val="00CB2B87"/>
    <w:rsid w:val="00CC6BFA"/>
    <w:rsid w:val="00DA239E"/>
    <w:rsid w:val="00DB415D"/>
    <w:rsid w:val="00DB589D"/>
    <w:rsid w:val="00DC0942"/>
    <w:rsid w:val="00DC2377"/>
    <w:rsid w:val="00DE16A7"/>
    <w:rsid w:val="00DF4E20"/>
    <w:rsid w:val="00E25EB0"/>
    <w:rsid w:val="00E32152"/>
    <w:rsid w:val="00E340C3"/>
    <w:rsid w:val="00E709D7"/>
    <w:rsid w:val="00E9094D"/>
    <w:rsid w:val="00E92FEC"/>
    <w:rsid w:val="00E96DC9"/>
    <w:rsid w:val="00ED3D1D"/>
    <w:rsid w:val="00EE5324"/>
    <w:rsid w:val="00F069BD"/>
    <w:rsid w:val="00F17663"/>
    <w:rsid w:val="00F22342"/>
    <w:rsid w:val="00F26D0C"/>
    <w:rsid w:val="00F513A0"/>
    <w:rsid w:val="00F67DE3"/>
    <w:rsid w:val="00F77962"/>
    <w:rsid w:val="00F86475"/>
    <w:rsid w:val="00F87066"/>
    <w:rsid w:val="00FA470C"/>
    <w:rsid w:val="00FC30E0"/>
    <w:rsid w:val="00FE22D6"/>
    <w:rsid w:val="26443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E7CD3"/>
  <w15:chartTrackingRefBased/>
  <w15:docId w15:val="{B2DF081F-BB54-4806-AAA4-45CB3DEF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663"/>
    <w:pPr>
      <w:overflowPunct w:val="0"/>
      <w:autoSpaceDE w:val="0"/>
      <w:autoSpaceDN w:val="0"/>
      <w:adjustRightInd w:val="0"/>
      <w:textAlignment w:val="baseline"/>
    </w:pPr>
    <w:rPr>
      <w:rFonts w:ascii="Times New Roman"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17663"/>
    <w:pPr>
      <w:tabs>
        <w:tab w:val="center" w:pos="4320"/>
        <w:tab w:val="right" w:pos="8640"/>
      </w:tabs>
    </w:pPr>
  </w:style>
  <w:style w:type="character" w:customStyle="1" w:styleId="HeaderChar">
    <w:name w:val="Header Char"/>
    <w:basedOn w:val="DefaultParagraphFont"/>
    <w:link w:val="Header"/>
    <w:uiPriority w:val="99"/>
    <w:rsid w:val="00F17663"/>
    <w:rPr>
      <w:rFonts w:ascii="Times New Roman" w:hAnsi="Times New Roman" w:cs="Times New Roman"/>
      <w:kern w:val="0"/>
      <w:sz w:val="24"/>
      <w:szCs w:val="20"/>
      <w:lang w:eastAsia="en-US"/>
    </w:rPr>
  </w:style>
  <w:style w:type="paragraph" w:styleId="Footer">
    <w:name w:val="footer"/>
    <w:basedOn w:val="Normal"/>
    <w:link w:val="FooterChar"/>
    <w:rsid w:val="00F17663"/>
    <w:pPr>
      <w:tabs>
        <w:tab w:val="center" w:pos="4320"/>
        <w:tab w:val="right" w:pos="8640"/>
      </w:tabs>
    </w:pPr>
  </w:style>
  <w:style w:type="character" w:customStyle="1" w:styleId="FooterChar">
    <w:name w:val="Footer Char"/>
    <w:basedOn w:val="DefaultParagraphFont"/>
    <w:link w:val="Footer"/>
    <w:rsid w:val="00F17663"/>
    <w:rPr>
      <w:rFonts w:ascii="Times New Roman" w:hAnsi="Times New Roman" w:cs="Times New Roman"/>
      <w:kern w:val="0"/>
      <w:sz w:val="24"/>
      <w:szCs w:val="20"/>
      <w:lang w:eastAsia="en-US"/>
    </w:rPr>
  </w:style>
  <w:style w:type="paragraph" w:customStyle="1" w:styleId="Default">
    <w:name w:val="Default"/>
    <w:rsid w:val="00F17663"/>
    <w:pPr>
      <w:autoSpaceDE w:val="0"/>
      <w:autoSpaceDN w:val="0"/>
      <w:adjustRightInd w:val="0"/>
    </w:pPr>
    <w:rPr>
      <w:rFonts w:ascii="Times New Roman" w:hAnsi="Times New Roman" w:cs="Times New Roman"/>
      <w:color w:val="000000"/>
      <w:kern w:val="0"/>
      <w:sz w:val="24"/>
      <w:szCs w:val="24"/>
      <w:lang w:val="en-GB" w:eastAsia="en-GB"/>
    </w:rPr>
  </w:style>
  <w:style w:type="character" w:styleId="CommentReference">
    <w:name w:val="annotation reference"/>
    <w:basedOn w:val="DefaultParagraphFont"/>
    <w:uiPriority w:val="99"/>
    <w:unhideWhenUsed/>
    <w:rsid w:val="00275178"/>
    <w:rPr>
      <w:sz w:val="21"/>
      <w:szCs w:val="21"/>
    </w:rPr>
  </w:style>
  <w:style w:type="paragraph" w:styleId="CommentText">
    <w:name w:val="annotation text"/>
    <w:basedOn w:val="Normal"/>
    <w:link w:val="CommentTextChar"/>
    <w:uiPriority w:val="99"/>
    <w:unhideWhenUsed/>
    <w:rsid w:val="00275178"/>
  </w:style>
  <w:style w:type="character" w:customStyle="1" w:styleId="CommentTextChar">
    <w:name w:val="Comment Text Char"/>
    <w:basedOn w:val="DefaultParagraphFont"/>
    <w:link w:val="CommentText"/>
    <w:uiPriority w:val="99"/>
    <w:rsid w:val="00275178"/>
    <w:rPr>
      <w:rFonts w:ascii="Times New Roman"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275178"/>
    <w:rPr>
      <w:b/>
      <w:bCs/>
    </w:rPr>
  </w:style>
  <w:style w:type="character" w:customStyle="1" w:styleId="CommentSubjectChar">
    <w:name w:val="Comment Subject Char"/>
    <w:basedOn w:val="CommentTextChar"/>
    <w:link w:val="CommentSubject"/>
    <w:uiPriority w:val="99"/>
    <w:semiHidden/>
    <w:rsid w:val="00275178"/>
    <w:rPr>
      <w:rFonts w:ascii="Times New Roman" w:hAnsi="Times New Roman" w:cs="Times New Roman"/>
      <w:b/>
      <w:bCs/>
      <w:kern w:val="0"/>
      <w:sz w:val="24"/>
      <w:szCs w:val="20"/>
      <w:lang w:eastAsia="en-US"/>
    </w:rPr>
  </w:style>
  <w:style w:type="paragraph" w:styleId="Revision">
    <w:name w:val="Revision"/>
    <w:hidden/>
    <w:uiPriority w:val="99"/>
    <w:semiHidden/>
    <w:rsid w:val="00F77962"/>
    <w:rPr>
      <w:rFonts w:ascii="Times New Roman" w:hAnsi="Times New Roman" w:cs="Times New Roman"/>
      <w:kern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72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49D06D-FB23-4A41-B5C6-EB498C7D258F}">
  <ds:schemaRefs>
    <ds:schemaRef ds:uri="http://schemas.openxmlformats.org/officeDocument/2006/bibliography"/>
  </ds:schemaRefs>
</ds:datastoreItem>
</file>

<file path=customXml/itemProps2.xml><?xml version="1.0" encoding="utf-8"?>
<ds:datastoreItem xmlns:ds="http://schemas.openxmlformats.org/officeDocument/2006/customXml" ds:itemID="{FF247DDE-965C-4395-AA27-E1C57693495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684061-15E4-4A26-BECB-3DA0956DD41C}">
  <ds:schemaRefs>
    <ds:schemaRef ds:uri="http://schemas.microsoft.com/sharepoint/v3/contenttype/forms"/>
  </ds:schemaRefs>
</ds:datastoreItem>
</file>

<file path=customXml/itemProps4.xml><?xml version="1.0" encoding="utf-8"?>
<ds:datastoreItem xmlns:ds="http://schemas.openxmlformats.org/officeDocument/2006/customXml" ds:itemID="{D26C7233-0632-4200-99AB-3DB7E9CD2FEF}"/>
</file>

<file path=docProps/app.xml><?xml version="1.0" encoding="utf-8"?>
<Properties xmlns="http://schemas.openxmlformats.org/officeDocument/2006/extended-properties" xmlns:vt="http://schemas.openxmlformats.org/officeDocument/2006/docPropsVTypes">
  <Template>Normal.dotm</Template>
  <TotalTime>0</TotalTime>
  <Pages>4</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102</cp:revision>
  <dcterms:created xsi:type="dcterms:W3CDTF">2022-03-24T13:14:00Z</dcterms:created>
  <dcterms:modified xsi:type="dcterms:W3CDTF">2025-08-05T07:40:00Z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6920300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{"FileActivityType":"6","FileActivityTimeStamp":"2023-08-25T08:18:17.920Z","FileActivityUsersOnPage":[{"DisplayName":"Vic Gong","Id":"vic.gong@cn.ey.com"}],"FileActivityNavigationId":null}</vt:lpwstr>
  </property>
  <property fmtid="{D5CDD505-2E9C-101B-9397-08002B2CF9AE}" pid="7" name="_ExtendedDescription">
    <vt:lpwstr/>
  </property>
</Properties>
</file>
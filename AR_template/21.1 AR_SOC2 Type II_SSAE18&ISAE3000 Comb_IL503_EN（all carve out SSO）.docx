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A199" w14:textId="77777777" w:rsidR="00517EA4" w:rsidRPr="00F348E0" w:rsidRDefault="00517EA4" w:rsidP="00F348E0">
      <w:pPr>
        <w:widowControl w:val="0"/>
        <w:snapToGrid w:val="0"/>
        <w:spacing w:line="276" w:lineRule="auto"/>
        <w:jc w:val="both"/>
        <w:rPr>
          <w:sz w:val="22"/>
          <w:szCs w:val="22"/>
        </w:rPr>
      </w:pPr>
    </w:p>
    <w:p w14:paraId="5C9DAB89" w14:textId="3CFB5405" w:rsidR="00517EA4" w:rsidRPr="00F348E0" w:rsidRDefault="00517EA4" w:rsidP="00F348E0">
      <w:pPr>
        <w:widowControl w:val="0"/>
        <w:snapToGrid w:val="0"/>
        <w:spacing w:line="276" w:lineRule="auto"/>
        <w:jc w:val="both"/>
        <w:rPr>
          <w:sz w:val="22"/>
          <w:szCs w:val="22"/>
        </w:rPr>
      </w:pPr>
    </w:p>
    <w:p w14:paraId="10D3071B" w14:textId="0AC44EA2" w:rsidR="007441A3" w:rsidRPr="00F348E0" w:rsidRDefault="007441A3" w:rsidP="00F348E0">
      <w:pPr>
        <w:widowControl w:val="0"/>
        <w:snapToGrid w:val="0"/>
        <w:spacing w:line="276" w:lineRule="auto"/>
        <w:jc w:val="both"/>
        <w:rPr>
          <w:sz w:val="22"/>
          <w:szCs w:val="22"/>
        </w:rPr>
      </w:pPr>
    </w:p>
    <w:p w14:paraId="28095CB1" w14:textId="77777777" w:rsidR="007441A3" w:rsidRPr="00F348E0" w:rsidRDefault="007441A3" w:rsidP="00F348E0">
      <w:pPr>
        <w:widowControl w:val="0"/>
        <w:snapToGrid w:val="0"/>
        <w:spacing w:line="276" w:lineRule="auto"/>
        <w:jc w:val="both"/>
        <w:rPr>
          <w:sz w:val="22"/>
          <w:szCs w:val="22"/>
        </w:rPr>
      </w:pPr>
    </w:p>
    <w:p w14:paraId="04CBE847" w14:textId="0313B475" w:rsidR="00517EA4" w:rsidRPr="00F348E0" w:rsidRDefault="00517EA4" w:rsidP="00F348E0">
      <w:pPr>
        <w:widowControl w:val="0"/>
        <w:snapToGrid w:val="0"/>
        <w:spacing w:line="276" w:lineRule="auto"/>
        <w:jc w:val="both"/>
        <w:rPr>
          <w:b/>
          <w:bCs/>
          <w:sz w:val="22"/>
          <w:szCs w:val="22"/>
        </w:rPr>
      </w:pPr>
      <w:commentRangeStart w:id="0"/>
      <w:r w:rsidRPr="00F348E0">
        <w:rPr>
          <w:b/>
          <w:bCs/>
          <w:sz w:val="22"/>
          <w:szCs w:val="22"/>
        </w:rPr>
        <w:t>Inde</w:t>
      </w:r>
      <w:commentRangeEnd w:id="0"/>
      <w:r w:rsidR="007441A3" w:rsidRPr="00F348E0">
        <w:rPr>
          <w:rStyle w:val="a8"/>
          <w:sz w:val="22"/>
          <w:szCs w:val="22"/>
        </w:rPr>
        <w:commentReference w:id="0"/>
      </w:r>
      <w:r w:rsidRPr="00F348E0">
        <w:rPr>
          <w:b/>
          <w:bCs/>
          <w:sz w:val="22"/>
          <w:szCs w:val="22"/>
        </w:rPr>
        <w:t xml:space="preserve">pendent </w:t>
      </w:r>
      <w:r w:rsidR="00475B91">
        <w:rPr>
          <w:b/>
          <w:bCs/>
          <w:sz w:val="22"/>
          <w:szCs w:val="22"/>
        </w:rPr>
        <w:t>S</w:t>
      </w:r>
      <w:r w:rsidRPr="00F348E0">
        <w:rPr>
          <w:b/>
          <w:bCs/>
          <w:sz w:val="22"/>
          <w:szCs w:val="22"/>
        </w:rPr>
        <w:t xml:space="preserve">ervice </w:t>
      </w:r>
      <w:r w:rsidR="00475B91">
        <w:rPr>
          <w:b/>
          <w:bCs/>
          <w:sz w:val="22"/>
          <w:szCs w:val="22"/>
        </w:rPr>
        <w:t>A</w:t>
      </w:r>
      <w:r w:rsidRPr="00F348E0">
        <w:rPr>
          <w:b/>
          <w:bCs/>
          <w:sz w:val="22"/>
          <w:szCs w:val="22"/>
        </w:rPr>
        <w:t xml:space="preserve">uditor’s </w:t>
      </w:r>
      <w:r w:rsidR="001C3FD8" w:rsidRPr="000F00D4">
        <w:rPr>
          <w:b/>
          <w:bCs/>
          <w:sz w:val="22"/>
          <w:szCs w:val="22"/>
        </w:rPr>
        <w:t>Assurance</w:t>
      </w:r>
      <w:r w:rsidR="001C3FD8">
        <w:rPr>
          <w:b/>
          <w:bCs/>
          <w:sz w:val="22"/>
          <w:szCs w:val="22"/>
        </w:rPr>
        <w:t xml:space="preserve"> </w:t>
      </w:r>
      <w:r w:rsidR="00475B91">
        <w:rPr>
          <w:b/>
          <w:bCs/>
          <w:sz w:val="22"/>
          <w:szCs w:val="22"/>
        </w:rPr>
        <w:t>R</w:t>
      </w:r>
      <w:r w:rsidRPr="00F348E0">
        <w:rPr>
          <w:b/>
          <w:bCs/>
          <w:sz w:val="22"/>
          <w:szCs w:val="22"/>
        </w:rPr>
        <w:t xml:space="preserve">eport </w:t>
      </w:r>
      <w:r w:rsidRPr="00F348E0">
        <w:rPr>
          <w:b/>
          <w:bCs/>
          <w:sz w:val="22"/>
          <w:szCs w:val="22"/>
        </w:rPr>
        <w:br/>
      </w:r>
    </w:p>
    <w:p w14:paraId="1D9A9348" w14:textId="5AD4ED56" w:rsidR="00517EA4" w:rsidRPr="00F348E0" w:rsidRDefault="00517EA4" w:rsidP="00F348E0">
      <w:pPr>
        <w:widowControl w:val="0"/>
        <w:snapToGrid w:val="0"/>
        <w:spacing w:line="276" w:lineRule="auto"/>
        <w:jc w:val="both"/>
        <w:rPr>
          <w:sz w:val="22"/>
          <w:szCs w:val="22"/>
        </w:rPr>
      </w:pPr>
      <w:r w:rsidRPr="009A6818">
        <w:rPr>
          <w:sz w:val="22"/>
          <w:szCs w:val="22"/>
          <w:lang w:eastAsia="zh-CN"/>
        </w:rPr>
        <w:t>T</w:t>
      </w:r>
      <w:r w:rsidRPr="009A6818">
        <w:rPr>
          <w:sz w:val="22"/>
          <w:szCs w:val="22"/>
        </w:rPr>
        <w:t xml:space="preserve">o the </w:t>
      </w:r>
      <w:commentRangeStart w:id="2"/>
      <w:r w:rsidRPr="009A6818">
        <w:rPr>
          <w:sz w:val="22"/>
          <w:szCs w:val="22"/>
        </w:rPr>
        <w:t>Board of Directors</w:t>
      </w:r>
      <w:commentRangeEnd w:id="2"/>
      <w:r w:rsidR="000C6B12">
        <w:rPr>
          <w:rStyle w:val="a8"/>
        </w:rPr>
        <w:commentReference w:id="2"/>
      </w:r>
      <w:r w:rsidRPr="009A6818">
        <w:rPr>
          <w:sz w:val="22"/>
          <w:szCs w:val="22"/>
        </w:rPr>
        <w:t xml:space="preserve"> of</w:t>
      </w:r>
      <w:r w:rsidRPr="00F348E0">
        <w:rPr>
          <w:b/>
          <w:bCs/>
          <w:sz w:val="22"/>
          <w:szCs w:val="22"/>
        </w:rPr>
        <w:t xml:space="preserve"> </w:t>
      </w:r>
      <w:r w:rsidRPr="00F348E0">
        <w:rPr>
          <w:sz w:val="22"/>
          <w:szCs w:val="22"/>
        </w:rPr>
        <w:t>[</w:t>
      </w:r>
      <w:r w:rsidRPr="00F348E0">
        <w:rPr>
          <w:b/>
          <w:bCs/>
          <w:sz w:val="22"/>
          <w:szCs w:val="22"/>
        </w:rPr>
        <w:t>Service organization name</w:t>
      </w:r>
      <w:r w:rsidRPr="00F348E0">
        <w:rPr>
          <w:sz w:val="22"/>
          <w:szCs w:val="22"/>
        </w:rPr>
        <w:t>]</w:t>
      </w:r>
    </w:p>
    <w:p w14:paraId="4E11006E" w14:textId="2FB594B2" w:rsidR="00517EA4" w:rsidRPr="00F348E0" w:rsidRDefault="00517EA4" w:rsidP="00F348E0">
      <w:pPr>
        <w:widowControl w:val="0"/>
        <w:snapToGrid w:val="0"/>
        <w:spacing w:line="276" w:lineRule="auto"/>
        <w:jc w:val="both"/>
        <w:rPr>
          <w:sz w:val="22"/>
          <w:szCs w:val="22"/>
          <w:lang w:eastAsia="zh-CN"/>
        </w:rPr>
      </w:pPr>
    </w:p>
    <w:p w14:paraId="64164A34" w14:textId="77777777" w:rsidR="00517EA4" w:rsidRPr="00F348E0" w:rsidRDefault="00517EA4" w:rsidP="00F348E0">
      <w:pPr>
        <w:widowControl w:val="0"/>
        <w:snapToGrid w:val="0"/>
        <w:spacing w:line="276" w:lineRule="auto"/>
        <w:jc w:val="both"/>
        <w:rPr>
          <w:sz w:val="22"/>
          <w:szCs w:val="22"/>
        </w:rPr>
      </w:pPr>
    </w:p>
    <w:p w14:paraId="7D4A5C8A" w14:textId="77777777" w:rsidR="00517EA4" w:rsidRPr="00F348E0" w:rsidRDefault="00517EA4" w:rsidP="00F348E0">
      <w:pPr>
        <w:widowControl w:val="0"/>
        <w:snapToGrid w:val="0"/>
        <w:spacing w:line="276" w:lineRule="auto"/>
        <w:jc w:val="both"/>
        <w:rPr>
          <w:sz w:val="22"/>
          <w:szCs w:val="22"/>
        </w:rPr>
      </w:pPr>
      <w:commentRangeStart w:id="3"/>
      <w:r w:rsidRPr="00F348E0">
        <w:rPr>
          <w:i/>
          <w:iCs/>
          <w:sz w:val="22"/>
          <w:szCs w:val="22"/>
        </w:rPr>
        <w:t>Scope</w:t>
      </w:r>
      <w:commentRangeEnd w:id="3"/>
      <w:r w:rsidR="00F348E0">
        <w:rPr>
          <w:rStyle w:val="a8"/>
        </w:rPr>
        <w:commentReference w:id="3"/>
      </w:r>
      <w:r w:rsidRPr="00F348E0">
        <w:rPr>
          <w:i/>
          <w:iCs/>
          <w:sz w:val="22"/>
          <w:szCs w:val="22"/>
        </w:rPr>
        <w:t xml:space="preserve"> </w:t>
      </w:r>
    </w:p>
    <w:p w14:paraId="28CD1F82" w14:textId="05692AEE" w:rsidR="00517EA4" w:rsidRPr="00F348E0" w:rsidRDefault="00517EA4" w:rsidP="00F348E0">
      <w:pPr>
        <w:widowControl w:val="0"/>
        <w:snapToGrid w:val="0"/>
        <w:spacing w:line="276" w:lineRule="auto"/>
        <w:jc w:val="both"/>
        <w:rPr>
          <w:sz w:val="22"/>
          <w:szCs w:val="22"/>
        </w:rPr>
      </w:pPr>
      <w:r w:rsidRPr="00F348E0">
        <w:rPr>
          <w:sz w:val="22"/>
          <w:szCs w:val="22"/>
        </w:rPr>
        <w:t>We have examined [</w:t>
      </w:r>
      <w:r w:rsidRPr="00F348E0">
        <w:rPr>
          <w:b/>
          <w:bCs/>
          <w:sz w:val="22"/>
          <w:szCs w:val="22"/>
        </w:rPr>
        <w:t>Service organization name</w:t>
      </w:r>
      <w:r w:rsidRPr="00F348E0">
        <w:rPr>
          <w:sz w:val="22"/>
          <w:szCs w:val="22"/>
        </w:rPr>
        <w:t>]’s (“[</w:t>
      </w:r>
      <w:r w:rsidRPr="00F348E0">
        <w:rPr>
          <w:b/>
          <w:bCs/>
          <w:sz w:val="22"/>
          <w:szCs w:val="22"/>
        </w:rPr>
        <w:t>Service organization short name</w:t>
      </w:r>
      <w:r w:rsidRPr="00F348E0">
        <w:rPr>
          <w:sz w:val="22"/>
          <w:szCs w:val="22"/>
        </w:rPr>
        <w:t>]” or the “Service Organization”) accompanying</w:t>
      </w:r>
      <w:ins w:id="4" w:author="Vic Gong" w:date="2023-11-30T16:52:00Z">
        <w:r w:rsidR="001A17B2">
          <w:rPr>
            <w:sz w:val="22"/>
            <w:szCs w:val="22"/>
          </w:rPr>
          <w:t xml:space="preserve"> </w:t>
        </w:r>
        <w:r w:rsidR="001A17B2" w:rsidRPr="001A17B2">
          <w:rPr>
            <w:sz w:val="22"/>
            <w:szCs w:val="22"/>
          </w:rPr>
          <w:t>description titled</w:t>
        </w:r>
      </w:ins>
      <w:r w:rsidRPr="00F348E0">
        <w:rPr>
          <w:sz w:val="22"/>
          <w:szCs w:val="22"/>
        </w:rPr>
        <w:t xml:space="preserve"> </w:t>
      </w:r>
      <w:commentRangeStart w:id="5"/>
      <w:r w:rsidR="006E4442" w:rsidRPr="00F348E0">
        <w:rPr>
          <w:i/>
          <w:iCs/>
          <w:sz w:val="22"/>
          <w:szCs w:val="22"/>
        </w:rPr>
        <w:t>De</w:t>
      </w:r>
      <w:commentRangeEnd w:id="5"/>
      <w:r w:rsidR="007441A3" w:rsidRPr="00F348E0">
        <w:rPr>
          <w:rStyle w:val="a8"/>
          <w:sz w:val="22"/>
          <w:szCs w:val="22"/>
        </w:rPr>
        <w:commentReference w:id="5"/>
      </w:r>
      <w:r w:rsidR="006E4442" w:rsidRPr="00F348E0">
        <w:rPr>
          <w:i/>
          <w:iCs/>
          <w:sz w:val="22"/>
          <w:szCs w:val="22"/>
        </w:rPr>
        <w:t>scription of [</w:t>
      </w:r>
      <w:r w:rsidR="006E4442" w:rsidRPr="00F348E0">
        <w:rPr>
          <w:b/>
          <w:i/>
          <w:iCs/>
          <w:sz w:val="22"/>
          <w:szCs w:val="22"/>
        </w:rPr>
        <w:t>Service organization name</w:t>
      </w:r>
      <w:r w:rsidR="006E4442" w:rsidRPr="00F348E0">
        <w:rPr>
          <w:i/>
          <w:iCs/>
          <w:sz w:val="22"/>
          <w:szCs w:val="22"/>
        </w:rPr>
        <w:t>]’s [</w:t>
      </w:r>
      <w:r w:rsidR="006E4442" w:rsidRPr="00F348E0">
        <w:rPr>
          <w:b/>
          <w:i/>
          <w:iCs/>
          <w:sz w:val="22"/>
          <w:szCs w:val="22"/>
        </w:rPr>
        <w:t>Service organization’s system</w:t>
      </w:r>
      <w:r w:rsidR="006E4442" w:rsidRPr="00F348E0">
        <w:rPr>
          <w:i/>
          <w:iCs/>
          <w:sz w:val="22"/>
          <w:szCs w:val="22"/>
        </w:rPr>
        <w:t xml:space="preserve">] Relevant to </w:t>
      </w:r>
      <w:r w:rsidR="002774F0">
        <w:rPr>
          <w:i/>
          <w:iCs/>
          <w:sz w:val="22"/>
          <w:szCs w:val="22"/>
        </w:rPr>
        <w:t>[</w:t>
      </w:r>
      <w:commentRangeStart w:id="7"/>
      <w:r w:rsidR="006E4442" w:rsidRPr="002774F0">
        <w:rPr>
          <w:b/>
          <w:bCs/>
          <w:i/>
          <w:iCs/>
          <w:sz w:val="22"/>
          <w:szCs w:val="22"/>
        </w:rPr>
        <w:t>Security, Availability</w:t>
      </w:r>
      <w:r w:rsidR="006E4442" w:rsidRPr="002774F0">
        <w:rPr>
          <w:b/>
          <w:bCs/>
          <w:i/>
          <w:iCs/>
          <w:sz w:val="22"/>
          <w:szCs w:val="22"/>
          <w:lang w:eastAsia="zh-CN"/>
        </w:rPr>
        <w:t>,</w:t>
      </w:r>
      <w:r w:rsidR="006E4442" w:rsidRPr="002774F0">
        <w:rPr>
          <w:b/>
          <w:bCs/>
          <w:i/>
          <w:iCs/>
          <w:sz w:val="22"/>
          <w:szCs w:val="22"/>
        </w:rPr>
        <w:t xml:space="preserve"> Processing Integrity, Confidentiality</w:t>
      </w:r>
      <w:r w:rsidR="006E4442" w:rsidRPr="009D50A7">
        <w:rPr>
          <w:i/>
          <w:iCs/>
          <w:sz w:val="22"/>
          <w:szCs w:val="22"/>
        </w:rPr>
        <w:t>, and</w:t>
      </w:r>
      <w:r w:rsidR="006E4442" w:rsidRPr="002774F0">
        <w:rPr>
          <w:b/>
          <w:bCs/>
          <w:i/>
          <w:iCs/>
          <w:sz w:val="22"/>
          <w:szCs w:val="22"/>
        </w:rPr>
        <w:t xml:space="preserve"> Privacy</w:t>
      </w:r>
      <w:commentRangeEnd w:id="7"/>
      <w:r w:rsidR="006E4442" w:rsidRPr="002774F0">
        <w:rPr>
          <w:rStyle w:val="a8"/>
          <w:b/>
          <w:bCs/>
          <w:sz w:val="22"/>
          <w:szCs w:val="22"/>
        </w:rPr>
        <w:commentReference w:id="7"/>
      </w:r>
      <w:r w:rsidR="002774F0">
        <w:rPr>
          <w:i/>
          <w:iCs/>
          <w:sz w:val="22"/>
          <w:szCs w:val="22"/>
        </w:rPr>
        <w:t>]</w:t>
      </w:r>
      <w:r w:rsidR="006E4442" w:rsidRPr="00F348E0">
        <w:rPr>
          <w:i/>
          <w:iCs/>
          <w:sz w:val="22"/>
          <w:szCs w:val="22"/>
        </w:rPr>
        <w:t xml:space="preserve"> throughout the Period [</w:t>
      </w:r>
      <w:r w:rsidR="006E4442" w:rsidRPr="00F348E0">
        <w:rPr>
          <w:b/>
          <w:bCs/>
          <w:i/>
          <w:iCs/>
          <w:sz w:val="22"/>
          <w:szCs w:val="22"/>
        </w:rPr>
        <w:t>date</w:t>
      </w:r>
      <w:r w:rsidR="006E4442" w:rsidRPr="00F348E0">
        <w:rPr>
          <w:i/>
          <w:iCs/>
          <w:sz w:val="22"/>
          <w:szCs w:val="22"/>
        </w:rPr>
        <w:t>] to [</w:t>
      </w:r>
      <w:r w:rsidR="006E4442" w:rsidRPr="00F348E0">
        <w:rPr>
          <w:b/>
          <w:bCs/>
          <w:i/>
          <w:iCs/>
          <w:sz w:val="22"/>
          <w:szCs w:val="22"/>
        </w:rPr>
        <w:t>date</w:t>
      </w:r>
      <w:r w:rsidR="006E4442" w:rsidRPr="00F348E0">
        <w:rPr>
          <w:i/>
          <w:iCs/>
          <w:sz w:val="22"/>
          <w:szCs w:val="22"/>
        </w:rPr>
        <w:t>]</w:t>
      </w:r>
      <w:r w:rsidR="006E4442" w:rsidRPr="00F348E0">
        <w:rPr>
          <w:iCs/>
          <w:sz w:val="22"/>
          <w:szCs w:val="22"/>
        </w:rPr>
        <w:t xml:space="preserve"> </w:t>
      </w:r>
      <w:r w:rsidRPr="00F348E0">
        <w:rPr>
          <w:sz w:val="22"/>
          <w:szCs w:val="22"/>
        </w:rPr>
        <w:t>(</w:t>
      </w:r>
      <w:r w:rsidR="006E4442" w:rsidRPr="00F348E0">
        <w:rPr>
          <w:sz w:val="22"/>
          <w:szCs w:val="22"/>
          <w:lang w:eastAsia="zh-CN"/>
        </w:rPr>
        <w:t>the “</w:t>
      </w:r>
      <w:r w:rsidRPr="00F348E0">
        <w:rPr>
          <w:sz w:val="22"/>
          <w:szCs w:val="22"/>
        </w:rPr>
        <w:t>Description</w:t>
      </w:r>
      <w:r w:rsidR="006E4442" w:rsidRPr="00F348E0">
        <w:rPr>
          <w:sz w:val="22"/>
          <w:szCs w:val="22"/>
        </w:rPr>
        <w:t>”</w:t>
      </w:r>
      <w:r w:rsidRPr="00F348E0">
        <w:rPr>
          <w:sz w:val="22"/>
          <w:szCs w:val="22"/>
        </w:rPr>
        <w:t xml:space="preserve">) in accordance with the </w:t>
      </w:r>
      <w:r w:rsidRPr="00F348E0">
        <w:rPr>
          <w:rFonts w:eastAsia="MS Mincho"/>
          <w:sz w:val="22"/>
          <w:szCs w:val="22"/>
          <w:lang w:bidi="he-IL"/>
        </w:rPr>
        <w:t xml:space="preserve">criteria for a description </w:t>
      </w:r>
      <w:r w:rsidRPr="00F348E0">
        <w:rPr>
          <w:rFonts w:eastAsia="MS Mincho"/>
          <w:sz w:val="22"/>
          <w:szCs w:val="22"/>
        </w:rPr>
        <w:t xml:space="preserve">of </w:t>
      </w:r>
      <w:r w:rsidRPr="00F348E0">
        <w:rPr>
          <w:rFonts w:eastAsia="MS Mincho"/>
          <w:sz w:val="22"/>
          <w:szCs w:val="22"/>
          <w:lang w:bidi="he-IL"/>
        </w:rPr>
        <w:t xml:space="preserve">a service </w:t>
      </w:r>
      <w:r w:rsidRPr="00F348E0">
        <w:rPr>
          <w:rFonts w:eastAsia="MS Mincho"/>
          <w:sz w:val="22"/>
          <w:szCs w:val="22"/>
        </w:rPr>
        <w:t>organization’s system</w:t>
      </w:r>
      <w:r w:rsidRPr="00F348E0">
        <w:rPr>
          <w:rFonts w:eastAsia="MS Mincho"/>
          <w:sz w:val="22"/>
          <w:szCs w:val="22"/>
          <w:lang w:bidi="he-IL"/>
        </w:rPr>
        <w:t xml:space="preserve"> set forth in the Description Criteria DC section 200</w:t>
      </w:r>
      <w:r w:rsidR="00BD6B68" w:rsidRPr="00F348E0">
        <w:rPr>
          <w:rFonts w:eastAsia="MS Mincho"/>
          <w:sz w:val="22"/>
          <w:szCs w:val="22"/>
          <w:lang w:bidi="he-IL"/>
        </w:rPr>
        <w:t>,</w:t>
      </w:r>
      <w:r w:rsidRPr="00F348E0">
        <w:rPr>
          <w:rFonts w:eastAsia="MS Mincho"/>
          <w:sz w:val="22"/>
          <w:szCs w:val="22"/>
          <w:lang w:bidi="he-IL"/>
        </w:rPr>
        <w:t xml:space="preserve"> </w:t>
      </w:r>
      <w:r w:rsidRPr="00F348E0">
        <w:rPr>
          <w:rFonts w:eastAsia="MS Mincho"/>
          <w:i/>
          <w:sz w:val="22"/>
          <w:szCs w:val="22"/>
          <w:lang w:bidi="he-IL"/>
        </w:rPr>
        <w:t>2018 Description Criteria for a Description of a Service Organization’s System in a SOC 2 Report</w:t>
      </w:r>
      <w:r w:rsidRPr="00F348E0">
        <w:rPr>
          <w:sz w:val="22"/>
          <w:szCs w:val="22"/>
        </w:rPr>
        <w:t xml:space="preserve"> </w:t>
      </w:r>
      <w:r w:rsidRPr="00F348E0">
        <w:rPr>
          <w:rFonts w:eastAsia="MS Mincho"/>
          <w:sz w:val="22"/>
          <w:szCs w:val="22"/>
          <w:lang w:bidi="he-IL"/>
        </w:rPr>
        <w:t>(</w:t>
      </w:r>
      <w:r w:rsidR="00BD6B68" w:rsidRPr="00F348E0">
        <w:rPr>
          <w:rFonts w:eastAsia="MS Mincho"/>
          <w:sz w:val="22"/>
          <w:szCs w:val="22"/>
          <w:lang w:bidi="he-IL"/>
        </w:rPr>
        <w:t>the “</w:t>
      </w:r>
      <w:r w:rsidRPr="00F348E0">
        <w:rPr>
          <w:rFonts w:eastAsia="MS Mincho"/>
          <w:sz w:val="22"/>
          <w:szCs w:val="22"/>
          <w:lang w:bidi="he-IL"/>
        </w:rPr>
        <w:t>Description Criteria</w:t>
      </w:r>
      <w:r w:rsidR="00BD6B68" w:rsidRPr="00F348E0">
        <w:rPr>
          <w:rFonts w:eastAsia="MS Mincho"/>
          <w:sz w:val="22"/>
          <w:szCs w:val="22"/>
          <w:lang w:bidi="he-IL"/>
        </w:rPr>
        <w:t>”</w:t>
      </w:r>
      <w:r w:rsidRPr="00F348E0">
        <w:rPr>
          <w:rFonts w:eastAsia="MS Mincho"/>
          <w:sz w:val="22"/>
          <w:szCs w:val="22"/>
          <w:lang w:bidi="he-IL"/>
        </w:rPr>
        <w:t xml:space="preserve">) </w:t>
      </w:r>
      <w:r w:rsidRPr="00F348E0">
        <w:rPr>
          <w:sz w:val="22"/>
          <w:szCs w:val="22"/>
        </w:rPr>
        <w:t xml:space="preserve">and the suitability of the design and operating effectiveness of controls </w:t>
      </w:r>
      <w:r w:rsidR="00B04393">
        <w:rPr>
          <w:rFonts w:hint="eastAsia"/>
          <w:sz w:val="22"/>
          <w:szCs w:val="22"/>
          <w:lang w:eastAsia="zh-CN"/>
        </w:rPr>
        <w:t>stated</w:t>
      </w:r>
      <w:r w:rsidR="00B04393">
        <w:rPr>
          <w:sz w:val="22"/>
          <w:szCs w:val="22"/>
        </w:rPr>
        <w:t xml:space="preserve"> </w:t>
      </w:r>
      <w:r w:rsidRPr="00F348E0">
        <w:rPr>
          <w:sz w:val="22"/>
          <w:szCs w:val="22"/>
        </w:rPr>
        <w:t>in the Description throughout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xml:space="preserve">] to provide reasonable assurance that the service commitments and system requirements were achieved based on the trust services criteria </w:t>
      </w:r>
      <w:r w:rsidR="00B04393">
        <w:rPr>
          <w:sz w:val="22"/>
          <w:szCs w:val="22"/>
        </w:rPr>
        <w:t>relevant to</w:t>
      </w:r>
      <w:r w:rsidR="00B04393" w:rsidRPr="00F348E0">
        <w:rPr>
          <w:sz w:val="22"/>
          <w:szCs w:val="22"/>
        </w:rPr>
        <w:t xml:space="preserve"> </w:t>
      </w:r>
      <w:r w:rsidR="009D50A7">
        <w:rPr>
          <w:sz w:val="22"/>
          <w:szCs w:val="22"/>
        </w:rPr>
        <w:t>[</w:t>
      </w:r>
      <w:commentRangeStart w:id="9"/>
      <w:r w:rsidRPr="009D50A7">
        <w:rPr>
          <w:b/>
          <w:bCs/>
          <w:sz w:val="22"/>
          <w:szCs w:val="22"/>
        </w:rPr>
        <w:t>security, availability, processing integrity, confidentiality</w:t>
      </w:r>
      <w:r w:rsidRPr="009D50A7">
        <w:rPr>
          <w:sz w:val="22"/>
          <w:szCs w:val="22"/>
        </w:rPr>
        <w:t>, and</w:t>
      </w:r>
      <w:r w:rsidRPr="009D50A7">
        <w:rPr>
          <w:b/>
          <w:bCs/>
          <w:sz w:val="22"/>
          <w:szCs w:val="22"/>
        </w:rPr>
        <w:t xml:space="preserve"> privacy</w:t>
      </w:r>
      <w:commentRangeEnd w:id="9"/>
      <w:r w:rsidR="00BD6B68" w:rsidRPr="009D50A7">
        <w:rPr>
          <w:rStyle w:val="a8"/>
          <w:b/>
          <w:bCs/>
          <w:sz w:val="22"/>
          <w:szCs w:val="22"/>
        </w:rPr>
        <w:commentReference w:id="9"/>
      </w:r>
      <w:r w:rsidR="009D50A7">
        <w:rPr>
          <w:sz w:val="22"/>
          <w:szCs w:val="22"/>
        </w:rPr>
        <w:t>]</w:t>
      </w:r>
      <w:r w:rsidRPr="00F348E0">
        <w:rPr>
          <w:sz w:val="22"/>
          <w:szCs w:val="22"/>
        </w:rPr>
        <w:t xml:space="preserve"> set forth in TSP section 100, </w:t>
      </w:r>
      <w:r w:rsidRPr="00F348E0">
        <w:rPr>
          <w:i/>
          <w:sz w:val="22"/>
          <w:szCs w:val="22"/>
        </w:rPr>
        <w:t>2017 Trust Services Criteria for Security, Availability, Processing Integrity, Confidentiality, and Privacy</w:t>
      </w:r>
      <w:r w:rsidR="007263EF" w:rsidRPr="00406A92">
        <w:rPr>
          <w:sz w:val="22"/>
          <w:szCs w:val="22"/>
        </w:rPr>
        <w:t xml:space="preserve">, in AICPA </w:t>
      </w:r>
      <w:r w:rsidR="007263EF" w:rsidRPr="00127985">
        <w:rPr>
          <w:sz w:val="22"/>
          <w:szCs w:val="22"/>
          <w:rPrChange w:id="10" w:author="Stella TY" w:date="2024-01-24T15:00:00Z">
            <w:rPr>
              <w:i/>
              <w:iCs/>
              <w:sz w:val="22"/>
              <w:szCs w:val="22"/>
            </w:rPr>
          </w:rPrChange>
        </w:rPr>
        <w:t>Trust Services Criteria</w:t>
      </w:r>
      <w:r w:rsidR="007263EF" w:rsidRPr="00406A92">
        <w:rPr>
          <w:sz w:val="22"/>
          <w:szCs w:val="22"/>
        </w:rPr>
        <w:t xml:space="preserve"> </w:t>
      </w:r>
      <w:r w:rsidRPr="00F348E0">
        <w:rPr>
          <w:sz w:val="22"/>
          <w:szCs w:val="22"/>
        </w:rPr>
        <w:t>(</w:t>
      </w:r>
      <w:r w:rsidR="00BD6B68" w:rsidRPr="00F348E0">
        <w:rPr>
          <w:sz w:val="22"/>
          <w:szCs w:val="22"/>
          <w:lang w:eastAsia="zh-CN"/>
        </w:rPr>
        <w:t>the</w:t>
      </w:r>
      <w:r w:rsidR="00BD6B68" w:rsidRPr="00F348E0">
        <w:rPr>
          <w:sz w:val="22"/>
          <w:szCs w:val="22"/>
        </w:rPr>
        <w:t xml:space="preserve"> “</w:t>
      </w:r>
      <w:r w:rsidRPr="00F348E0">
        <w:rPr>
          <w:sz w:val="22"/>
          <w:szCs w:val="22"/>
        </w:rPr>
        <w:t>applicable trust services criteria</w:t>
      </w:r>
      <w:r w:rsidR="00BD6B68" w:rsidRPr="00F348E0">
        <w:rPr>
          <w:sz w:val="22"/>
          <w:szCs w:val="22"/>
        </w:rPr>
        <w:t>”</w:t>
      </w:r>
      <w:r w:rsidRPr="00F348E0">
        <w:rPr>
          <w:sz w:val="22"/>
          <w:szCs w:val="22"/>
        </w:rPr>
        <w:t xml:space="preserve">). </w:t>
      </w:r>
    </w:p>
    <w:p w14:paraId="603E7DFD" w14:textId="77777777" w:rsidR="00517EA4" w:rsidRPr="00F348E0" w:rsidRDefault="00517EA4" w:rsidP="00F348E0">
      <w:pPr>
        <w:widowControl w:val="0"/>
        <w:snapToGrid w:val="0"/>
        <w:spacing w:line="276" w:lineRule="auto"/>
        <w:jc w:val="both"/>
        <w:rPr>
          <w:sz w:val="22"/>
          <w:szCs w:val="22"/>
        </w:rPr>
      </w:pPr>
    </w:p>
    <w:p w14:paraId="4479755F" w14:textId="4516BAFD" w:rsidR="00517EA4" w:rsidRPr="00F348E0" w:rsidRDefault="009F5A79" w:rsidP="00F348E0">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1"/>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2" w:name="_Hlk133570946"/>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A</w:t>
      </w:r>
      <w:proofErr w:type="gramStart"/>
      <w:r w:rsidRPr="006F734B">
        <w:rPr>
          <w:rFonts w:eastAsia="MS Mincho"/>
          <w:b/>
          <w:bCs/>
          <w:sz w:val="22"/>
          <w:szCs w:val="22"/>
          <w:lang w:bidi="he-IL"/>
        </w:rPr>
        <w:t xml:space="preserve">], </w:t>
      </w:r>
      <w:r w:rsidRPr="006F734B">
        <w:rPr>
          <w:rFonts w:eastAsia="MS Mincho"/>
          <w:sz w:val="22"/>
          <w:szCs w:val="22"/>
          <w:lang w:bidi="he-IL"/>
        </w:rPr>
        <w:t>and</w:t>
      </w:r>
      <w:proofErr w:type="gramEnd"/>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2"/>
      <w:r w:rsidRPr="006F734B">
        <w:rPr>
          <w:rFonts w:eastAsia="MS Mincho"/>
          <w:bCs/>
          <w:sz w:val="22"/>
          <w:szCs w:val="22"/>
          <w:lang w:bidi="he-IL"/>
        </w:rPr>
        <w:t>.</w:t>
      </w:r>
      <w:r w:rsidRPr="006F734B">
        <w:rPr>
          <w:rFonts w:eastAsia="MS Mincho"/>
          <w:b/>
          <w:sz w:val="22"/>
          <w:szCs w:val="22"/>
          <w:lang w:bidi="he-IL"/>
        </w:rPr>
        <w:t>]</w:t>
      </w:r>
      <w:commentRangeEnd w:id="11"/>
      <w:r w:rsidRPr="006F734B">
        <w:rPr>
          <w:rFonts w:ascii="Arial Bold" w:eastAsia="Times New Roman" w:hAnsi="Arial Bold" w:cs="Arial"/>
          <w:b/>
          <w:sz w:val="21"/>
          <w:szCs w:val="21"/>
        </w:rPr>
        <w:commentReference w:id="11"/>
      </w:r>
      <w:r w:rsidR="00054396">
        <w:rPr>
          <w:rFonts w:eastAsia="MS Mincho"/>
          <w:bCs/>
          <w:sz w:val="22"/>
          <w:szCs w:val="22"/>
          <w:lang w:bidi="he-IL"/>
        </w:rPr>
        <w:t xml:space="preserve"> </w:t>
      </w:r>
      <w:r w:rsidR="00517EA4" w:rsidRPr="00F348E0">
        <w:rPr>
          <w:sz w:val="22"/>
          <w:szCs w:val="22"/>
        </w:rPr>
        <w:t>The Description indicates that complementary subservice organization controls that are suitably designed and operating effectively are necessary, along with controls at [</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 xml:space="preserve">], to </w:t>
      </w:r>
      <w:r w:rsidR="00CA4DE5" w:rsidRPr="00006532">
        <w:rPr>
          <w:sz w:val="22"/>
          <w:szCs w:val="22"/>
        </w:rPr>
        <w:t>provide reasonable assurance that</w:t>
      </w:r>
      <w:r w:rsidR="00CA4DE5" w:rsidRPr="00F348E0" w:rsidDel="00CA4DE5">
        <w:rPr>
          <w:sz w:val="22"/>
          <w:szCs w:val="22"/>
        </w:rPr>
        <w:t xml:space="preserve"> </w:t>
      </w:r>
      <w:r w:rsidR="00517EA4" w:rsidRPr="00F348E0">
        <w:rPr>
          <w:sz w:val="22"/>
          <w:szCs w:val="22"/>
        </w:rPr>
        <w:t>[</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]’s service commitments and system requirements</w:t>
      </w:r>
      <w:r w:rsidR="00644607" w:rsidRPr="00644607">
        <w:rPr>
          <w:sz w:val="22"/>
          <w:szCs w:val="22"/>
        </w:rPr>
        <w:t xml:space="preserve"> </w:t>
      </w:r>
      <w:r w:rsidR="00644607" w:rsidRPr="004F64ED">
        <w:rPr>
          <w:sz w:val="22"/>
          <w:szCs w:val="22"/>
        </w:rPr>
        <w:t>are achieved</w:t>
      </w:r>
      <w:r w:rsidR="00517EA4" w:rsidRPr="00F348E0">
        <w:rPr>
          <w:sz w:val="22"/>
          <w:szCs w:val="22"/>
        </w:rPr>
        <w:t xml:space="preserve"> based on the applicable trust services criteria. The </w:t>
      </w:r>
      <w:r w:rsidR="000A18D6" w:rsidRPr="00F348E0">
        <w:rPr>
          <w:sz w:val="22"/>
          <w:szCs w:val="22"/>
        </w:rPr>
        <w:t>D</w:t>
      </w:r>
      <w:r w:rsidR="00517EA4" w:rsidRPr="00F348E0">
        <w:rPr>
          <w:sz w:val="22"/>
          <w:szCs w:val="22"/>
        </w:rPr>
        <w:t>escription presents [</w:t>
      </w:r>
      <w:r w:rsidR="00517EA4" w:rsidRPr="00F348E0">
        <w:rPr>
          <w:b/>
          <w:bCs/>
          <w:sz w:val="22"/>
          <w:szCs w:val="22"/>
        </w:rPr>
        <w:t xml:space="preserve">Service organization </w:t>
      </w:r>
      <w:r w:rsidR="000A18D6" w:rsidRPr="00F348E0">
        <w:rPr>
          <w:b/>
          <w:bCs/>
          <w:sz w:val="22"/>
          <w:szCs w:val="22"/>
        </w:rPr>
        <w:t xml:space="preserve">short </w:t>
      </w:r>
      <w:r w:rsidR="00517EA4" w:rsidRPr="00F348E0">
        <w:rPr>
          <w:b/>
          <w:bCs/>
          <w:sz w:val="22"/>
          <w:szCs w:val="22"/>
        </w:rPr>
        <w:t>name</w:t>
      </w:r>
      <w:r w:rsidR="00517EA4" w:rsidRPr="00F348E0">
        <w:rPr>
          <w:sz w:val="22"/>
          <w:szCs w:val="22"/>
        </w:rPr>
        <w:t xml:space="preserve">]’s </w:t>
      </w:r>
      <w:r w:rsidR="001837D6" w:rsidRPr="001837D6">
        <w:rPr>
          <w:sz w:val="22"/>
          <w:szCs w:val="22"/>
        </w:rPr>
        <w:t>[</w:t>
      </w:r>
      <w:r w:rsidR="001837D6" w:rsidRPr="001837D6">
        <w:rPr>
          <w:b/>
          <w:bCs/>
          <w:sz w:val="22"/>
          <w:szCs w:val="22"/>
        </w:rPr>
        <w:t>Service organization’s system</w:t>
      </w:r>
      <w:r w:rsidR="001837D6" w:rsidRPr="001837D6">
        <w:rPr>
          <w:sz w:val="22"/>
          <w:szCs w:val="22"/>
        </w:rPr>
        <w:t>]</w:t>
      </w:r>
      <w:r w:rsidR="000A18D6" w:rsidRPr="00F348E0">
        <w:rPr>
          <w:sz w:val="22"/>
          <w:szCs w:val="22"/>
        </w:rPr>
        <w:t xml:space="preserve"> (the “System”)</w:t>
      </w:r>
      <w:r w:rsidR="00517EA4" w:rsidRPr="00F348E0">
        <w:rPr>
          <w:sz w:val="22"/>
          <w:szCs w:val="22"/>
        </w:rPr>
        <w:t>; its controls</w:t>
      </w:r>
      <w:r w:rsidR="00FF4B05" w:rsidRPr="004E6F4A">
        <w:t xml:space="preserve"> </w:t>
      </w:r>
      <w:r w:rsidR="00FF4B05" w:rsidRPr="004E6F4A">
        <w:rPr>
          <w:sz w:val="22"/>
          <w:szCs w:val="22"/>
        </w:rPr>
        <w:t>relevant to the applicable trust services criteria</w:t>
      </w:r>
      <w:r w:rsidR="00517EA4" w:rsidRPr="00F348E0">
        <w:rPr>
          <w:sz w:val="22"/>
          <w:szCs w:val="22"/>
        </w:rPr>
        <w:t xml:space="preserve">; and the types of complementary subservice organization controls that the </w:t>
      </w:r>
      <w:r w:rsidR="009305FD" w:rsidRPr="00F348E0">
        <w:rPr>
          <w:sz w:val="22"/>
          <w:szCs w:val="22"/>
        </w:rPr>
        <w:t>S</w:t>
      </w:r>
      <w:r w:rsidR="00517EA4" w:rsidRPr="00F348E0">
        <w:rPr>
          <w:sz w:val="22"/>
          <w:szCs w:val="22"/>
        </w:rPr>
        <w:t xml:space="preserve">ervice </w:t>
      </w:r>
      <w:r w:rsidR="009305FD" w:rsidRPr="00F348E0">
        <w:rPr>
          <w:sz w:val="22"/>
          <w:szCs w:val="22"/>
        </w:rPr>
        <w:t>O</w:t>
      </w:r>
      <w:r w:rsidR="00517EA4" w:rsidRPr="00F348E0">
        <w:rPr>
          <w:sz w:val="22"/>
          <w:szCs w:val="22"/>
        </w:rPr>
        <w:t xml:space="preserve">rganization assumes have been implemented, suitably designed, and </w:t>
      </w:r>
      <w:ins w:id="14" w:author="Vic Gong" w:date="2023-11-30T16:52:00Z">
        <w:r w:rsidR="001A17B2">
          <w:rPr>
            <w:sz w:val="22"/>
            <w:szCs w:val="22"/>
          </w:rPr>
          <w:t xml:space="preserve">are </w:t>
        </w:r>
      </w:ins>
      <w:r w:rsidR="00517EA4" w:rsidRPr="00F348E0">
        <w:rPr>
          <w:sz w:val="22"/>
          <w:szCs w:val="22"/>
        </w:rPr>
        <w:t xml:space="preserve">operating effectively at </w:t>
      </w:r>
      <w:r w:rsidR="000A18D6" w:rsidRPr="00F348E0">
        <w:rPr>
          <w:sz w:val="22"/>
          <w:szCs w:val="22"/>
        </w:rPr>
        <w:t xml:space="preserve">the </w:t>
      </w:r>
      <w:r w:rsidR="00517EA4" w:rsidRPr="00F348E0">
        <w:rPr>
          <w:sz w:val="22"/>
          <w:szCs w:val="22"/>
        </w:rPr>
        <w:t>subservice organization</w:t>
      </w:r>
      <w:r w:rsidR="00B436FE">
        <w:rPr>
          <w:sz w:val="22"/>
          <w:szCs w:val="22"/>
        </w:rPr>
        <w:t>[</w:t>
      </w:r>
      <w:r w:rsidR="00054396">
        <w:rPr>
          <w:sz w:val="22"/>
          <w:szCs w:val="22"/>
        </w:rPr>
        <w:t>s</w:t>
      </w:r>
      <w:r w:rsidR="00B436FE">
        <w:rPr>
          <w:sz w:val="22"/>
          <w:szCs w:val="22"/>
        </w:rPr>
        <w:t>]</w:t>
      </w:r>
      <w:r w:rsidR="00517EA4" w:rsidRPr="00F348E0">
        <w:rPr>
          <w:sz w:val="22"/>
          <w:szCs w:val="22"/>
        </w:rPr>
        <w:t xml:space="preserve">. </w:t>
      </w:r>
      <w:r w:rsidR="001B69D2" w:rsidRPr="00DB2728">
        <w:rPr>
          <w:sz w:val="22"/>
          <w:szCs w:val="22"/>
        </w:rPr>
        <w:t xml:space="preserve">The Description does not disclose the actual controls at </w:t>
      </w:r>
      <w:r w:rsidR="001B69D2">
        <w:rPr>
          <w:sz w:val="22"/>
          <w:szCs w:val="22"/>
        </w:rPr>
        <w:t xml:space="preserve">the </w:t>
      </w:r>
      <w:r w:rsidR="001B69D2" w:rsidRPr="00920D03">
        <w:rPr>
          <w:bCs/>
          <w:sz w:val="22"/>
          <w:szCs w:val="22"/>
        </w:rPr>
        <w:t>subservice organization</w:t>
      </w:r>
      <w:r w:rsidR="001B69D2">
        <w:rPr>
          <w:bCs/>
          <w:sz w:val="22"/>
          <w:szCs w:val="22"/>
        </w:rPr>
        <w:t>[</w:t>
      </w:r>
      <w:r w:rsidR="001B69D2" w:rsidRPr="00920D03">
        <w:rPr>
          <w:bCs/>
          <w:sz w:val="22"/>
          <w:szCs w:val="22"/>
        </w:rPr>
        <w:t>s</w:t>
      </w:r>
      <w:r w:rsidR="001B69D2">
        <w:rPr>
          <w:bCs/>
          <w:sz w:val="22"/>
          <w:szCs w:val="22"/>
        </w:rPr>
        <w:t>]</w:t>
      </w:r>
      <w:r w:rsidR="001B69D2">
        <w:rPr>
          <w:sz w:val="22"/>
          <w:szCs w:val="22"/>
        </w:rPr>
        <w:t xml:space="preserve">. </w:t>
      </w:r>
      <w:r w:rsidR="00517EA4" w:rsidRPr="00F348E0">
        <w:rPr>
          <w:sz w:val="22"/>
          <w:szCs w:val="22"/>
        </w:rPr>
        <w:t xml:space="preserve">Our examination did not </w:t>
      </w:r>
      <w:r w:rsidR="001B69D2">
        <w:rPr>
          <w:sz w:val="22"/>
          <w:szCs w:val="22"/>
        </w:rPr>
        <w:t>include</w:t>
      </w:r>
      <w:r w:rsidR="00517EA4" w:rsidRPr="00F348E0">
        <w:rPr>
          <w:sz w:val="22"/>
          <w:szCs w:val="22"/>
        </w:rPr>
        <w:t xml:space="preserve"> the services provided by </w:t>
      </w:r>
      <w:r w:rsidR="000A18D6" w:rsidRPr="00F348E0">
        <w:rPr>
          <w:sz w:val="22"/>
          <w:szCs w:val="22"/>
        </w:rPr>
        <w:t xml:space="preserve">the </w:t>
      </w:r>
      <w:r w:rsidR="00517EA4" w:rsidRPr="00F348E0">
        <w:rPr>
          <w:sz w:val="22"/>
          <w:szCs w:val="22"/>
        </w:rPr>
        <w:t>subservice organization</w:t>
      </w:r>
      <w:r w:rsidR="00546CDE">
        <w:rPr>
          <w:sz w:val="22"/>
          <w:szCs w:val="22"/>
        </w:rPr>
        <w:t>[</w:t>
      </w:r>
      <w:r w:rsidR="001837D6">
        <w:rPr>
          <w:sz w:val="22"/>
          <w:szCs w:val="22"/>
        </w:rPr>
        <w:t>s</w:t>
      </w:r>
      <w:r w:rsidR="00546CDE">
        <w:rPr>
          <w:sz w:val="22"/>
          <w:szCs w:val="22"/>
        </w:rPr>
        <w:t>]</w:t>
      </w:r>
      <w:r w:rsidR="00517EA4" w:rsidRPr="00F348E0">
        <w:rPr>
          <w:sz w:val="22"/>
          <w:szCs w:val="22"/>
        </w:rPr>
        <w:t xml:space="preserve"> and we have not evaluated whether the controls management assumes have been implemented at </w:t>
      </w:r>
      <w:r w:rsidR="000A18D6" w:rsidRPr="00F348E0">
        <w:rPr>
          <w:sz w:val="22"/>
          <w:szCs w:val="22"/>
        </w:rPr>
        <w:t xml:space="preserve">the </w:t>
      </w:r>
      <w:r w:rsidR="00517EA4" w:rsidRPr="00F348E0">
        <w:rPr>
          <w:sz w:val="22"/>
          <w:szCs w:val="22"/>
        </w:rPr>
        <w:t>subservice organization</w:t>
      </w:r>
      <w:r w:rsidR="00E47499">
        <w:rPr>
          <w:sz w:val="22"/>
          <w:szCs w:val="22"/>
        </w:rPr>
        <w:t>[</w:t>
      </w:r>
      <w:r w:rsidR="001837D6">
        <w:rPr>
          <w:sz w:val="22"/>
          <w:szCs w:val="22"/>
        </w:rPr>
        <w:t>s</w:t>
      </w:r>
      <w:r w:rsidR="00E47499">
        <w:rPr>
          <w:sz w:val="22"/>
          <w:szCs w:val="22"/>
        </w:rPr>
        <w:t>]</w:t>
      </w:r>
      <w:r w:rsidR="00517EA4" w:rsidRPr="00F348E0">
        <w:rPr>
          <w:sz w:val="22"/>
          <w:szCs w:val="22"/>
        </w:rPr>
        <w:t xml:space="preserve"> have been implemented or whether such controls </w:t>
      </w:r>
      <w:r w:rsidR="00517EA4" w:rsidRPr="00F348E0">
        <w:rPr>
          <w:sz w:val="22"/>
          <w:szCs w:val="22"/>
        </w:rPr>
        <w:lastRenderedPageBreak/>
        <w:t xml:space="preserve">were suitably designed and </w:t>
      </w:r>
      <w:proofErr w:type="gramStart"/>
      <w:r w:rsidR="00517EA4" w:rsidRPr="00F348E0">
        <w:rPr>
          <w:sz w:val="22"/>
          <w:szCs w:val="22"/>
        </w:rPr>
        <w:t>operating</w:t>
      </w:r>
      <w:proofErr w:type="gramEnd"/>
      <w:r w:rsidR="00517EA4" w:rsidRPr="00F348E0">
        <w:rPr>
          <w:sz w:val="22"/>
          <w:szCs w:val="22"/>
        </w:rPr>
        <w:t xml:space="preserve"> effectively throughout the period [</w:t>
      </w:r>
      <w:r w:rsidR="00517EA4" w:rsidRPr="00F348E0">
        <w:rPr>
          <w:b/>
          <w:bCs/>
          <w:sz w:val="22"/>
          <w:szCs w:val="22"/>
        </w:rPr>
        <w:t>date</w:t>
      </w:r>
      <w:r w:rsidR="00517EA4" w:rsidRPr="00F348E0">
        <w:rPr>
          <w:sz w:val="22"/>
          <w:szCs w:val="22"/>
        </w:rPr>
        <w:t>] to [</w:t>
      </w:r>
      <w:r w:rsidR="00517EA4" w:rsidRPr="00F348E0">
        <w:rPr>
          <w:b/>
          <w:bCs/>
          <w:sz w:val="22"/>
          <w:szCs w:val="22"/>
        </w:rPr>
        <w:t>date</w:t>
      </w:r>
      <w:r w:rsidR="00517EA4" w:rsidRPr="00F348E0">
        <w:rPr>
          <w:sz w:val="22"/>
          <w:szCs w:val="22"/>
        </w:rPr>
        <w:t>].</w:t>
      </w:r>
    </w:p>
    <w:p w14:paraId="0298872C" w14:textId="77777777" w:rsidR="00517EA4" w:rsidRPr="00F348E0" w:rsidRDefault="00517EA4" w:rsidP="00F348E0">
      <w:pPr>
        <w:widowControl w:val="0"/>
        <w:snapToGrid w:val="0"/>
        <w:spacing w:line="276" w:lineRule="auto"/>
        <w:jc w:val="both"/>
        <w:rPr>
          <w:sz w:val="22"/>
          <w:szCs w:val="22"/>
        </w:rPr>
      </w:pPr>
    </w:p>
    <w:p w14:paraId="3086454E" w14:textId="68BB8D72" w:rsidR="00517EA4" w:rsidRPr="00F348E0" w:rsidRDefault="00517EA4" w:rsidP="00F348E0">
      <w:pPr>
        <w:widowControl w:val="0"/>
        <w:snapToGrid w:val="0"/>
        <w:spacing w:line="276" w:lineRule="auto"/>
        <w:jc w:val="both"/>
        <w:rPr>
          <w:sz w:val="22"/>
          <w:szCs w:val="22"/>
        </w:rPr>
      </w:pPr>
      <w:commentRangeStart w:id="15"/>
      <w:r w:rsidRPr="00F348E0">
        <w:rPr>
          <w:sz w:val="22"/>
          <w:szCs w:val="22"/>
        </w:rPr>
        <w:t>The</w:t>
      </w:r>
      <w:commentRangeEnd w:id="15"/>
      <w:r w:rsidR="000A18D6" w:rsidRPr="00F348E0">
        <w:rPr>
          <w:rStyle w:val="a8"/>
          <w:sz w:val="22"/>
          <w:szCs w:val="22"/>
        </w:rPr>
        <w:commentReference w:id="15"/>
      </w:r>
      <w:r w:rsidRPr="00F348E0">
        <w:rPr>
          <w:sz w:val="22"/>
          <w:szCs w:val="22"/>
        </w:rPr>
        <w:t xml:space="preserve"> Description indicates that [</w:t>
      </w:r>
      <w:r w:rsidRPr="00F348E0">
        <w:rPr>
          <w:b/>
          <w:bCs/>
          <w:sz w:val="22"/>
          <w:szCs w:val="22"/>
        </w:rPr>
        <w:t xml:space="preserve">Service organization </w:t>
      </w:r>
      <w:r w:rsidR="007103E2" w:rsidRPr="00F348E0">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can provide reasonable assurance that certain service commitments and system requirements can be achieved only if complementary user entity controls assumed in the design of [</w:t>
      </w:r>
      <w:r w:rsidRPr="00F348E0">
        <w:rPr>
          <w:b/>
          <w:bCs/>
          <w:sz w:val="22"/>
          <w:szCs w:val="22"/>
        </w:rPr>
        <w:t xml:space="preserve">Service organization </w:t>
      </w:r>
      <w:r w:rsidR="007103E2" w:rsidRPr="00F348E0">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are suitably designed and operating effectively, along with related controls at the </w:t>
      </w:r>
      <w:r w:rsidR="007103E2" w:rsidRPr="00F348E0">
        <w:rPr>
          <w:sz w:val="22"/>
          <w:szCs w:val="22"/>
        </w:rPr>
        <w:t>S</w:t>
      </w:r>
      <w:r w:rsidRPr="00F348E0">
        <w:rPr>
          <w:sz w:val="22"/>
          <w:szCs w:val="22"/>
        </w:rPr>
        <w:t xml:space="preserve">ervice </w:t>
      </w:r>
      <w:r w:rsidR="007103E2" w:rsidRPr="00F348E0">
        <w:rPr>
          <w:sz w:val="22"/>
          <w:szCs w:val="22"/>
        </w:rPr>
        <w:t>O</w:t>
      </w:r>
      <w:r w:rsidRPr="00F348E0">
        <w:rPr>
          <w:sz w:val="22"/>
          <w:szCs w:val="22"/>
        </w:rPr>
        <w:t xml:space="preserve">rganization. Our examination did not </w:t>
      </w:r>
      <w:r w:rsidR="00C515DE">
        <w:rPr>
          <w:sz w:val="22"/>
          <w:szCs w:val="22"/>
        </w:rPr>
        <w:t>include</w:t>
      </w:r>
      <w:r w:rsidRPr="00F348E0">
        <w:rPr>
          <w:sz w:val="22"/>
          <w:szCs w:val="22"/>
        </w:rPr>
        <w:t xml:space="preserve"> such complementary user entity </w:t>
      </w:r>
      <w:proofErr w:type="gramStart"/>
      <w:r w:rsidRPr="00F348E0">
        <w:rPr>
          <w:sz w:val="22"/>
          <w:szCs w:val="22"/>
        </w:rPr>
        <w:t>controls</w:t>
      </w:r>
      <w:proofErr w:type="gramEnd"/>
      <w:r w:rsidRPr="00F348E0">
        <w:rPr>
          <w:sz w:val="22"/>
          <w:szCs w:val="22"/>
        </w:rPr>
        <w:t xml:space="preserve"> and we have not evaluated the suitability of the design or operating effectiveness of such complementary user entity controls.</w:t>
      </w:r>
    </w:p>
    <w:p w14:paraId="2A1D7C29" w14:textId="77777777" w:rsidR="00517EA4" w:rsidRPr="00F348E0" w:rsidRDefault="00517EA4" w:rsidP="00F348E0">
      <w:pPr>
        <w:widowControl w:val="0"/>
        <w:snapToGrid w:val="0"/>
        <w:spacing w:line="276" w:lineRule="auto"/>
        <w:jc w:val="both"/>
        <w:rPr>
          <w:sz w:val="22"/>
          <w:szCs w:val="22"/>
        </w:rPr>
      </w:pPr>
    </w:p>
    <w:p w14:paraId="4830EB90" w14:textId="34B64165" w:rsidR="00517EA4" w:rsidRPr="00F348E0" w:rsidRDefault="00517EA4" w:rsidP="00F348E0">
      <w:pPr>
        <w:widowControl w:val="0"/>
        <w:snapToGrid w:val="0"/>
        <w:spacing w:line="276" w:lineRule="auto"/>
        <w:jc w:val="both"/>
        <w:rPr>
          <w:sz w:val="22"/>
          <w:szCs w:val="22"/>
        </w:rPr>
      </w:pPr>
      <w:commentRangeStart w:id="16"/>
      <w:r w:rsidRPr="00F348E0">
        <w:rPr>
          <w:sz w:val="22"/>
          <w:szCs w:val="22"/>
        </w:rPr>
        <w:t>The</w:t>
      </w:r>
      <w:commentRangeEnd w:id="16"/>
      <w:r w:rsidR="00503165" w:rsidRPr="00F348E0">
        <w:rPr>
          <w:rStyle w:val="a8"/>
          <w:sz w:val="22"/>
          <w:szCs w:val="22"/>
        </w:rPr>
        <w:commentReference w:id="16"/>
      </w:r>
      <w:r w:rsidRPr="00F348E0">
        <w:rPr>
          <w:sz w:val="22"/>
          <w:szCs w:val="22"/>
        </w:rPr>
        <w:t xml:space="preserve"> information in the accompanying </w:t>
      </w:r>
      <w:bookmarkStart w:id="18" w:name="_Hlk99396971"/>
      <w:commentRangeStart w:id="19"/>
      <w:r w:rsidR="007103E2" w:rsidRPr="00F348E0">
        <w:rPr>
          <w:i/>
          <w:iCs/>
          <w:sz w:val="22"/>
          <w:szCs w:val="22"/>
        </w:rPr>
        <w:t xml:space="preserve">Section </w:t>
      </w:r>
      <w:r w:rsidR="007103E2" w:rsidRPr="00B414F4">
        <w:rPr>
          <w:i/>
          <w:iCs/>
          <w:sz w:val="22"/>
          <w:szCs w:val="22"/>
        </w:rPr>
        <w:t>V</w:t>
      </w:r>
      <w:r w:rsidR="007103E2" w:rsidRPr="00F348E0">
        <w:rPr>
          <w:i/>
          <w:iCs/>
          <w:sz w:val="22"/>
          <w:szCs w:val="22"/>
        </w:rPr>
        <w:t xml:space="preserve"> – Other Information Provided by</w:t>
      </w:r>
      <w:r w:rsidR="007103E2" w:rsidRPr="00F348E0">
        <w:rPr>
          <w:sz w:val="22"/>
          <w:szCs w:val="22"/>
        </w:rPr>
        <w:t xml:space="preserve"> [</w:t>
      </w:r>
      <w:r w:rsidR="007103E2" w:rsidRPr="00F348E0">
        <w:rPr>
          <w:b/>
          <w:bCs/>
          <w:sz w:val="22"/>
          <w:szCs w:val="22"/>
        </w:rPr>
        <w:t>Service organization name</w:t>
      </w:r>
      <w:r w:rsidR="007103E2" w:rsidRPr="00F348E0">
        <w:rPr>
          <w:sz w:val="22"/>
          <w:szCs w:val="22"/>
        </w:rPr>
        <w:t>]</w:t>
      </w:r>
      <w:commentRangeEnd w:id="19"/>
      <w:r w:rsidR="007103E2" w:rsidRPr="00F348E0">
        <w:rPr>
          <w:rStyle w:val="a8"/>
          <w:sz w:val="22"/>
          <w:szCs w:val="22"/>
        </w:rPr>
        <w:commentReference w:id="19"/>
      </w:r>
      <w:bookmarkEnd w:id="18"/>
      <w:r w:rsidRPr="00F348E0">
        <w:rPr>
          <w:sz w:val="22"/>
          <w:szCs w:val="22"/>
        </w:rPr>
        <w:t xml:space="preserve"> is presented by management of [</w:t>
      </w:r>
      <w:r w:rsidRPr="00F348E0">
        <w:rPr>
          <w:b/>
          <w:bCs/>
          <w:sz w:val="22"/>
          <w:szCs w:val="22"/>
        </w:rPr>
        <w:t xml:space="preserve">Service organization </w:t>
      </w:r>
      <w:r w:rsidR="00503165" w:rsidRPr="00F348E0">
        <w:rPr>
          <w:b/>
          <w:bCs/>
          <w:sz w:val="22"/>
          <w:szCs w:val="22"/>
        </w:rPr>
        <w:t xml:space="preserve">short </w:t>
      </w:r>
      <w:r w:rsidRPr="00F348E0">
        <w:rPr>
          <w:b/>
          <w:bCs/>
          <w:sz w:val="22"/>
          <w:szCs w:val="22"/>
        </w:rPr>
        <w:t>name</w:t>
      </w:r>
      <w:r w:rsidRPr="00F348E0">
        <w:rPr>
          <w:sz w:val="22"/>
          <w:szCs w:val="22"/>
        </w:rPr>
        <w:t>] to provide additional information and is not part of [</w:t>
      </w:r>
      <w:r w:rsidRPr="00F348E0">
        <w:rPr>
          <w:b/>
          <w:bCs/>
          <w:sz w:val="22"/>
          <w:szCs w:val="22"/>
        </w:rPr>
        <w:t xml:space="preserve">Service organization </w:t>
      </w:r>
      <w:r w:rsidR="007103E2" w:rsidRPr="00F348E0">
        <w:rPr>
          <w:b/>
          <w:bCs/>
          <w:sz w:val="22"/>
          <w:szCs w:val="22"/>
        </w:rPr>
        <w:t xml:space="preserve">short </w:t>
      </w:r>
      <w:r w:rsidRPr="00F348E0">
        <w:rPr>
          <w:b/>
          <w:bCs/>
          <w:sz w:val="22"/>
          <w:szCs w:val="22"/>
        </w:rPr>
        <w:t>name</w:t>
      </w:r>
      <w:r w:rsidRPr="00F348E0">
        <w:rPr>
          <w:sz w:val="22"/>
          <w:szCs w:val="22"/>
        </w:rPr>
        <w:t xml:space="preserve">]’s Description. Such information has not been subjected to the procedures applied in our examination and, </w:t>
      </w:r>
      <w:proofErr w:type="gramStart"/>
      <w:r w:rsidRPr="00F348E0">
        <w:rPr>
          <w:sz w:val="22"/>
          <w:szCs w:val="22"/>
        </w:rPr>
        <w:t>accordingly</w:t>
      </w:r>
      <w:proofErr w:type="gramEnd"/>
      <w:r w:rsidRPr="00F348E0">
        <w:rPr>
          <w:sz w:val="22"/>
          <w:szCs w:val="22"/>
        </w:rPr>
        <w:t xml:space="preserve"> we express no opinion on it.</w:t>
      </w:r>
    </w:p>
    <w:p w14:paraId="17C9D5C5" w14:textId="46DA9B88" w:rsidR="00517EA4" w:rsidRPr="00F348E0" w:rsidRDefault="00517EA4" w:rsidP="00F348E0">
      <w:pPr>
        <w:widowControl w:val="0"/>
        <w:snapToGrid w:val="0"/>
        <w:spacing w:line="276" w:lineRule="auto"/>
        <w:jc w:val="both"/>
        <w:rPr>
          <w:sz w:val="22"/>
          <w:szCs w:val="22"/>
        </w:rPr>
      </w:pPr>
    </w:p>
    <w:p w14:paraId="4B8D80F4" w14:textId="77777777" w:rsidR="000950FF" w:rsidRPr="00F348E0" w:rsidRDefault="000950FF" w:rsidP="00F348E0">
      <w:pPr>
        <w:widowControl w:val="0"/>
        <w:snapToGrid w:val="0"/>
        <w:spacing w:line="276" w:lineRule="auto"/>
        <w:jc w:val="both"/>
        <w:rPr>
          <w:sz w:val="22"/>
          <w:szCs w:val="22"/>
        </w:rPr>
      </w:pPr>
    </w:p>
    <w:p w14:paraId="351AB3F8" w14:textId="47D25795" w:rsidR="00517EA4" w:rsidRPr="00F348E0" w:rsidRDefault="00517EA4" w:rsidP="00F348E0">
      <w:pPr>
        <w:widowControl w:val="0"/>
        <w:snapToGrid w:val="0"/>
        <w:spacing w:line="276" w:lineRule="auto"/>
        <w:jc w:val="both"/>
        <w:rPr>
          <w:i/>
          <w:sz w:val="22"/>
          <w:szCs w:val="22"/>
        </w:rPr>
      </w:pPr>
      <w:r w:rsidRPr="00F348E0">
        <w:rPr>
          <w:i/>
          <w:sz w:val="22"/>
          <w:szCs w:val="22"/>
        </w:rPr>
        <w:t>[</w:t>
      </w:r>
      <w:r w:rsidRPr="00F348E0">
        <w:rPr>
          <w:b/>
          <w:bCs/>
          <w:i/>
          <w:sz w:val="22"/>
          <w:szCs w:val="22"/>
        </w:rPr>
        <w:t xml:space="preserve">Service organization </w:t>
      </w:r>
      <w:r w:rsidR="000950FF" w:rsidRPr="00F348E0">
        <w:rPr>
          <w:b/>
          <w:bCs/>
          <w:i/>
          <w:sz w:val="22"/>
          <w:szCs w:val="22"/>
          <w:lang w:eastAsia="zh-CN"/>
        </w:rPr>
        <w:t>short</w:t>
      </w:r>
      <w:r w:rsidR="000950FF" w:rsidRPr="00F348E0">
        <w:rPr>
          <w:b/>
          <w:bCs/>
          <w:i/>
          <w:sz w:val="22"/>
          <w:szCs w:val="22"/>
        </w:rPr>
        <w:t xml:space="preserve"> </w:t>
      </w:r>
      <w:r w:rsidRPr="00F348E0">
        <w:rPr>
          <w:b/>
          <w:bCs/>
          <w:i/>
          <w:sz w:val="22"/>
          <w:szCs w:val="22"/>
        </w:rPr>
        <w:t>name</w:t>
      </w:r>
      <w:r w:rsidRPr="00F348E0">
        <w:rPr>
          <w:i/>
          <w:sz w:val="22"/>
          <w:szCs w:val="22"/>
        </w:rPr>
        <w:t>]’s responsibilities</w:t>
      </w:r>
    </w:p>
    <w:p w14:paraId="5C76FCEB" w14:textId="262A110A" w:rsidR="00517EA4" w:rsidRPr="00F348E0" w:rsidRDefault="00517EA4" w:rsidP="00F348E0">
      <w:pPr>
        <w:widowControl w:val="0"/>
        <w:snapToGrid w:val="0"/>
        <w:spacing w:line="276" w:lineRule="auto"/>
        <w:jc w:val="both"/>
        <w:rPr>
          <w:sz w:val="22"/>
          <w:szCs w:val="22"/>
        </w:rPr>
      </w:pPr>
      <w:r w:rsidRPr="00F348E0">
        <w:rPr>
          <w:sz w:val="22"/>
          <w:szCs w:val="22"/>
        </w:rPr>
        <w:t>[</w:t>
      </w:r>
      <w:r w:rsidRPr="00F348E0">
        <w:rPr>
          <w:b/>
          <w:bCs/>
          <w:sz w:val="22"/>
          <w:szCs w:val="22"/>
        </w:rPr>
        <w:t xml:space="preserve">Service organization </w:t>
      </w:r>
      <w:r w:rsidR="000950FF" w:rsidRPr="00F348E0">
        <w:rPr>
          <w:b/>
          <w:bCs/>
          <w:sz w:val="22"/>
          <w:szCs w:val="22"/>
        </w:rPr>
        <w:t xml:space="preserve">short </w:t>
      </w:r>
      <w:r w:rsidRPr="00F348E0">
        <w:rPr>
          <w:b/>
          <w:bCs/>
          <w:sz w:val="22"/>
          <w:szCs w:val="22"/>
        </w:rPr>
        <w:t>name</w:t>
      </w:r>
      <w:r w:rsidRPr="00F348E0">
        <w:rPr>
          <w:sz w:val="22"/>
          <w:szCs w:val="22"/>
        </w:rPr>
        <w:t xml:space="preserve">] is responsible for its service commitments and system requirements and for designing, implementing, and operating effective controls within the </w:t>
      </w:r>
      <w:r w:rsidR="00851769" w:rsidRPr="00F348E0">
        <w:rPr>
          <w:sz w:val="22"/>
          <w:szCs w:val="22"/>
        </w:rPr>
        <w:t>S</w:t>
      </w:r>
      <w:r w:rsidRPr="00F348E0">
        <w:rPr>
          <w:sz w:val="22"/>
          <w:szCs w:val="22"/>
        </w:rPr>
        <w:t xml:space="preserve">ystem to provide reasonable assurance that </w:t>
      </w:r>
      <w:r w:rsidR="00732639">
        <w:rPr>
          <w:sz w:val="22"/>
          <w:szCs w:val="22"/>
        </w:rPr>
        <w:t>its</w:t>
      </w:r>
      <w:r w:rsidR="00732639" w:rsidRPr="00F348E0">
        <w:rPr>
          <w:sz w:val="22"/>
          <w:szCs w:val="22"/>
        </w:rPr>
        <w:t xml:space="preserve"> </w:t>
      </w:r>
      <w:r w:rsidRPr="00F348E0">
        <w:rPr>
          <w:sz w:val="22"/>
          <w:szCs w:val="22"/>
        </w:rPr>
        <w:t>service commitments and system requirements were achieved. [</w:t>
      </w:r>
      <w:r w:rsidRPr="00F348E0">
        <w:rPr>
          <w:b/>
          <w:bCs/>
          <w:sz w:val="22"/>
          <w:szCs w:val="22"/>
        </w:rPr>
        <w:t xml:space="preserve">Service organization </w:t>
      </w:r>
      <w:r w:rsidR="001A3EE2" w:rsidRPr="00F348E0">
        <w:rPr>
          <w:b/>
          <w:bCs/>
          <w:sz w:val="22"/>
          <w:szCs w:val="22"/>
        </w:rPr>
        <w:t xml:space="preserve">short </w:t>
      </w:r>
      <w:r w:rsidRPr="00F348E0">
        <w:rPr>
          <w:b/>
          <w:bCs/>
          <w:sz w:val="22"/>
          <w:szCs w:val="22"/>
        </w:rPr>
        <w:t>name</w:t>
      </w:r>
      <w:r w:rsidRPr="00F348E0">
        <w:rPr>
          <w:sz w:val="22"/>
          <w:szCs w:val="22"/>
        </w:rPr>
        <w:t xml:space="preserve">] has provided the accompanying assertion titled, </w:t>
      </w:r>
      <w:bookmarkStart w:id="20" w:name="_Hlk99438450"/>
      <w:commentRangeStart w:id="21"/>
      <w:r w:rsidR="001A3EE2" w:rsidRPr="00F348E0">
        <w:rPr>
          <w:i/>
          <w:iCs/>
          <w:sz w:val="22"/>
          <w:szCs w:val="22"/>
        </w:rPr>
        <w:t>Section I – [</w:t>
      </w:r>
      <w:r w:rsidR="001A3EE2" w:rsidRPr="00F348E0">
        <w:rPr>
          <w:b/>
          <w:bCs/>
          <w:i/>
          <w:iCs/>
          <w:sz w:val="22"/>
          <w:szCs w:val="22"/>
        </w:rPr>
        <w:t>Service organization name</w:t>
      </w:r>
      <w:r w:rsidR="001A3EE2" w:rsidRPr="00F348E0">
        <w:rPr>
          <w:i/>
          <w:iCs/>
          <w:sz w:val="22"/>
          <w:szCs w:val="22"/>
        </w:rPr>
        <w:t>]’s Management Assertion</w:t>
      </w:r>
      <w:commentRangeEnd w:id="21"/>
      <w:r w:rsidR="00851769" w:rsidRPr="00F348E0">
        <w:rPr>
          <w:rStyle w:val="a8"/>
          <w:sz w:val="22"/>
          <w:szCs w:val="22"/>
        </w:rPr>
        <w:commentReference w:id="21"/>
      </w:r>
      <w:bookmarkEnd w:id="20"/>
      <w:r w:rsidRPr="00F348E0">
        <w:rPr>
          <w:sz w:val="22"/>
          <w:szCs w:val="22"/>
        </w:rPr>
        <w:t xml:space="preserve"> (</w:t>
      </w:r>
      <w:r w:rsidR="001A3EE2" w:rsidRPr="00F348E0">
        <w:rPr>
          <w:sz w:val="22"/>
          <w:szCs w:val="22"/>
        </w:rPr>
        <w:t>the “</w:t>
      </w:r>
      <w:r w:rsidRPr="00F348E0">
        <w:rPr>
          <w:sz w:val="22"/>
          <w:szCs w:val="22"/>
        </w:rPr>
        <w:t>Assertion</w:t>
      </w:r>
      <w:r w:rsidR="001A3EE2" w:rsidRPr="00F348E0">
        <w:rPr>
          <w:sz w:val="22"/>
          <w:szCs w:val="22"/>
        </w:rPr>
        <w:t>”</w:t>
      </w:r>
      <w:r w:rsidRPr="00F348E0">
        <w:rPr>
          <w:sz w:val="22"/>
          <w:szCs w:val="22"/>
        </w:rPr>
        <w:t xml:space="preserve">) about the presentation of the Description based on the Description Criteria and </w:t>
      </w:r>
      <w:r w:rsidR="008E715A">
        <w:rPr>
          <w:sz w:val="22"/>
          <w:szCs w:val="22"/>
        </w:rPr>
        <w:t xml:space="preserve">the </w:t>
      </w:r>
      <w:r w:rsidRPr="00F348E0">
        <w:rPr>
          <w:sz w:val="22"/>
          <w:szCs w:val="22"/>
        </w:rPr>
        <w:t xml:space="preserve">suitability of design and operating effectiveness of controls </w:t>
      </w:r>
      <w:r w:rsidR="009C1401">
        <w:rPr>
          <w:sz w:val="22"/>
          <w:szCs w:val="22"/>
        </w:rPr>
        <w:t>stated</w:t>
      </w:r>
      <w:r w:rsidR="009C1401" w:rsidRPr="00F348E0">
        <w:rPr>
          <w:sz w:val="22"/>
          <w:szCs w:val="22"/>
        </w:rPr>
        <w:t xml:space="preserve"> </w:t>
      </w:r>
      <w:r w:rsidRPr="00F348E0">
        <w:rPr>
          <w:sz w:val="22"/>
          <w:szCs w:val="22"/>
        </w:rPr>
        <w:t>therein to provide reasonable assurance that the service commitments and system requirements would be achieved based on the applicable trust services criteria. [</w:t>
      </w:r>
      <w:r w:rsidRPr="00F348E0">
        <w:rPr>
          <w:b/>
          <w:bCs/>
          <w:sz w:val="22"/>
          <w:szCs w:val="22"/>
        </w:rPr>
        <w:t xml:space="preserve">Service organization </w:t>
      </w:r>
      <w:r w:rsidR="00851769" w:rsidRPr="00F348E0">
        <w:rPr>
          <w:b/>
          <w:bCs/>
          <w:sz w:val="22"/>
          <w:szCs w:val="22"/>
        </w:rPr>
        <w:t xml:space="preserve">short </w:t>
      </w:r>
      <w:r w:rsidRPr="00F348E0">
        <w:rPr>
          <w:b/>
          <w:bCs/>
          <w:sz w:val="22"/>
          <w:szCs w:val="22"/>
        </w:rPr>
        <w:t>name</w:t>
      </w:r>
      <w:r w:rsidRPr="00F348E0">
        <w:rPr>
          <w:sz w:val="22"/>
          <w:szCs w:val="22"/>
        </w:rPr>
        <w:t xml:space="preserve">] is responsible for (1) preparing the Description and Assertion; (2) the completeness, accuracy, and method of presentation of the Description and Assertion; (3) providing the services covered by the Description; (4) </w:t>
      </w:r>
      <w:r w:rsidR="005D4EAE" w:rsidRPr="00950369">
        <w:rPr>
          <w:sz w:val="22"/>
          <w:szCs w:val="22"/>
        </w:rPr>
        <w:t>selecting the trust services categories addressed by the engagement and stating the applicable trust services criteria and related controls in the Description</w:t>
      </w:r>
      <w:r w:rsidR="005D4EAE">
        <w:rPr>
          <w:sz w:val="22"/>
          <w:szCs w:val="22"/>
        </w:rPr>
        <w:t xml:space="preserve">; (5) </w:t>
      </w:r>
      <w:r w:rsidRPr="00F348E0">
        <w:rPr>
          <w:sz w:val="22"/>
          <w:szCs w:val="22"/>
        </w:rPr>
        <w:t xml:space="preserve">identifying the risks that threaten the achievement of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rganization’s service commitments and system requirements; and (</w:t>
      </w:r>
      <w:r w:rsidR="005D4EAE">
        <w:rPr>
          <w:sz w:val="22"/>
          <w:szCs w:val="22"/>
        </w:rPr>
        <w:t>6</w:t>
      </w:r>
      <w:r w:rsidRPr="00F348E0">
        <w:rPr>
          <w:sz w:val="22"/>
          <w:szCs w:val="22"/>
        </w:rPr>
        <w:t>) designing, implementing, and documenting controls that are suitably designed and operating effectively to achieve its service commitments and system requirements.</w:t>
      </w:r>
    </w:p>
    <w:p w14:paraId="1CEC50E6" w14:textId="77777777" w:rsidR="000950FF" w:rsidRPr="00F348E0" w:rsidRDefault="000950FF" w:rsidP="00F348E0">
      <w:pPr>
        <w:widowControl w:val="0"/>
        <w:snapToGrid w:val="0"/>
        <w:spacing w:line="276" w:lineRule="auto"/>
        <w:jc w:val="both"/>
        <w:rPr>
          <w:sz w:val="22"/>
          <w:szCs w:val="22"/>
        </w:rPr>
      </w:pPr>
    </w:p>
    <w:p w14:paraId="5BD1BCAE" w14:textId="0A1C80E3" w:rsidR="00517EA4" w:rsidRPr="00F348E0" w:rsidRDefault="00517EA4" w:rsidP="00F348E0">
      <w:pPr>
        <w:widowControl w:val="0"/>
        <w:snapToGrid w:val="0"/>
        <w:spacing w:line="276" w:lineRule="auto"/>
        <w:jc w:val="both"/>
        <w:rPr>
          <w:sz w:val="22"/>
          <w:szCs w:val="22"/>
        </w:rPr>
      </w:pPr>
    </w:p>
    <w:p w14:paraId="18403BFA" w14:textId="77777777" w:rsidR="00517EA4" w:rsidRPr="00F348E0" w:rsidRDefault="00517EA4" w:rsidP="00F348E0">
      <w:pPr>
        <w:widowControl w:val="0"/>
        <w:snapToGrid w:val="0"/>
        <w:spacing w:line="276" w:lineRule="auto"/>
        <w:jc w:val="both"/>
        <w:rPr>
          <w:i/>
          <w:sz w:val="22"/>
          <w:szCs w:val="22"/>
        </w:rPr>
      </w:pPr>
      <w:r w:rsidRPr="00F348E0">
        <w:rPr>
          <w:i/>
          <w:sz w:val="22"/>
          <w:szCs w:val="22"/>
        </w:rPr>
        <w:t>Service auditor’s responsibilities</w:t>
      </w:r>
    </w:p>
    <w:p w14:paraId="73499459" w14:textId="4FDEFEA3" w:rsidR="00517EA4" w:rsidRPr="00F348E0" w:rsidRDefault="00517EA4" w:rsidP="00F348E0">
      <w:pPr>
        <w:widowControl w:val="0"/>
        <w:snapToGrid w:val="0"/>
        <w:spacing w:line="276" w:lineRule="auto"/>
        <w:jc w:val="both"/>
        <w:rPr>
          <w:sz w:val="22"/>
          <w:szCs w:val="22"/>
        </w:rPr>
      </w:pPr>
      <w:r w:rsidRPr="00F348E0">
        <w:rPr>
          <w:sz w:val="22"/>
          <w:szCs w:val="22"/>
        </w:rPr>
        <w:t xml:space="preserve">Our responsibility is to express an opinion on the presentation of the Description and on the suitability of design and operating effectiveness of controls </w:t>
      </w:r>
      <w:r w:rsidR="002734C9">
        <w:rPr>
          <w:sz w:val="22"/>
          <w:szCs w:val="22"/>
        </w:rPr>
        <w:t>stated</w:t>
      </w:r>
      <w:r w:rsidR="002734C9" w:rsidRPr="00F348E0">
        <w:rPr>
          <w:sz w:val="22"/>
          <w:szCs w:val="22"/>
        </w:rPr>
        <w:t xml:space="preserve"> </w:t>
      </w:r>
      <w:r w:rsidRPr="00F348E0">
        <w:rPr>
          <w:sz w:val="22"/>
          <w:szCs w:val="22"/>
        </w:rPr>
        <w:t>therein to achieve the Service Organization’s service commitments and system requirements</w:t>
      </w:r>
      <w:del w:id="22" w:author="Fiona Xie" w:date="2024-07-10T18:08:00Z">
        <w:r w:rsidRPr="00F348E0" w:rsidDel="00865D98">
          <w:rPr>
            <w:sz w:val="22"/>
            <w:szCs w:val="22"/>
          </w:rPr>
          <w:delText>,</w:delText>
        </w:r>
      </w:del>
      <w:r w:rsidRPr="00F348E0">
        <w:rPr>
          <w:sz w:val="22"/>
          <w:szCs w:val="22"/>
        </w:rPr>
        <w:t xml:space="preserve"> based on our examination. </w:t>
      </w:r>
    </w:p>
    <w:p w14:paraId="68CD12D1" w14:textId="77777777" w:rsidR="00517EA4" w:rsidRPr="00F348E0" w:rsidRDefault="00517EA4" w:rsidP="00F348E0">
      <w:pPr>
        <w:widowControl w:val="0"/>
        <w:snapToGrid w:val="0"/>
        <w:spacing w:line="276" w:lineRule="auto"/>
        <w:jc w:val="both"/>
        <w:rPr>
          <w:sz w:val="22"/>
          <w:szCs w:val="22"/>
        </w:rPr>
      </w:pPr>
    </w:p>
    <w:p w14:paraId="1E57B8C4" w14:textId="0B2A1171" w:rsidR="00517EA4" w:rsidRPr="00F348E0" w:rsidRDefault="00517EA4" w:rsidP="00F348E0">
      <w:pPr>
        <w:widowControl w:val="0"/>
        <w:snapToGrid w:val="0"/>
        <w:spacing w:line="276" w:lineRule="auto"/>
        <w:jc w:val="both"/>
        <w:rPr>
          <w:sz w:val="22"/>
          <w:szCs w:val="22"/>
        </w:rPr>
      </w:pPr>
      <w:r w:rsidRPr="00F348E0">
        <w:rPr>
          <w:sz w:val="22"/>
          <w:szCs w:val="22"/>
        </w:rPr>
        <w:t xml:space="preserve">Our examination was conducted in accordance with attestation standards established by the </w:t>
      </w:r>
      <w:r w:rsidR="002D56DE" w:rsidRPr="002D56DE">
        <w:rPr>
          <w:sz w:val="22"/>
          <w:szCs w:val="22"/>
        </w:rPr>
        <w:t>American Institute of Certified Public Accountants (“AICPA”)</w:t>
      </w:r>
      <w:r w:rsidR="00E93810" w:rsidRPr="00B6192C">
        <w:t xml:space="preserve"> </w:t>
      </w:r>
      <w:r w:rsidR="00E93810" w:rsidRPr="00B6192C">
        <w:rPr>
          <w:sz w:val="22"/>
          <w:szCs w:val="22"/>
        </w:rPr>
        <w:t xml:space="preserve">and in accordance with International Standard on Assurance Engagements 3000 (Revised), </w:t>
      </w:r>
      <w:r w:rsidR="00E93810" w:rsidRPr="00826BAB">
        <w:rPr>
          <w:i/>
          <w:sz w:val="22"/>
          <w:szCs w:val="22"/>
        </w:rPr>
        <w:t xml:space="preserve">Assurance Engagements Other </w:t>
      </w:r>
      <w:r w:rsidR="00E93810" w:rsidRPr="00826BAB">
        <w:rPr>
          <w:i/>
          <w:sz w:val="22"/>
          <w:szCs w:val="22"/>
        </w:rPr>
        <w:lastRenderedPageBreak/>
        <w:t>Than Audits or Reviews of Historical Financial Information</w:t>
      </w:r>
      <w:r w:rsidR="00E93810" w:rsidRPr="00B6192C">
        <w:rPr>
          <w:sz w:val="22"/>
          <w:szCs w:val="22"/>
        </w:rPr>
        <w:t>, issued by the International Auditing and Assurance Standards Board (“IAASB”)</w:t>
      </w:r>
      <w:r w:rsidRPr="00F348E0">
        <w:rPr>
          <w:sz w:val="22"/>
          <w:szCs w:val="22"/>
        </w:rPr>
        <w:t xml:space="preserve">. Those standards require that we plan and perform our examination to obtain reasonable assurance about whether, in all material respects, (1) the Description is presented in accordance with the Description Criteria, and (2) the controls </w:t>
      </w:r>
      <w:r w:rsidR="00AB2DCD">
        <w:rPr>
          <w:sz w:val="22"/>
          <w:szCs w:val="22"/>
        </w:rPr>
        <w:t>stated</w:t>
      </w:r>
      <w:r w:rsidR="00AB2DCD" w:rsidRPr="00F348E0">
        <w:rPr>
          <w:sz w:val="22"/>
          <w:szCs w:val="22"/>
        </w:rPr>
        <w:t xml:space="preserve"> </w:t>
      </w:r>
      <w:r w:rsidRPr="00F348E0">
        <w:rPr>
          <w:sz w:val="22"/>
          <w:szCs w:val="22"/>
        </w:rPr>
        <w:t xml:space="preserve">therein </w:t>
      </w:r>
      <w:r w:rsidR="00AB2DCD">
        <w:rPr>
          <w:sz w:val="22"/>
          <w:szCs w:val="22"/>
        </w:rPr>
        <w:t>were</w:t>
      </w:r>
      <w:r w:rsidR="00AB2DCD" w:rsidRPr="00F348E0">
        <w:rPr>
          <w:sz w:val="22"/>
          <w:szCs w:val="22"/>
        </w:rPr>
        <w:t xml:space="preserve"> </w:t>
      </w:r>
      <w:r w:rsidRPr="00F348E0">
        <w:rPr>
          <w:sz w:val="22"/>
          <w:szCs w:val="22"/>
        </w:rPr>
        <w:t xml:space="preserve">suitably designed and operating effectively to provide reasonable assurance that the </w:t>
      </w:r>
      <w:r w:rsidR="00D7661E" w:rsidRPr="00F348E0">
        <w:rPr>
          <w:sz w:val="22"/>
          <w:szCs w:val="22"/>
          <w:lang w:eastAsia="zh-CN"/>
        </w:rPr>
        <w:t>S</w:t>
      </w:r>
      <w:r w:rsidRPr="00F348E0">
        <w:rPr>
          <w:sz w:val="22"/>
          <w:szCs w:val="22"/>
        </w:rPr>
        <w:t xml:space="preserve">ervice </w:t>
      </w:r>
      <w:r w:rsidR="00D7661E" w:rsidRPr="00F348E0">
        <w:rPr>
          <w:sz w:val="22"/>
          <w:szCs w:val="22"/>
        </w:rPr>
        <w:t>O</w:t>
      </w:r>
      <w:r w:rsidRPr="00F348E0">
        <w:rPr>
          <w:sz w:val="22"/>
          <w:szCs w:val="22"/>
        </w:rPr>
        <w:t xml:space="preserve">rganization’s service commitments and system requirements </w:t>
      </w:r>
      <w:r w:rsidR="00AB2DCD">
        <w:rPr>
          <w:sz w:val="22"/>
          <w:szCs w:val="22"/>
        </w:rPr>
        <w:t>were</w:t>
      </w:r>
      <w:r w:rsidRPr="00F348E0">
        <w:rPr>
          <w:sz w:val="22"/>
          <w:szCs w:val="22"/>
        </w:rPr>
        <w:t xml:space="preserve"> achieved based on the applicable trust services criteria</w:t>
      </w:r>
      <w:r w:rsidR="00634BCA" w:rsidRPr="00634BCA">
        <w:rPr>
          <w:sz w:val="22"/>
          <w:szCs w:val="22"/>
        </w:rPr>
        <w:t xml:space="preserve"> throughout the period </w:t>
      </w:r>
      <w:r w:rsidR="00634BCA" w:rsidRPr="00634BCA">
        <w:rPr>
          <w:b/>
          <w:bCs/>
          <w:sz w:val="22"/>
          <w:szCs w:val="22"/>
        </w:rPr>
        <w:t>[date]</w:t>
      </w:r>
      <w:r w:rsidR="00634BCA" w:rsidRPr="00996041">
        <w:rPr>
          <w:sz w:val="22"/>
          <w:szCs w:val="22"/>
        </w:rPr>
        <w:t xml:space="preserve"> to </w:t>
      </w:r>
      <w:r w:rsidR="00634BCA" w:rsidRPr="00634BCA">
        <w:rPr>
          <w:b/>
          <w:bCs/>
          <w:sz w:val="22"/>
          <w:szCs w:val="22"/>
        </w:rPr>
        <w:t>[date]</w:t>
      </w:r>
      <w:r w:rsidRPr="00F348E0">
        <w:rPr>
          <w:sz w:val="22"/>
          <w:szCs w:val="22"/>
        </w:rPr>
        <w:t>. The nature, timing, and extent of the procedures selected depend on our judgment, including an assessment of the risk of material misstatement, whether due to fraud or error. We believe that the evidence we have obtained is sufficient and appropriate to provide a reasonable basis for our opinion.</w:t>
      </w:r>
    </w:p>
    <w:p w14:paraId="2657ECB4" w14:textId="77777777" w:rsidR="00517EA4" w:rsidRPr="00F348E0" w:rsidRDefault="00517EA4" w:rsidP="00F348E0">
      <w:pPr>
        <w:widowControl w:val="0"/>
        <w:snapToGrid w:val="0"/>
        <w:spacing w:line="276" w:lineRule="auto"/>
        <w:jc w:val="both"/>
        <w:rPr>
          <w:sz w:val="22"/>
          <w:szCs w:val="22"/>
        </w:rPr>
      </w:pPr>
    </w:p>
    <w:p w14:paraId="16208365" w14:textId="77777777" w:rsidR="00517EA4" w:rsidRPr="00F348E0" w:rsidRDefault="00517EA4" w:rsidP="00F348E0">
      <w:pPr>
        <w:widowControl w:val="0"/>
        <w:snapToGrid w:val="0"/>
        <w:spacing w:line="276" w:lineRule="auto"/>
        <w:jc w:val="both"/>
        <w:rPr>
          <w:sz w:val="22"/>
          <w:szCs w:val="22"/>
        </w:rPr>
      </w:pPr>
      <w:r w:rsidRPr="00F348E0">
        <w:rPr>
          <w:sz w:val="22"/>
          <w:szCs w:val="22"/>
        </w:rPr>
        <w:t xml:space="preserve">An examination of a description of a service organization’s system and the suitability of the design and operating effectiveness of controls involves: </w:t>
      </w:r>
    </w:p>
    <w:p w14:paraId="785D7089" w14:textId="7B952F1F" w:rsidR="00517EA4"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O</w:t>
      </w:r>
      <w:r w:rsidR="00517EA4" w:rsidRPr="00F348E0">
        <w:rPr>
          <w:sz w:val="22"/>
          <w:szCs w:val="22"/>
        </w:rPr>
        <w:t xml:space="preserve">btaining an understanding of the </w:t>
      </w:r>
      <w:r w:rsidRPr="00F348E0">
        <w:rPr>
          <w:sz w:val="22"/>
          <w:szCs w:val="22"/>
        </w:rPr>
        <w:t>S</w:t>
      </w:r>
      <w:r w:rsidR="00517EA4" w:rsidRPr="00F348E0">
        <w:rPr>
          <w:sz w:val="22"/>
          <w:szCs w:val="22"/>
        </w:rPr>
        <w:t xml:space="preserve">ystem and the </w:t>
      </w:r>
      <w:r w:rsidR="002E7E1D" w:rsidRPr="00F348E0">
        <w:rPr>
          <w:sz w:val="22"/>
          <w:szCs w:val="22"/>
          <w:lang w:eastAsia="zh-CN"/>
        </w:rPr>
        <w:t>S</w:t>
      </w:r>
      <w:r w:rsidR="00517EA4" w:rsidRPr="00F348E0">
        <w:rPr>
          <w:sz w:val="22"/>
          <w:szCs w:val="22"/>
        </w:rPr>
        <w:t xml:space="preserve">ervice </w:t>
      </w:r>
      <w:r w:rsidR="002E7E1D" w:rsidRPr="00F348E0">
        <w:rPr>
          <w:sz w:val="22"/>
          <w:szCs w:val="22"/>
        </w:rPr>
        <w:t>O</w:t>
      </w:r>
      <w:r w:rsidR="00517EA4" w:rsidRPr="00F348E0">
        <w:rPr>
          <w:sz w:val="22"/>
          <w:szCs w:val="22"/>
        </w:rPr>
        <w:t>rganization’s service commitments and system requirements</w:t>
      </w:r>
      <w:r w:rsidRPr="00F348E0">
        <w:rPr>
          <w:sz w:val="22"/>
          <w:szCs w:val="22"/>
        </w:rPr>
        <w:t>.</w:t>
      </w:r>
    </w:p>
    <w:p w14:paraId="7CB64454" w14:textId="217F3017" w:rsidR="00D11294" w:rsidRPr="00F348E0" w:rsidRDefault="00663002" w:rsidP="00E23CF2">
      <w:pPr>
        <w:pStyle w:val="a7"/>
        <w:widowControl w:val="0"/>
        <w:numPr>
          <w:ilvl w:val="0"/>
          <w:numId w:val="3"/>
        </w:numPr>
        <w:snapToGrid w:val="0"/>
        <w:spacing w:line="276" w:lineRule="auto"/>
        <w:ind w:left="783"/>
        <w:contextualSpacing w:val="0"/>
        <w:jc w:val="both"/>
        <w:rPr>
          <w:sz w:val="22"/>
          <w:szCs w:val="22"/>
        </w:rPr>
      </w:pPr>
      <w:r>
        <w:rPr>
          <w:sz w:val="22"/>
          <w:szCs w:val="22"/>
        </w:rPr>
        <w:t>A</w:t>
      </w:r>
      <w:r w:rsidRPr="00EF2F97">
        <w:rPr>
          <w:sz w:val="22"/>
          <w:szCs w:val="22"/>
        </w:rPr>
        <w:t xml:space="preserve">ssessing the risks that the Description is not presented in accordance with the Description Criteria and that controls were not suitably designed </w:t>
      </w:r>
      <w:r>
        <w:rPr>
          <w:sz w:val="22"/>
          <w:szCs w:val="22"/>
        </w:rPr>
        <w:t xml:space="preserve">or operating effectively </w:t>
      </w:r>
      <w:r w:rsidRPr="00EF2F97">
        <w:rPr>
          <w:sz w:val="22"/>
          <w:szCs w:val="22"/>
        </w:rPr>
        <w:t>based on the applicable trust services criteria.</w:t>
      </w:r>
    </w:p>
    <w:p w14:paraId="33B33679" w14:textId="5FD259B1" w:rsidR="00517EA4" w:rsidRPr="00F348E0"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P</w:t>
      </w:r>
      <w:r w:rsidR="00517EA4" w:rsidRPr="00F348E0">
        <w:rPr>
          <w:sz w:val="22"/>
          <w:szCs w:val="22"/>
        </w:rPr>
        <w:t xml:space="preserve">erforming procedures to obtain evidence about whether the Description </w:t>
      </w:r>
      <w:r w:rsidR="00663002">
        <w:rPr>
          <w:sz w:val="22"/>
          <w:szCs w:val="22"/>
        </w:rPr>
        <w:t>is</w:t>
      </w:r>
      <w:r w:rsidR="00663002" w:rsidRPr="00F348E0">
        <w:rPr>
          <w:sz w:val="22"/>
          <w:szCs w:val="22"/>
        </w:rPr>
        <w:t xml:space="preserve"> </w:t>
      </w:r>
      <w:r w:rsidR="00517EA4" w:rsidRPr="00F348E0">
        <w:rPr>
          <w:sz w:val="22"/>
          <w:szCs w:val="22"/>
        </w:rPr>
        <w:t>presented in accordance with the Description Criteria</w:t>
      </w:r>
      <w:r w:rsidRPr="00F348E0">
        <w:rPr>
          <w:sz w:val="22"/>
          <w:szCs w:val="22"/>
        </w:rPr>
        <w:t>.</w:t>
      </w:r>
    </w:p>
    <w:p w14:paraId="7D3D9FC9" w14:textId="1D9454F1" w:rsidR="00517EA4" w:rsidRPr="00F348E0"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P</w:t>
      </w:r>
      <w:r w:rsidR="00517EA4" w:rsidRPr="00F348E0">
        <w:rPr>
          <w:sz w:val="22"/>
          <w:szCs w:val="22"/>
        </w:rPr>
        <w:t xml:space="preserve">erforming procedures to obtain evidence about whether controls stated in the Description were suitably designed to provide reasonable assurance that the </w:t>
      </w:r>
      <w:r w:rsidRPr="00F348E0">
        <w:rPr>
          <w:sz w:val="22"/>
          <w:szCs w:val="22"/>
        </w:rPr>
        <w:t>S</w:t>
      </w:r>
      <w:r w:rsidR="00517EA4" w:rsidRPr="00F348E0">
        <w:rPr>
          <w:sz w:val="22"/>
          <w:szCs w:val="22"/>
        </w:rPr>
        <w:t xml:space="preserve">ervice </w:t>
      </w:r>
      <w:r w:rsidRPr="00F348E0">
        <w:rPr>
          <w:sz w:val="22"/>
          <w:szCs w:val="22"/>
        </w:rPr>
        <w:t>O</w:t>
      </w:r>
      <w:r w:rsidR="00517EA4" w:rsidRPr="00F348E0">
        <w:rPr>
          <w:sz w:val="22"/>
          <w:szCs w:val="22"/>
        </w:rPr>
        <w:t xml:space="preserve">rganization achieved its service commitments and system requirements based on the applicable trust services criteria. </w:t>
      </w:r>
    </w:p>
    <w:p w14:paraId="56F30173" w14:textId="218C2F0E" w:rsidR="00517EA4" w:rsidRPr="00F348E0"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T</w:t>
      </w:r>
      <w:r w:rsidR="00517EA4" w:rsidRPr="00F348E0">
        <w:rPr>
          <w:sz w:val="22"/>
          <w:szCs w:val="22"/>
        </w:rPr>
        <w:t xml:space="preserve">esting the operating effectiveness of those controls </w:t>
      </w:r>
      <w:r w:rsidR="007223AD" w:rsidRPr="005233FF">
        <w:rPr>
          <w:sz w:val="22"/>
          <w:szCs w:val="22"/>
        </w:rPr>
        <w:t xml:space="preserve">to provide reasonable assurance that the </w:t>
      </w:r>
      <w:r w:rsidR="007223AD">
        <w:rPr>
          <w:sz w:val="22"/>
          <w:szCs w:val="22"/>
        </w:rPr>
        <w:t>S</w:t>
      </w:r>
      <w:r w:rsidR="007223AD" w:rsidRPr="005233FF">
        <w:rPr>
          <w:sz w:val="22"/>
          <w:szCs w:val="22"/>
        </w:rPr>
        <w:t xml:space="preserve">ervice </w:t>
      </w:r>
      <w:r w:rsidR="007223AD">
        <w:rPr>
          <w:sz w:val="22"/>
          <w:szCs w:val="22"/>
        </w:rPr>
        <w:t>O</w:t>
      </w:r>
      <w:r w:rsidR="007223AD" w:rsidRPr="005233FF">
        <w:rPr>
          <w:sz w:val="22"/>
          <w:szCs w:val="22"/>
        </w:rPr>
        <w:t>rganization’s service commitments and system requirements were achieved</w:t>
      </w:r>
      <w:r w:rsidR="007223AD" w:rsidRPr="00F348E0">
        <w:rPr>
          <w:sz w:val="22"/>
          <w:szCs w:val="22"/>
        </w:rPr>
        <w:t xml:space="preserve"> </w:t>
      </w:r>
      <w:r w:rsidR="00517EA4" w:rsidRPr="00F348E0">
        <w:rPr>
          <w:sz w:val="22"/>
          <w:szCs w:val="22"/>
        </w:rPr>
        <w:t xml:space="preserve">based on the applicable trust services criteria. </w:t>
      </w:r>
    </w:p>
    <w:p w14:paraId="438B6C8C" w14:textId="36BC2065" w:rsidR="00517EA4" w:rsidRPr="00F348E0" w:rsidRDefault="00851769" w:rsidP="00E23CF2">
      <w:pPr>
        <w:pStyle w:val="a7"/>
        <w:widowControl w:val="0"/>
        <w:numPr>
          <w:ilvl w:val="0"/>
          <w:numId w:val="3"/>
        </w:numPr>
        <w:snapToGrid w:val="0"/>
        <w:spacing w:line="276" w:lineRule="auto"/>
        <w:ind w:left="783"/>
        <w:contextualSpacing w:val="0"/>
        <w:jc w:val="both"/>
        <w:rPr>
          <w:sz w:val="22"/>
          <w:szCs w:val="22"/>
        </w:rPr>
      </w:pPr>
      <w:r w:rsidRPr="00F348E0">
        <w:rPr>
          <w:sz w:val="22"/>
          <w:szCs w:val="22"/>
        </w:rPr>
        <w:t>E</w:t>
      </w:r>
      <w:r w:rsidR="00517EA4" w:rsidRPr="00F348E0">
        <w:rPr>
          <w:sz w:val="22"/>
          <w:szCs w:val="22"/>
        </w:rPr>
        <w:t xml:space="preserve">valuating the overall presentation of the Description. </w:t>
      </w:r>
    </w:p>
    <w:p w14:paraId="56D0138B" w14:textId="77777777" w:rsidR="00517EA4" w:rsidRPr="00F348E0" w:rsidRDefault="00517EA4" w:rsidP="00F348E0">
      <w:pPr>
        <w:widowControl w:val="0"/>
        <w:snapToGrid w:val="0"/>
        <w:spacing w:line="276" w:lineRule="auto"/>
        <w:jc w:val="both"/>
        <w:rPr>
          <w:sz w:val="22"/>
          <w:szCs w:val="22"/>
        </w:rPr>
      </w:pPr>
    </w:p>
    <w:p w14:paraId="03A6AD94" w14:textId="12CD96A0" w:rsidR="00B43D74" w:rsidRPr="00F348E0" w:rsidRDefault="00517EA4" w:rsidP="00F348E0">
      <w:pPr>
        <w:widowControl w:val="0"/>
        <w:snapToGrid w:val="0"/>
        <w:spacing w:line="276" w:lineRule="auto"/>
        <w:jc w:val="both"/>
        <w:rPr>
          <w:sz w:val="22"/>
          <w:szCs w:val="22"/>
          <w:lang w:eastAsia="zh-CN"/>
        </w:rPr>
      </w:pPr>
      <w:r w:rsidRPr="00F348E0">
        <w:rPr>
          <w:sz w:val="22"/>
          <w:szCs w:val="22"/>
        </w:rPr>
        <w:t>Our examination also included performing such other procedures as we considered necessary in the circumstances.</w:t>
      </w:r>
    </w:p>
    <w:p w14:paraId="6E868842" w14:textId="30E84DB0" w:rsidR="00517EA4" w:rsidRDefault="00517EA4" w:rsidP="00F348E0">
      <w:pPr>
        <w:widowControl w:val="0"/>
        <w:snapToGrid w:val="0"/>
        <w:spacing w:line="276" w:lineRule="auto"/>
        <w:jc w:val="both"/>
        <w:rPr>
          <w:ins w:id="23" w:author="Fiona Xie" w:date="2025-08-05T16:28:00Z" w16du:dateUtc="2025-08-05T08:28:00Z"/>
          <w:sz w:val="22"/>
          <w:szCs w:val="22"/>
          <w:lang w:eastAsia="zh-CN"/>
        </w:rPr>
      </w:pPr>
    </w:p>
    <w:p w14:paraId="482DC0D7" w14:textId="77777777" w:rsidR="006E4C20" w:rsidRPr="004D616F" w:rsidRDefault="006E4C20" w:rsidP="006E4C20">
      <w:pPr>
        <w:pStyle w:val="Default"/>
        <w:widowControl w:val="0"/>
        <w:snapToGrid w:val="0"/>
        <w:spacing w:line="276" w:lineRule="auto"/>
        <w:jc w:val="both"/>
        <w:rPr>
          <w:ins w:id="24" w:author="Fiona Xie" w:date="2025-08-05T16:28:00Z" w16du:dateUtc="2025-08-05T08:28:00Z"/>
          <w:rFonts w:ascii="Arial" w:hAnsi="Arial" w:cs="Arial"/>
          <w:sz w:val="22"/>
          <w:szCs w:val="22"/>
        </w:rPr>
      </w:pPr>
      <w:ins w:id="25" w:author="Fiona Xie" w:date="2025-08-05T16:28:00Z" w16du:dateUtc="2025-08-05T08:28:00Z">
        <w:r w:rsidRPr="005E33CE">
          <w:rPr>
            <w:sz w:val="22"/>
            <w:szCs w:val="22"/>
            <w:lang w:val="en-US" w:eastAsia="zh-CN"/>
          </w:rPr>
          <w:t xml:space="preserve">Our examination was not conducted for the purpose of evaluating the performance or integrity of </w:t>
        </w:r>
        <w:commentRangeStart w:id="26"/>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6"/>
        <w:r>
          <w:rPr>
            <w:rStyle w:val="a8"/>
            <w:color w:val="auto"/>
            <w:lang w:val="en-US" w:eastAsia="en-US"/>
          </w:rPr>
          <w:commentReference w:id="26"/>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731FDCDF" w14:textId="77777777" w:rsidR="006E4C20" w:rsidRPr="006E4C20" w:rsidRDefault="006E4C20" w:rsidP="00F348E0">
      <w:pPr>
        <w:widowControl w:val="0"/>
        <w:snapToGrid w:val="0"/>
        <w:spacing w:line="276" w:lineRule="auto"/>
        <w:jc w:val="both"/>
        <w:rPr>
          <w:sz w:val="22"/>
          <w:szCs w:val="22"/>
          <w:lang w:val="en-GB" w:eastAsia="zh-CN"/>
          <w:rPrChange w:id="28" w:author="Fiona Xie" w:date="2025-08-05T16:28:00Z" w16du:dateUtc="2025-08-05T08:28:00Z">
            <w:rPr>
              <w:sz w:val="22"/>
              <w:szCs w:val="22"/>
              <w:lang w:eastAsia="zh-CN"/>
            </w:rPr>
          </w:rPrChange>
        </w:rPr>
      </w:pPr>
    </w:p>
    <w:p w14:paraId="513E5847" w14:textId="77777777" w:rsidR="00116FCF" w:rsidRPr="00970256" w:rsidRDefault="00116FCF" w:rsidP="00116FC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snapToGrid w:val="0"/>
        <w:spacing w:line="276" w:lineRule="auto"/>
        <w:jc w:val="both"/>
        <w:rPr>
          <w:sz w:val="22"/>
          <w:szCs w:val="22"/>
        </w:rPr>
      </w:pPr>
      <w:r w:rsidRPr="00970256">
        <w:rPr>
          <w:sz w:val="22"/>
          <w:szCs w:val="22"/>
        </w:rPr>
        <w:t>We are required to be independent of [</w:t>
      </w:r>
      <w:r w:rsidRPr="00970256">
        <w:rPr>
          <w:b/>
          <w:sz w:val="22"/>
          <w:szCs w:val="22"/>
        </w:rPr>
        <w:t xml:space="preserve">Service organization </w:t>
      </w:r>
      <w:r>
        <w:rPr>
          <w:b/>
          <w:sz w:val="22"/>
          <w:szCs w:val="22"/>
        </w:rPr>
        <w:t xml:space="preserve">short </w:t>
      </w:r>
      <w:r w:rsidRPr="00970256">
        <w:rPr>
          <w:b/>
          <w:sz w:val="22"/>
          <w:szCs w:val="22"/>
        </w:rPr>
        <w:t>name</w:t>
      </w:r>
      <w:r w:rsidRPr="00970256">
        <w:rPr>
          <w:sz w:val="22"/>
          <w:szCs w:val="22"/>
        </w:rPr>
        <w:t xml:space="preserve">] and </w:t>
      </w:r>
      <w:r w:rsidRPr="00DC501F">
        <w:rPr>
          <w:sz w:val="22"/>
          <w:szCs w:val="22"/>
        </w:rPr>
        <w:t>to meet our other ethical responsibilities, in accordance with the relevant ethical requirements related to our examination engagement.</w:t>
      </w:r>
    </w:p>
    <w:p w14:paraId="79ABDCB1" w14:textId="77777777" w:rsidR="00116FCF" w:rsidRPr="00F348E0" w:rsidRDefault="00116FCF" w:rsidP="00F348E0">
      <w:pPr>
        <w:widowControl w:val="0"/>
        <w:snapToGrid w:val="0"/>
        <w:spacing w:line="276" w:lineRule="auto"/>
        <w:jc w:val="both"/>
        <w:rPr>
          <w:sz w:val="22"/>
          <w:szCs w:val="22"/>
        </w:rPr>
      </w:pPr>
    </w:p>
    <w:p w14:paraId="12AA0429" w14:textId="53730310" w:rsidR="00550E26" w:rsidRPr="00056B97" w:rsidRDefault="00056B97" w:rsidP="00056B97">
      <w:pPr>
        <w:pStyle w:val="Default"/>
        <w:widowControl w:val="0"/>
        <w:snapToGrid w:val="0"/>
        <w:spacing w:line="276" w:lineRule="auto"/>
        <w:jc w:val="both"/>
        <w:rPr>
          <w:sz w:val="22"/>
          <w:szCs w:val="22"/>
          <w:lang w:val="en-US"/>
        </w:rPr>
      </w:pPr>
      <w:ins w:id="29" w:author="Fiona Xie" w:date="2024-07-10T18:03:00Z">
        <w:r w:rsidRPr="008D76E9">
          <w:rPr>
            <w:sz w:val="22"/>
            <w:szCs w:val="22"/>
            <w:lang w:val="en-US"/>
          </w:rPr>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 xml:space="preserve">which </w:t>
        </w:r>
        <w:proofErr w:type="gramStart"/>
        <w:r w:rsidRPr="008D76E9">
          <w:rPr>
            <w:sz w:val="22"/>
            <w:szCs w:val="22"/>
            <w:lang w:val="en-US"/>
          </w:rPr>
          <w:t>requires</w:t>
        </w:r>
        <w:proofErr w:type="gramEnd"/>
        <w:r w:rsidRPr="008D76E9">
          <w:rPr>
            <w:sz w:val="22"/>
            <w:szCs w:val="22"/>
            <w:lang w:val="en-US"/>
          </w:rPr>
          <w:t xml:space="preserve"> that we design, implement and operate a system of quality </w:t>
        </w:r>
        <w:r w:rsidRPr="008D76E9">
          <w:rPr>
            <w:sz w:val="22"/>
            <w:szCs w:val="22"/>
            <w:lang w:val="en-US"/>
          </w:rPr>
          <w:lastRenderedPageBreak/>
          <w:t>management including policies or procedures regarding compliance with ethical requirements, professional standards and applicable legal and regulatory requirements.</w:t>
        </w:r>
      </w:ins>
    </w:p>
    <w:p w14:paraId="62DC5194" w14:textId="77777777" w:rsidR="00550E26" w:rsidRPr="00F348E0" w:rsidRDefault="00550E26" w:rsidP="00F348E0">
      <w:pPr>
        <w:widowControl w:val="0"/>
        <w:snapToGrid w:val="0"/>
        <w:spacing w:line="276" w:lineRule="auto"/>
        <w:jc w:val="both"/>
        <w:rPr>
          <w:sz w:val="22"/>
          <w:szCs w:val="22"/>
        </w:rPr>
      </w:pPr>
    </w:p>
    <w:p w14:paraId="3A264ECD" w14:textId="77777777" w:rsidR="00517EA4" w:rsidRPr="00F348E0" w:rsidRDefault="00517EA4" w:rsidP="00F348E0">
      <w:pPr>
        <w:widowControl w:val="0"/>
        <w:snapToGrid w:val="0"/>
        <w:spacing w:line="276" w:lineRule="auto"/>
        <w:jc w:val="both"/>
        <w:rPr>
          <w:i/>
          <w:sz w:val="22"/>
          <w:szCs w:val="22"/>
        </w:rPr>
      </w:pPr>
      <w:r w:rsidRPr="00F348E0">
        <w:rPr>
          <w:i/>
          <w:sz w:val="22"/>
          <w:szCs w:val="22"/>
        </w:rPr>
        <w:t>Inherent limitations</w:t>
      </w:r>
    </w:p>
    <w:p w14:paraId="6AA9EE01" w14:textId="01C63E05" w:rsidR="00517EA4" w:rsidRPr="00F348E0" w:rsidRDefault="00517EA4" w:rsidP="00F348E0">
      <w:pPr>
        <w:widowControl w:val="0"/>
        <w:snapToGrid w:val="0"/>
        <w:spacing w:line="276" w:lineRule="auto"/>
        <w:jc w:val="both"/>
        <w:rPr>
          <w:sz w:val="22"/>
          <w:szCs w:val="22"/>
        </w:rPr>
      </w:pPr>
      <w:commentRangeStart w:id="30"/>
      <w:r w:rsidRPr="00F348E0">
        <w:rPr>
          <w:sz w:val="22"/>
          <w:szCs w:val="22"/>
        </w:rPr>
        <w:t>The</w:t>
      </w:r>
      <w:commentRangeEnd w:id="30"/>
      <w:r w:rsidR="00851769" w:rsidRPr="00F348E0">
        <w:rPr>
          <w:rStyle w:val="a8"/>
          <w:sz w:val="22"/>
          <w:szCs w:val="22"/>
        </w:rPr>
        <w:commentReference w:id="30"/>
      </w:r>
      <w:r w:rsidRPr="00F348E0">
        <w:rPr>
          <w:sz w:val="22"/>
          <w:szCs w:val="22"/>
        </w:rPr>
        <w:t xml:space="preserve"> Description is prepared to meet the common needs of a broad range of </w:t>
      </w:r>
      <w:r w:rsidR="00A47B13">
        <w:rPr>
          <w:sz w:val="22"/>
          <w:szCs w:val="22"/>
        </w:rPr>
        <w:t xml:space="preserve">report </w:t>
      </w:r>
      <w:r w:rsidRPr="00F348E0">
        <w:rPr>
          <w:sz w:val="22"/>
          <w:szCs w:val="22"/>
        </w:rPr>
        <w:t xml:space="preserve">users and may not, therefore, include every aspect of the </w:t>
      </w:r>
      <w:r w:rsidR="00A47B13">
        <w:rPr>
          <w:sz w:val="22"/>
          <w:szCs w:val="22"/>
        </w:rPr>
        <w:t>S</w:t>
      </w:r>
      <w:r w:rsidR="00A47B13" w:rsidRPr="00F348E0">
        <w:rPr>
          <w:sz w:val="22"/>
          <w:szCs w:val="22"/>
        </w:rPr>
        <w:t xml:space="preserve">ystem </w:t>
      </w:r>
      <w:r w:rsidRPr="00F348E0">
        <w:rPr>
          <w:sz w:val="22"/>
          <w:szCs w:val="22"/>
        </w:rPr>
        <w:t>that individual user</w:t>
      </w:r>
      <w:r w:rsidR="008E6D32">
        <w:rPr>
          <w:sz w:val="22"/>
          <w:szCs w:val="22"/>
        </w:rPr>
        <w:t>s</w:t>
      </w:r>
      <w:r w:rsidRPr="00F348E0">
        <w:rPr>
          <w:sz w:val="22"/>
          <w:szCs w:val="22"/>
        </w:rPr>
        <w:t xml:space="preserve"> may consider important to </w:t>
      </w:r>
      <w:r w:rsidR="001D61DA">
        <w:rPr>
          <w:bCs/>
          <w:sz w:val="22"/>
          <w:szCs w:val="22"/>
        </w:rPr>
        <w:t>meet their information</w:t>
      </w:r>
      <w:r w:rsidR="001E5A9A">
        <w:rPr>
          <w:bCs/>
          <w:sz w:val="22"/>
          <w:szCs w:val="22"/>
        </w:rPr>
        <w:t>al</w:t>
      </w:r>
      <w:r w:rsidRPr="00F348E0">
        <w:rPr>
          <w:sz w:val="22"/>
          <w:szCs w:val="22"/>
        </w:rPr>
        <w:t xml:space="preserve"> needs.</w:t>
      </w:r>
    </w:p>
    <w:p w14:paraId="141C8CE9" w14:textId="77777777" w:rsidR="00517EA4" w:rsidRPr="00F348E0" w:rsidRDefault="00517EA4" w:rsidP="00F348E0">
      <w:pPr>
        <w:widowControl w:val="0"/>
        <w:snapToGrid w:val="0"/>
        <w:spacing w:line="276" w:lineRule="auto"/>
        <w:jc w:val="both"/>
        <w:rPr>
          <w:sz w:val="22"/>
          <w:szCs w:val="22"/>
        </w:rPr>
      </w:pPr>
    </w:p>
    <w:p w14:paraId="26567361" w14:textId="6AD7EE52" w:rsidR="00517EA4" w:rsidRPr="00F348E0" w:rsidRDefault="006E7C44" w:rsidP="00F348E0">
      <w:pPr>
        <w:widowControl w:val="0"/>
        <w:snapToGrid w:val="0"/>
        <w:spacing w:line="276" w:lineRule="auto"/>
        <w:jc w:val="both"/>
        <w:rPr>
          <w:i/>
          <w:sz w:val="22"/>
          <w:szCs w:val="22"/>
        </w:rPr>
      </w:pPr>
      <w:r w:rsidRPr="006022C9">
        <w:rPr>
          <w:sz w:val="22"/>
          <w:szCs w:val="22"/>
        </w:rPr>
        <w:t xml:space="preserve">There are inherent limitations in the effectiveness of any system of internal control, including the possibility of human error and the circumvention of controls. </w:t>
      </w:r>
      <w:r w:rsidR="00517EA4" w:rsidRPr="00F348E0">
        <w:rPr>
          <w:sz w:val="22"/>
          <w:szCs w:val="22"/>
        </w:rPr>
        <w:t xml:space="preserve">Because of their nature, controls at a service organization may not always operate effectively to provide reasonable assurance that the </w:t>
      </w:r>
      <w:r w:rsidR="00D15B3E" w:rsidRPr="00F348E0">
        <w:rPr>
          <w:sz w:val="22"/>
          <w:szCs w:val="22"/>
          <w:lang w:eastAsia="zh-CN"/>
        </w:rPr>
        <w:t>S</w:t>
      </w:r>
      <w:r w:rsidR="00517EA4" w:rsidRPr="00F348E0">
        <w:rPr>
          <w:sz w:val="22"/>
          <w:szCs w:val="22"/>
        </w:rPr>
        <w:t xml:space="preserve">ervice </w:t>
      </w:r>
      <w:r w:rsidR="00D15B3E" w:rsidRPr="00F348E0">
        <w:rPr>
          <w:sz w:val="22"/>
          <w:szCs w:val="22"/>
        </w:rPr>
        <w:t>O</w:t>
      </w:r>
      <w:r w:rsidR="00517EA4" w:rsidRPr="00F348E0">
        <w:rPr>
          <w:sz w:val="22"/>
          <w:szCs w:val="22"/>
        </w:rPr>
        <w:t xml:space="preserve">rganization’s service commitments and system requirements are achieved based on the applicable trust services criteria. Also, the projection to the future of any evaluation of the presentation of the Description, or conclusions about the suitability of the design or operating effectiveness of the controls </w:t>
      </w:r>
      <w:r w:rsidR="00533BBB">
        <w:rPr>
          <w:sz w:val="22"/>
          <w:szCs w:val="22"/>
        </w:rPr>
        <w:t xml:space="preserve">to </w:t>
      </w:r>
      <w:ins w:id="31" w:author="Fiona Xie" w:date="2025-08-05T16:28:00Z" w16du:dateUtc="2025-08-05T08:28:00Z">
        <w:r w:rsidR="00B43D74" w:rsidRPr="00D23DB3">
          <w:rPr>
            <w:sz w:val="22"/>
            <w:szCs w:val="22"/>
          </w:rPr>
          <w:t>achieve the service commitments and system requirements based on</w:t>
        </w:r>
        <w:r w:rsidR="00B43D74" w:rsidRPr="00D23DB3">
          <w:rPr>
            <w:rFonts w:hint="eastAsia"/>
            <w:sz w:val="22"/>
            <w:szCs w:val="22"/>
          </w:rPr>
          <w:t xml:space="preserve"> </w:t>
        </w:r>
      </w:ins>
      <w:del w:id="32" w:author="Fiona Xie" w:date="2025-08-05T16:28:00Z" w16du:dateUtc="2025-08-05T08:28:00Z">
        <w:r w:rsidR="00533BBB" w:rsidDel="00B43D74">
          <w:rPr>
            <w:sz w:val="22"/>
            <w:szCs w:val="22"/>
          </w:rPr>
          <w:delText>meet</w:delText>
        </w:r>
        <w:r w:rsidR="00517EA4" w:rsidRPr="00F348E0" w:rsidDel="00B43D74">
          <w:rPr>
            <w:sz w:val="22"/>
            <w:szCs w:val="22"/>
          </w:rPr>
          <w:delText xml:space="preserve"> </w:delText>
        </w:r>
      </w:del>
      <w:r w:rsidR="00517EA4" w:rsidRPr="00F348E0">
        <w:rPr>
          <w:sz w:val="22"/>
          <w:szCs w:val="22"/>
        </w:rPr>
        <w:t>the applicable trust services criteria</w:t>
      </w:r>
      <w:ins w:id="33" w:author="Fiona Xie" w:date="2024-07-10T18:16:00Z">
        <w:r w:rsidR="000F5134">
          <w:rPr>
            <w:sz w:val="22"/>
            <w:szCs w:val="22"/>
          </w:rPr>
          <w:t>,</w:t>
        </w:r>
      </w:ins>
      <w:r w:rsidR="00517EA4" w:rsidRPr="00F348E0">
        <w:rPr>
          <w:sz w:val="22"/>
          <w:szCs w:val="22"/>
        </w:rPr>
        <w:t xml:space="preserve"> is subject to the risk that the </w:t>
      </w:r>
      <w:r w:rsidR="00533BBB">
        <w:rPr>
          <w:sz w:val="22"/>
          <w:szCs w:val="22"/>
        </w:rPr>
        <w:t>S</w:t>
      </w:r>
      <w:r w:rsidR="00533BBB" w:rsidRPr="00F348E0">
        <w:rPr>
          <w:sz w:val="22"/>
          <w:szCs w:val="22"/>
        </w:rPr>
        <w:t xml:space="preserve">ystem </w:t>
      </w:r>
      <w:r w:rsidR="00517EA4" w:rsidRPr="00F348E0">
        <w:rPr>
          <w:sz w:val="22"/>
          <w:szCs w:val="22"/>
        </w:rPr>
        <w:t>may change or that controls at a service organization may become ineffective.</w:t>
      </w:r>
    </w:p>
    <w:p w14:paraId="5D951492" w14:textId="2534CCEF" w:rsidR="00517EA4" w:rsidRPr="00F348E0" w:rsidRDefault="00517EA4" w:rsidP="00F348E0">
      <w:pPr>
        <w:widowControl w:val="0"/>
        <w:snapToGrid w:val="0"/>
        <w:spacing w:line="276" w:lineRule="auto"/>
        <w:jc w:val="both"/>
        <w:rPr>
          <w:i/>
          <w:sz w:val="22"/>
          <w:szCs w:val="22"/>
        </w:rPr>
      </w:pPr>
    </w:p>
    <w:p w14:paraId="75A6A53E" w14:textId="77777777" w:rsidR="000950FF" w:rsidRPr="00F348E0" w:rsidRDefault="000950FF" w:rsidP="00F348E0">
      <w:pPr>
        <w:widowControl w:val="0"/>
        <w:snapToGrid w:val="0"/>
        <w:spacing w:line="276" w:lineRule="auto"/>
        <w:jc w:val="both"/>
        <w:rPr>
          <w:i/>
          <w:sz w:val="22"/>
          <w:szCs w:val="22"/>
        </w:rPr>
      </w:pPr>
    </w:p>
    <w:p w14:paraId="3B43180E" w14:textId="77777777" w:rsidR="00517EA4" w:rsidRPr="00F348E0" w:rsidRDefault="00517EA4" w:rsidP="00F348E0">
      <w:pPr>
        <w:widowControl w:val="0"/>
        <w:snapToGrid w:val="0"/>
        <w:spacing w:line="276" w:lineRule="auto"/>
        <w:jc w:val="both"/>
        <w:rPr>
          <w:i/>
          <w:sz w:val="22"/>
          <w:szCs w:val="22"/>
        </w:rPr>
      </w:pPr>
      <w:r w:rsidRPr="00F348E0">
        <w:rPr>
          <w:i/>
          <w:sz w:val="22"/>
          <w:szCs w:val="22"/>
        </w:rPr>
        <w:t>Description of tests of controls</w:t>
      </w:r>
    </w:p>
    <w:p w14:paraId="17FEA3F6" w14:textId="716829D7" w:rsidR="00517EA4" w:rsidRPr="00F348E0" w:rsidRDefault="00517EA4" w:rsidP="00F348E0">
      <w:pPr>
        <w:widowControl w:val="0"/>
        <w:snapToGrid w:val="0"/>
        <w:spacing w:line="276" w:lineRule="auto"/>
        <w:jc w:val="both"/>
        <w:rPr>
          <w:i/>
          <w:sz w:val="22"/>
          <w:szCs w:val="22"/>
        </w:rPr>
      </w:pPr>
      <w:r w:rsidRPr="00F348E0">
        <w:rPr>
          <w:sz w:val="22"/>
          <w:szCs w:val="22"/>
        </w:rPr>
        <w:t>The specific controls we tested</w:t>
      </w:r>
      <w:r w:rsidR="00533BBB">
        <w:rPr>
          <w:sz w:val="22"/>
          <w:szCs w:val="22"/>
        </w:rPr>
        <w:t>,</w:t>
      </w:r>
      <w:r w:rsidRPr="00F348E0">
        <w:rPr>
          <w:sz w:val="22"/>
          <w:szCs w:val="22"/>
        </w:rPr>
        <w:t xml:space="preserve"> and the nature, timing, and results of those tests are listed in the accompanying </w:t>
      </w:r>
      <w:commentRangeStart w:id="34"/>
      <w:r w:rsidR="00D15B3E" w:rsidRPr="00F348E0">
        <w:rPr>
          <w:i/>
          <w:iCs/>
          <w:sz w:val="22"/>
          <w:szCs w:val="22"/>
        </w:rPr>
        <w:t xml:space="preserve">Section </w:t>
      </w:r>
      <w:r w:rsidR="00503165" w:rsidRPr="00F348E0">
        <w:rPr>
          <w:i/>
          <w:iCs/>
          <w:sz w:val="22"/>
          <w:szCs w:val="22"/>
        </w:rPr>
        <w:t>I</w:t>
      </w:r>
      <w:r w:rsidR="00D15B3E" w:rsidRPr="00F348E0">
        <w:rPr>
          <w:i/>
          <w:iCs/>
          <w:sz w:val="22"/>
          <w:szCs w:val="22"/>
        </w:rPr>
        <w:t xml:space="preserve">V – Description of Trust </w:t>
      </w:r>
      <w:r w:rsidR="00D15B3E" w:rsidRPr="550FF77E">
        <w:rPr>
          <w:i/>
          <w:iCs/>
          <w:sz w:val="22"/>
          <w:szCs w:val="22"/>
        </w:rPr>
        <w:t>Service</w:t>
      </w:r>
      <w:ins w:id="35" w:author="Stella TY Shen" w:date="2025-11-20T07:01:00Z">
        <w:r w:rsidR="78B1DFFF" w:rsidRPr="550FF77E">
          <w:rPr>
            <w:i/>
            <w:iCs/>
            <w:sz w:val="22"/>
            <w:szCs w:val="22"/>
          </w:rPr>
          <w:t>s</w:t>
        </w:r>
      </w:ins>
      <w:r w:rsidR="00D15B3E" w:rsidRPr="00F348E0">
        <w:rPr>
          <w:i/>
          <w:iCs/>
          <w:sz w:val="22"/>
          <w:szCs w:val="22"/>
        </w:rPr>
        <w:t xml:space="preserve"> Category, Criteria, Related Controls, and </w:t>
      </w:r>
      <w:r w:rsidR="00D15B3E" w:rsidRPr="550FF77E">
        <w:rPr>
          <w:i/>
          <w:iCs/>
          <w:sz w:val="22"/>
          <w:szCs w:val="22"/>
        </w:rPr>
        <w:t>Test</w:t>
      </w:r>
      <w:ins w:id="36" w:author="Stella TY Shen" w:date="2025-11-20T07:01:00Z">
        <w:r w:rsidR="6A172FC4" w:rsidRPr="550FF77E">
          <w:rPr>
            <w:i/>
            <w:iCs/>
            <w:sz w:val="22"/>
            <w:szCs w:val="22"/>
          </w:rPr>
          <w:t>s</w:t>
        </w:r>
      </w:ins>
      <w:r w:rsidR="00D15B3E" w:rsidRPr="00F348E0">
        <w:rPr>
          <w:i/>
          <w:iCs/>
          <w:sz w:val="22"/>
          <w:szCs w:val="22"/>
        </w:rPr>
        <w:t xml:space="preserve"> of Controls</w:t>
      </w:r>
      <w:commentRangeEnd w:id="34"/>
      <w:r w:rsidR="00D15B3E">
        <w:rPr>
          <w:rStyle w:val="a8"/>
        </w:rPr>
        <w:commentReference w:id="34"/>
      </w:r>
      <w:r w:rsidR="00D15B3E" w:rsidRPr="00F348E0">
        <w:rPr>
          <w:sz w:val="22"/>
          <w:szCs w:val="22"/>
        </w:rPr>
        <w:t xml:space="preserve"> </w:t>
      </w:r>
      <w:r w:rsidRPr="00F348E0">
        <w:rPr>
          <w:sz w:val="22"/>
          <w:szCs w:val="22"/>
        </w:rPr>
        <w:t>(</w:t>
      </w:r>
      <w:r w:rsidR="00D15B3E" w:rsidRPr="00F348E0">
        <w:rPr>
          <w:sz w:val="22"/>
          <w:szCs w:val="22"/>
        </w:rPr>
        <w:t>the “</w:t>
      </w:r>
      <w:r w:rsidRPr="00F348E0">
        <w:rPr>
          <w:sz w:val="22"/>
          <w:szCs w:val="22"/>
        </w:rPr>
        <w:t>Description of Tests and Results</w:t>
      </w:r>
      <w:r w:rsidR="00D15B3E" w:rsidRPr="00F348E0">
        <w:rPr>
          <w:sz w:val="22"/>
          <w:szCs w:val="22"/>
        </w:rPr>
        <w:t>”</w:t>
      </w:r>
      <w:r w:rsidRPr="00F348E0">
        <w:rPr>
          <w:sz w:val="22"/>
          <w:szCs w:val="22"/>
        </w:rPr>
        <w:t>).</w:t>
      </w:r>
    </w:p>
    <w:p w14:paraId="1EE4C3CD" w14:textId="151E331D" w:rsidR="00517EA4" w:rsidRPr="00F348E0" w:rsidRDefault="00517EA4" w:rsidP="00F348E0">
      <w:pPr>
        <w:widowControl w:val="0"/>
        <w:snapToGrid w:val="0"/>
        <w:spacing w:line="276" w:lineRule="auto"/>
        <w:jc w:val="both"/>
        <w:rPr>
          <w:i/>
          <w:sz w:val="22"/>
          <w:szCs w:val="22"/>
        </w:rPr>
      </w:pPr>
    </w:p>
    <w:p w14:paraId="429B8F1D" w14:textId="77777777" w:rsidR="000950FF" w:rsidRPr="00F348E0" w:rsidRDefault="000950FF" w:rsidP="00F348E0">
      <w:pPr>
        <w:widowControl w:val="0"/>
        <w:snapToGrid w:val="0"/>
        <w:spacing w:line="276" w:lineRule="auto"/>
        <w:jc w:val="both"/>
        <w:rPr>
          <w:i/>
          <w:sz w:val="22"/>
          <w:szCs w:val="22"/>
        </w:rPr>
      </w:pPr>
    </w:p>
    <w:p w14:paraId="49384220" w14:textId="32F96A29" w:rsidR="00517EA4" w:rsidRPr="00F348E0" w:rsidRDefault="00517EA4" w:rsidP="00F348E0">
      <w:pPr>
        <w:widowControl w:val="0"/>
        <w:snapToGrid w:val="0"/>
        <w:spacing w:line="276" w:lineRule="auto"/>
        <w:jc w:val="both"/>
        <w:rPr>
          <w:i/>
          <w:sz w:val="22"/>
          <w:szCs w:val="22"/>
        </w:rPr>
      </w:pPr>
      <w:r w:rsidRPr="00F348E0">
        <w:rPr>
          <w:i/>
          <w:sz w:val="22"/>
          <w:szCs w:val="22"/>
        </w:rPr>
        <w:t>Opinion</w:t>
      </w:r>
    </w:p>
    <w:p w14:paraId="0E4D9760" w14:textId="77777777" w:rsidR="00517EA4" w:rsidRPr="00F348E0" w:rsidRDefault="00517EA4" w:rsidP="00F348E0">
      <w:pPr>
        <w:widowControl w:val="0"/>
        <w:snapToGrid w:val="0"/>
        <w:spacing w:line="276" w:lineRule="auto"/>
        <w:jc w:val="both"/>
        <w:rPr>
          <w:i/>
          <w:sz w:val="22"/>
          <w:szCs w:val="22"/>
        </w:rPr>
      </w:pPr>
    </w:p>
    <w:p w14:paraId="51B4F7DE" w14:textId="77777777" w:rsidR="00517EA4" w:rsidRPr="00F348E0" w:rsidRDefault="00517EA4" w:rsidP="00F348E0">
      <w:pPr>
        <w:widowControl w:val="0"/>
        <w:snapToGrid w:val="0"/>
        <w:spacing w:line="276" w:lineRule="auto"/>
        <w:jc w:val="both"/>
        <w:rPr>
          <w:sz w:val="22"/>
          <w:szCs w:val="22"/>
        </w:rPr>
      </w:pPr>
      <w:r w:rsidRPr="00F348E0">
        <w:rPr>
          <w:sz w:val="22"/>
          <w:szCs w:val="22"/>
        </w:rPr>
        <w:t>In our opinion, in all material respects:</w:t>
      </w:r>
    </w:p>
    <w:p w14:paraId="2695F01E" w14:textId="77777777" w:rsidR="00517EA4" w:rsidRPr="00F348E0" w:rsidRDefault="00517EA4" w:rsidP="00F348E0">
      <w:pPr>
        <w:widowControl w:val="0"/>
        <w:snapToGrid w:val="0"/>
        <w:spacing w:line="276" w:lineRule="auto"/>
        <w:jc w:val="both"/>
        <w:rPr>
          <w:sz w:val="22"/>
          <w:szCs w:val="22"/>
        </w:rPr>
      </w:pPr>
    </w:p>
    <w:p w14:paraId="61297B06" w14:textId="596A9242" w:rsidR="00517EA4" w:rsidRPr="00F348E0" w:rsidRDefault="00517EA4" w:rsidP="00567ED2">
      <w:pPr>
        <w:widowControl w:val="0"/>
        <w:snapToGrid w:val="0"/>
        <w:spacing w:line="276" w:lineRule="auto"/>
        <w:ind w:left="803" w:hanging="440"/>
        <w:jc w:val="both"/>
        <w:rPr>
          <w:sz w:val="22"/>
          <w:szCs w:val="22"/>
        </w:rPr>
      </w:pPr>
      <w:r w:rsidRPr="00F348E0">
        <w:rPr>
          <w:sz w:val="22"/>
          <w:szCs w:val="22"/>
        </w:rPr>
        <w:t>a</w:t>
      </w:r>
      <w:proofErr w:type="gramStart"/>
      <w:r w:rsidRPr="00F348E0">
        <w:rPr>
          <w:sz w:val="22"/>
          <w:szCs w:val="22"/>
        </w:rPr>
        <w:t xml:space="preserve">. </w:t>
      </w:r>
      <w:r w:rsidRPr="00F348E0">
        <w:rPr>
          <w:sz w:val="22"/>
          <w:szCs w:val="22"/>
        </w:rPr>
        <w:tab/>
      </w:r>
      <w:r w:rsidR="00D15B3E" w:rsidRPr="00F348E0">
        <w:rPr>
          <w:sz w:val="22"/>
          <w:szCs w:val="22"/>
        </w:rPr>
        <w:t>T</w:t>
      </w:r>
      <w:r w:rsidRPr="00F348E0">
        <w:rPr>
          <w:sz w:val="22"/>
          <w:szCs w:val="22"/>
        </w:rPr>
        <w:t>he</w:t>
      </w:r>
      <w:proofErr w:type="gramEnd"/>
      <w:r w:rsidRPr="00F348E0">
        <w:rPr>
          <w:sz w:val="22"/>
          <w:szCs w:val="22"/>
        </w:rPr>
        <w:t xml:space="preserve"> Description presents the </w:t>
      </w:r>
      <w:r w:rsidR="00D15B3E" w:rsidRPr="00F348E0">
        <w:rPr>
          <w:sz w:val="22"/>
          <w:szCs w:val="22"/>
        </w:rPr>
        <w:t>S</w:t>
      </w:r>
      <w:r w:rsidRPr="00F348E0">
        <w:rPr>
          <w:sz w:val="22"/>
          <w:szCs w:val="22"/>
        </w:rPr>
        <w:t xml:space="preserve">ystem that was designed and implemented throughout the period </w:t>
      </w:r>
      <w:r w:rsidRPr="00F348E0">
        <w:rPr>
          <w:iCs/>
          <w:sz w:val="22"/>
          <w:szCs w:val="22"/>
        </w:rPr>
        <w:t>[</w:t>
      </w:r>
      <w:r w:rsidRPr="00F348E0">
        <w:rPr>
          <w:b/>
          <w:bCs/>
          <w:iCs/>
          <w:sz w:val="22"/>
          <w:szCs w:val="22"/>
        </w:rPr>
        <w:t>date</w:t>
      </w:r>
      <w:r w:rsidRPr="00F348E0">
        <w:rPr>
          <w:sz w:val="22"/>
          <w:szCs w:val="22"/>
        </w:rPr>
        <w:t>] to [</w:t>
      </w:r>
      <w:r w:rsidRPr="00F348E0">
        <w:rPr>
          <w:b/>
          <w:bCs/>
          <w:sz w:val="22"/>
          <w:szCs w:val="22"/>
        </w:rPr>
        <w:t>date</w:t>
      </w:r>
      <w:r w:rsidRPr="00F348E0">
        <w:rPr>
          <w:sz w:val="22"/>
          <w:szCs w:val="22"/>
        </w:rPr>
        <w:t xml:space="preserve">] in accordance with the Description Criteria. </w:t>
      </w:r>
      <w:r w:rsidRPr="00F348E0">
        <w:rPr>
          <w:sz w:val="22"/>
          <w:szCs w:val="22"/>
        </w:rPr>
        <w:br/>
      </w:r>
    </w:p>
    <w:p w14:paraId="0F618400" w14:textId="0378CE08" w:rsidR="00517EA4" w:rsidRPr="00F348E0" w:rsidRDefault="00517EA4" w:rsidP="00567ED2">
      <w:pPr>
        <w:widowControl w:val="0"/>
        <w:snapToGrid w:val="0"/>
        <w:spacing w:line="276" w:lineRule="auto"/>
        <w:ind w:left="803" w:hanging="440"/>
        <w:jc w:val="both"/>
        <w:rPr>
          <w:sz w:val="22"/>
          <w:szCs w:val="22"/>
        </w:rPr>
      </w:pPr>
      <w:r w:rsidRPr="00F348E0">
        <w:rPr>
          <w:sz w:val="22"/>
          <w:szCs w:val="22"/>
        </w:rPr>
        <w:t xml:space="preserve">b. </w:t>
      </w:r>
      <w:r w:rsidRPr="00F348E0">
        <w:rPr>
          <w:sz w:val="22"/>
          <w:szCs w:val="22"/>
        </w:rPr>
        <w:tab/>
      </w:r>
      <w:r w:rsidR="00D15B3E" w:rsidRPr="00F348E0">
        <w:rPr>
          <w:sz w:val="22"/>
          <w:szCs w:val="22"/>
        </w:rPr>
        <w:t>T</w:t>
      </w:r>
      <w:r w:rsidRPr="00F348E0">
        <w:rPr>
          <w:sz w:val="22"/>
          <w:szCs w:val="22"/>
        </w:rPr>
        <w:t xml:space="preserve">he controls stated in the Description were suitably designed </w:t>
      </w:r>
      <w:r w:rsidR="00A45DCD" w:rsidRPr="00F348E0">
        <w:rPr>
          <w:sz w:val="22"/>
          <w:szCs w:val="22"/>
        </w:rPr>
        <w:t>throughout the period [</w:t>
      </w:r>
      <w:r w:rsidR="00A45DCD" w:rsidRPr="00F348E0">
        <w:rPr>
          <w:b/>
          <w:bCs/>
          <w:sz w:val="22"/>
          <w:szCs w:val="22"/>
        </w:rPr>
        <w:t>date</w:t>
      </w:r>
      <w:r w:rsidR="00A45DCD" w:rsidRPr="00F348E0">
        <w:rPr>
          <w:sz w:val="22"/>
          <w:szCs w:val="22"/>
        </w:rPr>
        <w:t>] to [</w:t>
      </w:r>
      <w:r w:rsidR="00A45DCD" w:rsidRPr="00F348E0">
        <w:rPr>
          <w:b/>
          <w:bCs/>
          <w:sz w:val="22"/>
          <w:szCs w:val="22"/>
        </w:rPr>
        <w:t>date</w:t>
      </w:r>
      <w:r w:rsidR="00A45DCD" w:rsidRPr="00F348E0">
        <w:rPr>
          <w:sz w:val="22"/>
          <w:szCs w:val="22"/>
        </w:rPr>
        <w:t>]</w:t>
      </w:r>
      <w:r w:rsidR="00A45DCD">
        <w:rPr>
          <w:sz w:val="22"/>
          <w:szCs w:val="22"/>
        </w:rPr>
        <w:t xml:space="preserve">, </w:t>
      </w:r>
      <w:r w:rsidRPr="00F348E0">
        <w:rPr>
          <w:sz w:val="22"/>
          <w:szCs w:val="22"/>
        </w:rPr>
        <w:t xml:space="preserve">to provide reasonable assurance that </w:t>
      </w:r>
      <w:r w:rsidR="00215735" w:rsidRPr="00F348E0">
        <w:rPr>
          <w:sz w:val="22"/>
          <w:szCs w:val="22"/>
        </w:rPr>
        <w:t>[</w:t>
      </w:r>
      <w:r w:rsidR="00215735" w:rsidRPr="00F348E0">
        <w:rPr>
          <w:b/>
          <w:bCs/>
          <w:sz w:val="22"/>
          <w:szCs w:val="22"/>
        </w:rPr>
        <w:t>Service organization short name</w:t>
      </w:r>
      <w:r w:rsidR="00215735" w:rsidRPr="00F348E0">
        <w:rPr>
          <w:sz w:val="22"/>
          <w:szCs w:val="22"/>
        </w:rPr>
        <w:t xml:space="preserve">]’s </w:t>
      </w:r>
      <w:r w:rsidRPr="00F348E0">
        <w:rPr>
          <w:sz w:val="22"/>
          <w:szCs w:val="22"/>
        </w:rPr>
        <w:t xml:space="preserve">service commitments and system requirements would be achieved based on the applicable trust services criteria if </w:t>
      </w:r>
      <w:r w:rsidR="00215735">
        <w:rPr>
          <w:sz w:val="22"/>
          <w:szCs w:val="22"/>
        </w:rPr>
        <w:t>its</w:t>
      </w:r>
      <w:r w:rsidR="00215735" w:rsidRPr="00F348E0">
        <w:rPr>
          <w:sz w:val="22"/>
          <w:szCs w:val="22"/>
        </w:rPr>
        <w:t xml:space="preserve"> </w:t>
      </w:r>
      <w:r w:rsidRPr="00F348E0">
        <w:rPr>
          <w:sz w:val="22"/>
          <w:szCs w:val="22"/>
        </w:rPr>
        <w:t xml:space="preserve">controls operated effectively </w:t>
      </w:r>
      <w:r w:rsidR="00C35F97">
        <w:rPr>
          <w:sz w:val="22"/>
          <w:szCs w:val="22"/>
        </w:rPr>
        <w:t xml:space="preserve">throughout that period </w:t>
      </w:r>
      <w:r w:rsidR="00567ED2">
        <w:rPr>
          <w:sz w:val="22"/>
          <w:szCs w:val="22"/>
        </w:rPr>
        <w:t>[</w:t>
      </w:r>
      <w:r w:rsidRPr="00F348E0">
        <w:rPr>
          <w:sz w:val="22"/>
          <w:szCs w:val="22"/>
        </w:rPr>
        <w:t>and if the subservice organization</w:t>
      </w:r>
      <w:r w:rsidR="00C35F97">
        <w:rPr>
          <w:sz w:val="22"/>
          <w:szCs w:val="22"/>
        </w:rPr>
        <w:t>[</w:t>
      </w:r>
      <w:r w:rsidRPr="00F348E0">
        <w:rPr>
          <w:sz w:val="22"/>
          <w:szCs w:val="22"/>
        </w:rPr>
        <w:t>s</w:t>
      </w:r>
      <w:r w:rsidR="00C35F97">
        <w:rPr>
          <w:sz w:val="22"/>
          <w:szCs w:val="22"/>
        </w:rPr>
        <w:t>]</w:t>
      </w:r>
      <w:r w:rsidRPr="00F348E0">
        <w:rPr>
          <w:sz w:val="22"/>
          <w:szCs w:val="22"/>
        </w:rPr>
        <w:t xml:space="preserve"> and </w:t>
      </w:r>
      <w:commentRangeStart w:id="38"/>
      <w:r w:rsidRPr="00F348E0">
        <w:rPr>
          <w:sz w:val="22"/>
          <w:szCs w:val="22"/>
        </w:rPr>
        <w:t>user entities</w:t>
      </w:r>
      <w:commentRangeEnd w:id="38"/>
      <w:r w:rsidR="000A7084" w:rsidRPr="00F348E0">
        <w:rPr>
          <w:rStyle w:val="a8"/>
          <w:sz w:val="22"/>
          <w:szCs w:val="22"/>
        </w:rPr>
        <w:commentReference w:id="38"/>
      </w:r>
      <w:r w:rsidRPr="00F348E0">
        <w:rPr>
          <w:sz w:val="22"/>
          <w:szCs w:val="22"/>
        </w:rPr>
        <w:t xml:space="preserve"> applied the </w:t>
      </w:r>
      <w:r w:rsidR="000D1859" w:rsidRPr="006B79CE">
        <w:rPr>
          <w:sz w:val="22"/>
          <w:szCs w:val="22"/>
        </w:rPr>
        <w:t>complementary</w:t>
      </w:r>
      <w:r w:rsidR="000D1859">
        <w:rPr>
          <w:sz w:val="22"/>
          <w:szCs w:val="22"/>
        </w:rPr>
        <w:t xml:space="preserve"> </w:t>
      </w:r>
      <w:r w:rsidRPr="00F348E0">
        <w:rPr>
          <w:sz w:val="22"/>
          <w:szCs w:val="22"/>
        </w:rPr>
        <w:t>controls assumed in the design of [</w:t>
      </w:r>
      <w:r w:rsidRPr="00F348E0">
        <w:rPr>
          <w:b/>
          <w:bCs/>
          <w:sz w:val="22"/>
          <w:szCs w:val="22"/>
        </w:rPr>
        <w:t xml:space="preserve">Service organization </w:t>
      </w:r>
      <w:r w:rsidR="00D15B3E" w:rsidRPr="00F348E0">
        <w:rPr>
          <w:b/>
          <w:bCs/>
          <w:sz w:val="22"/>
          <w:szCs w:val="22"/>
        </w:rPr>
        <w:t xml:space="preserve">short </w:t>
      </w:r>
      <w:r w:rsidRPr="00F348E0">
        <w:rPr>
          <w:b/>
          <w:bCs/>
          <w:sz w:val="22"/>
          <w:szCs w:val="22"/>
        </w:rPr>
        <w:t>name</w:t>
      </w:r>
      <w:r w:rsidRPr="00F348E0">
        <w:rPr>
          <w:sz w:val="22"/>
          <w:szCs w:val="22"/>
        </w:rPr>
        <w:t xml:space="preserve">]’s controls throughout </w:t>
      </w:r>
      <w:r w:rsidR="000D1859">
        <w:rPr>
          <w:sz w:val="22"/>
          <w:szCs w:val="22"/>
        </w:rPr>
        <w:t>that</w:t>
      </w:r>
      <w:r w:rsidR="000D1859" w:rsidRPr="00F348E0">
        <w:rPr>
          <w:sz w:val="22"/>
          <w:szCs w:val="22"/>
        </w:rPr>
        <w:t xml:space="preserve"> </w:t>
      </w:r>
      <w:r w:rsidRPr="00F348E0">
        <w:rPr>
          <w:sz w:val="22"/>
          <w:szCs w:val="22"/>
        </w:rPr>
        <w:t>period</w:t>
      </w:r>
      <w:r w:rsidR="00567ED2">
        <w:rPr>
          <w:sz w:val="22"/>
          <w:szCs w:val="22"/>
        </w:rPr>
        <w:t>]</w:t>
      </w:r>
      <w:r w:rsidRPr="00F348E0">
        <w:rPr>
          <w:sz w:val="22"/>
          <w:szCs w:val="22"/>
        </w:rPr>
        <w:t>.</w:t>
      </w:r>
      <w:r w:rsidRPr="00F348E0">
        <w:rPr>
          <w:sz w:val="22"/>
          <w:szCs w:val="22"/>
        </w:rPr>
        <w:br/>
      </w:r>
    </w:p>
    <w:p w14:paraId="419DABA6" w14:textId="36CF0C79" w:rsidR="000950FF" w:rsidRPr="00F348E0" w:rsidRDefault="00517EA4" w:rsidP="00567ED2">
      <w:pPr>
        <w:widowControl w:val="0"/>
        <w:snapToGrid w:val="0"/>
        <w:spacing w:line="276" w:lineRule="auto"/>
        <w:ind w:left="803" w:hanging="440"/>
        <w:jc w:val="both"/>
        <w:rPr>
          <w:sz w:val="22"/>
          <w:szCs w:val="22"/>
        </w:rPr>
      </w:pPr>
      <w:r w:rsidRPr="00F348E0">
        <w:rPr>
          <w:sz w:val="22"/>
          <w:szCs w:val="22"/>
        </w:rPr>
        <w:t xml:space="preserve">c. </w:t>
      </w:r>
      <w:r w:rsidRPr="00F348E0">
        <w:rPr>
          <w:sz w:val="22"/>
          <w:szCs w:val="22"/>
        </w:rPr>
        <w:tab/>
      </w:r>
      <w:r w:rsidR="00D15B3E" w:rsidRPr="00F348E0">
        <w:rPr>
          <w:sz w:val="22"/>
          <w:szCs w:val="22"/>
        </w:rPr>
        <w:t>T</w:t>
      </w:r>
      <w:r w:rsidRPr="00F348E0">
        <w:rPr>
          <w:sz w:val="22"/>
          <w:szCs w:val="22"/>
        </w:rPr>
        <w:t xml:space="preserve">he controls stated in the Description operated effectively </w:t>
      </w:r>
      <w:r w:rsidR="00636652">
        <w:rPr>
          <w:sz w:val="22"/>
          <w:szCs w:val="22"/>
        </w:rPr>
        <w:t>t</w:t>
      </w:r>
      <w:r w:rsidR="00636652" w:rsidRPr="00F348E0">
        <w:rPr>
          <w:sz w:val="22"/>
          <w:szCs w:val="22"/>
        </w:rPr>
        <w:t>hroughout the period [</w:t>
      </w:r>
      <w:r w:rsidR="00636652" w:rsidRPr="00F348E0">
        <w:rPr>
          <w:b/>
          <w:bCs/>
          <w:sz w:val="22"/>
          <w:szCs w:val="22"/>
        </w:rPr>
        <w:t>date</w:t>
      </w:r>
      <w:r w:rsidR="00636652" w:rsidRPr="00F348E0">
        <w:rPr>
          <w:sz w:val="22"/>
          <w:szCs w:val="22"/>
        </w:rPr>
        <w:t>] to [</w:t>
      </w:r>
      <w:r w:rsidR="00636652" w:rsidRPr="00F348E0">
        <w:rPr>
          <w:b/>
          <w:bCs/>
          <w:sz w:val="22"/>
          <w:szCs w:val="22"/>
        </w:rPr>
        <w:t>date</w:t>
      </w:r>
      <w:r w:rsidR="00636652" w:rsidRPr="00F348E0">
        <w:rPr>
          <w:sz w:val="22"/>
          <w:szCs w:val="22"/>
        </w:rPr>
        <w:t>]</w:t>
      </w:r>
      <w:r w:rsidR="00636652">
        <w:rPr>
          <w:sz w:val="22"/>
          <w:szCs w:val="22"/>
        </w:rPr>
        <w:t xml:space="preserve"> </w:t>
      </w:r>
      <w:r w:rsidRPr="00F348E0">
        <w:rPr>
          <w:sz w:val="22"/>
          <w:szCs w:val="22"/>
        </w:rPr>
        <w:t xml:space="preserve">to provide reasonable assurance that </w:t>
      </w:r>
      <w:r w:rsidR="00F73E37" w:rsidRPr="00F348E0">
        <w:rPr>
          <w:sz w:val="22"/>
          <w:szCs w:val="22"/>
        </w:rPr>
        <w:t>[</w:t>
      </w:r>
      <w:r w:rsidR="00F73E37" w:rsidRPr="00F348E0">
        <w:rPr>
          <w:b/>
          <w:bCs/>
          <w:sz w:val="22"/>
          <w:szCs w:val="22"/>
        </w:rPr>
        <w:t>Service organization short name</w:t>
      </w:r>
      <w:r w:rsidR="00F73E37" w:rsidRPr="00F348E0">
        <w:rPr>
          <w:sz w:val="22"/>
          <w:szCs w:val="22"/>
        </w:rPr>
        <w:t xml:space="preserve">]’s </w:t>
      </w:r>
      <w:r w:rsidRPr="00F348E0">
        <w:rPr>
          <w:sz w:val="22"/>
          <w:szCs w:val="22"/>
        </w:rPr>
        <w:t>service commitments and system requirements were achieved based on the applicable trust services criteria</w:t>
      </w:r>
      <w:r w:rsidR="00811BE3">
        <w:rPr>
          <w:iCs/>
          <w:sz w:val="22"/>
          <w:szCs w:val="22"/>
        </w:rPr>
        <w:t>[</w:t>
      </w:r>
      <w:r w:rsidRPr="00F348E0">
        <w:rPr>
          <w:iCs/>
          <w:sz w:val="22"/>
          <w:szCs w:val="22"/>
        </w:rPr>
        <w:t xml:space="preserve">, if the </w:t>
      </w:r>
      <w:r w:rsidR="00A51974" w:rsidRPr="00B41DF3">
        <w:rPr>
          <w:iCs/>
          <w:sz w:val="22"/>
          <w:szCs w:val="22"/>
        </w:rPr>
        <w:t>complementary</w:t>
      </w:r>
      <w:r w:rsidR="00A51974" w:rsidRPr="00F348E0">
        <w:rPr>
          <w:iCs/>
          <w:sz w:val="22"/>
          <w:szCs w:val="22"/>
        </w:rPr>
        <w:t xml:space="preserve"> </w:t>
      </w:r>
      <w:r w:rsidRPr="00F348E0">
        <w:rPr>
          <w:iCs/>
          <w:sz w:val="22"/>
          <w:szCs w:val="22"/>
        </w:rPr>
        <w:t xml:space="preserve">subservice organization and </w:t>
      </w:r>
      <w:commentRangeStart w:id="40"/>
      <w:r w:rsidRPr="00F348E0">
        <w:rPr>
          <w:iCs/>
          <w:sz w:val="22"/>
          <w:szCs w:val="22"/>
        </w:rPr>
        <w:t>user entity</w:t>
      </w:r>
      <w:commentRangeEnd w:id="40"/>
      <w:r w:rsidR="000A7084" w:rsidRPr="00F348E0">
        <w:rPr>
          <w:rStyle w:val="a8"/>
          <w:sz w:val="22"/>
          <w:szCs w:val="22"/>
        </w:rPr>
        <w:commentReference w:id="40"/>
      </w:r>
      <w:r w:rsidRPr="00F348E0">
        <w:rPr>
          <w:iCs/>
          <w:sz w:val="22"/>
          <w:szCs w:val="22"/>
        </w:rPr>
        <w:t xml:space="preserve"> controls assumed in the design of </w:t>
      </w:r>
      <w:r w:rsidRPr="00F348E0">
        <w:rPr>
          <w:sz w:val="22"/>
          <w:szCs w:val="22"/>
        </w:rPr>
        <w:t>[</w:t>
      </w:r>
      <w:r w:rsidRPr="00F348E0">
        <w:rPr>
          <w:b/>
          <w:bCs/>
          <w:sz w:val="22"/>
          <w:szCs w:val="22"/>
        </w:rPr>
        <w:t xml:space="preserve">Service organization </w:t>
      </w:r>
      <w:r w:rsidR="00D15B3E" w:rsidRPr="00F348E0">
        <w:rPr>
          <w:b/>
          <w:bCs/>
          <w:sz w:val="22"/>
          <w:szCs w:val="22"/>
        </w:rPr>
        <w:t xml:space="preserve">short </w:t>
      </w:r>
      <w:r w:rsidRPr="00F348E0">
        <w:rPr>
          <w:b/>
          <w:bCs/>
          <w:sz w:val="22"/>
          <w:szCs w:val="22"/>
        </w:rPr>
        <w:t>name</w:t>
      </w:r>
      <w:r w:rsidRPr="00F348E0">
        <w:rPr>
          <w:sz w:val="22"/>
          <w:szCs w:val="22"/>
        </w:rPr>
        <w:t>]’s controls</w:t>
      </w:r>
      <w:r w:rsidRPr="00F348E0">
        <w:rPr>
          <w:sz w:val="22"/>
          <w:szCs w:val="22"/>
          <w:vertAlign w:val="superscript"/>
        </w:rPr>
        <w:t xml:space="preserve"> </w:t>
      </w:r>
      <w:r w:rsidRPr="00F348E0">
        <w:rPr>
          <w:iCs/>
          <w:sz w:val="22"/>
          <w:szCs w:val="22"/>
        </w:rPr>
        <w:t xml:space="preserve">operated </w:t>
      </w:r>
      <w:r w:rsidRPr="00F348E0">
        <w:rPr>
          <w:iCs/>
          <w:sz w:val="22"/>
          <w:szCs w:val="22"/>
        </w:rPr>
        <w:lastRenderedPageBreak/>
        <w:t>effectively</w:t>
      </w:r>
      <w:r w:rsidRPr="00F348E0">
        <w:rPr>
          <w:sz w:val="22"/>
          <w:szCs w:val="22"/>
        </w:rPr>
        <w:t xml:space="preserve"> </w:t>
      </w:r>
      <w:r w:rsidRPr="00F348E0">
        <w:rPr>
          <w:iCs/>
          <w:sz w:val="22"/>
          <w:szCs w:val="22"/>
        </w:rPr>
        <w:t xml:space="preserve">throughout </w:t>
      </w:r>
      <w:r w:rsidR="00F65882">
        <w:rPr>
          <w:iCs/>
          <w:sz w:val="22"/>
          <w:szCs w:val="22"/>
        </w:rPr>
        <w:t>that</w:t>
      </w:r>
      <w:r w:rsidR="00F65882" w:rsidRPr="00F348E0">
        <w:rPr>
          <w:iCs/>
          <w:sz w:val="22"/>
          <w:szCs w:val="22"/>
        </w:rPr>
        <w:t xml:space="preserve"> </w:t>
      </w:r>
      <w:r w:rsidRPr="00F348E0">
        <w:rPr>
          <w:iCs/>
          <w:sz w:val="22"/>
          <w:szCs w:val="22"/>
        </w:rPr>
        <w:t>period</w:t>
      </w:r>
      <w:r w:rsidR="00811BE3">
        <w:rPr>
          <w:iCs/>
          <w:sz w:val="22"/>
          <w:szCs w:val="22"/>
        </w:rPr>
        <w:t>]</w:t>
      </w:r>
      <w:r w:rsidRPr="00F348E0">
        <w:rPr>
          <w:sz w:val="22"/>
          <w:szCs w:val="22"/>
        </w:rPr>
        <w:t>.</w:t>
      </w:r>
    </w:p>
    <w:p w14:paraId="106209A7" w14:textId="77777777" w:rsidR="000950FF" w:rsidRPr="00F348E0" w:rsidRDefault="000950FF" w:rsidP="00F348E0">
      <w:pPr>
        <w:widowControl w:val="0"/>
        <w:snapToGrid w:val="0"/>
        <w:spacing w:line="276" w:lineRule="auto"/>
        <w:jc w:val="both"/>
        <w:rPr>
          <w:sz w:val="22"/>
          <w:szCs w:val="22"/>
        </w:rPr>
      </w:pPr>
    </w:p>
    <w:p w14:paraId="091A5C6C" w14:textId="77777777" w:rsidR="000950FF" w:rsidRPr="00F348E0" w:rsidRDefault="000950FF" w:rsidP="00F348E0">
      <w:pPr>
        <w:widowControl w:val="0"/>
        <w:snapToGrid w:val="0"/>
        <w:spacing w:line="276" w:lineRule="auto"/>
        <w:jc w:val="both"/>
        <w:rPr>
          <w:sz w:val="22"/>
          <w:szCs w:val="22"/>
        </w:rPr>
      </w:pPr>
    </w:p>
    <w:p w14:paraId="1A67077A" w14:textId="1C1913D4" w:rsidR="00517EA4" w:rsidRPr="00F348E0" w:rsidRDefault="00517EA4" w:rsidP="00F348E0">
      <w:pPr>
        <w:widowControl w:val="0"/>
        <w:snapToGrid w:val="0"/>
        <w:spacing w:line="276" w:lineRule="auto"/>
        <w:jc w:val="both"/>
        <w:rPr>
          <w:sz w:val="22"/>
          <w:szCs w:val="22"/>
        </w:rPr>
      </w:pPr>
      <w:r w:rsidRPr="00F348E0">
        <w:rPr>
          <w:i/>
          <w:sz w:val="22"/>
          <w:szCs w:val="22"/>
        </w:rPr>
        <w:t xml:space="preserve">Restricted use </w:t>
      </w:r>
    </w:p>
    <w:p w14:paraId="7D968418" w14:textId="14DCA74D" w:rsidR="00517EA4" w:rsidRPr="00F348E0" w:rsidRDefault="00517EA4" w:rsidP="00F348E0">
      <w:pPr>
        <w:widowControl w:val="0"/>
        <w:snapToGrid w:val="0"/>
        <w:spacing w:line="276" w:lineRule="auto"/>
        <w:jc w:val="both"/>
        <w:rPr>
          <w:sz w:val="22"/>
          <w:szCs w:val="22"/>
        </w:rPr>
      </w:pPr>
      <w:r w:rsidRPr="00F348E0">
        <w:rPr>
          <w:sz w:val="22"/>
          <w:szCs w:val="22"/>
        </w:rPr>
        <w:t>This report, including the description of tests of controls and results thereof in the Description of Tests and Results, is intended solely for the information and use of [</w:t>
      </w:r>
      <w:r w:rsidRPr="00F348E0">
        <w:rPr>
          <w:b/>
          <w:bCs/>
          <w:sz w:val="22"/>
          <w:szCs w:val="22"/>
        </w:rPr>
        <w:t xml:space="preserve">Service </w:t>
      </w:r>
      <w:r w:rsidR="00811BE3">
        <w:rPr>
          <w:b/>
          <w:bCs/>
          <w:sz w:val="22"/>
          <w:szCs w:val="22"/>
        </w:rPr>
        <w:t>o</w:t>
      </w:r>
      <w:r w:rsidRPr="00F348E0">
        <w:rPr>
          <w:b/>
          <w:bCs/>
          <w:sz w:val="22"/>
          <w:szCs w:val="22"/>
        </w:rPr>
        <w:t xml:space="preserve">rganization </w:t>
      </w:r>
      <w:r w:rsidR="000A7084" w:rsidRPr="00F348E0">
        <w:rPr>
          <w:b/>
          <w:bCs/>
          <w:sz w:val="22"/>
          <w:szCs w:val="22"/>
        </w:rPr>
        <w:t xml:space="preserve">short </w:t>
      </w:r>
      <w:r w:rsidRPr="00F348E0">
        <w:rPr>
          <w:b/>
          <w:bCs/>
          <w:sz w:val="22"/>
          <w:szCs w:val="22"/>
        </w:rPr>
        <w:t>name</w:t>
      </w:r>
      <w:r w:rsidRPr="00F348E0">
        <w:rPr>
          <w:sz w:val="22"/>
          <w:szCs w:val="22"/>
        </w:rPr>
        <w:t xml:space="preserve">], user entities of </w:t>
      </w:r>
      <w:ins w:id="41" w:author="Stella TY" w:date="2024-01-03T17:28:00Z">
        <w:r w:rsidR="00B155CE" w:rsidRPr="00B155CE">
          <w:rPr>
            <w:sz w:val="22"/>
            <w:szCs w:val="22"/>
          </w:rPr>
          <w:t>the System</w:t>
        </w:r>
      </w:ins>
      <w:del w:id="42" w:author="Stella TY" w:date="2024-01-03T17:28:00Z">
        <w:r w:rsidRPr="00F348E0" w:rsidDel="00B155CE">
          <w:rPr>
            <w:sz w:val="22"/>
            <w:szCs w:val="22"/>
          </w:rPr>
          <w:delText>[</w:delText>
        </w:r>
        <w:r w:rsidRPr="00F348E0" w:rsidDel="00B155CE">
          <w:rPr>
            <w:b/>
            <w:bCs/>
            <w:sz w:val="22"/>
            <w:szCs w:val="22"/>
          </w:rPr>
          <w:delText xml:space="preserve">Service </w:delText>
        </w:r>
        <w:r w:rsidR="00811BE3" w:rsidDel="00B155CE">
          <w:rPr>
            <w:b/>
            <w:bCs/>
            <w:sz w:val="22"/>
            <w:szCs w:val="22"/>
          </w:rPr>
          <w:delText>o</w:delText>
        </w:r>
        <w:r w:rsidRPr="00F348E0" w:rsidDel="00B155CE">
          <w:rPr>
            <w:b/>
            <w:bCs/>
            <w:sz w:val="22"/>
            <w:szCs w:val="22"/>
          </w:rPr>
          <w:delText>rganization</w:delText>
        </w:r>
        <w:r w:rsidR="000A7084" w:rsidRPr="00F348E0" w:rsidDel="00B155CE">
          <w:rPr>
            <w:b/>
            <w:bCs/>
            <w:sz w:val="22"/>
            <w:szCs w:val="22"/>
          </w:rPr>
          <w:delText xml:space="preserve"> short</w:delText>
        </w:r>
        <w:r w:rsidRPr="00F348E0" w:rsidDel="00B155CE">
          <w:rPr>
            <w:b/>
            <w:bCs/>
            <w:sz w:val="22"/>
            <w:szCs w:val="22"/>
          </w:rPr>
          <w:delText xml:space="preserve"> name</w:delText>
        </w:r>
        <w:r w:rsidRPr="00F348E0" w:rsidDel="00B155CE">
          <w:rPr>
            <w:sz w:val="22"/>
            <w:szCs w:val="22"/>
          </w:rPr>
          <w:delText>]’s [</w:delText>
        </w:r>
        <w:r w:rsidR="00811BE3" w:rsidRPr="00811BE3" w:rsidDel="00B155CE">
          <w:rPr>
            <w:b/>
            <w:bCs/>
            <w:sz w:val="22"/>
            <w:szCs w:val="22"/>
          </w:rPr>
          <w:delText xml:space="preserve">Service organization’s </w:delText>
        </w:r>
        <w:r w:rsidR="00811BE3" w:rsidDel="00B155CE">
          <w:rPr>
            <w:b/>
            <w:bCs/>
            <w:sz w:val="22"/>
            <w:szCs w:val="22"/>
          </w:rPr>
          <w:delText>s</w:delText>
        </w:r>
        <w:r w:rsidRPr="00811BE3" w:rsidDel="00B155CE">
          <w:rPr>
            <w:b/>
            <w:bCs/>
            <w:sz w:val="22"/>
            <w:szCs w:val="22"/>
          </w:rPr>
          <w:delText>ystem</w:delText>
        </w:r>
        <w:r w:rsidR="00811BE3" w:rsidDel="00B155CE">
          <w:rPr>
            <w:sz w:val="22"/>
            <w:szCs w:val="22"/>
          </w:rPr>
          <w:delText>]</w:delText>
        </w:r>
      </w:del>
      <w:r w:rsidRPr="00F348E0">
        <w:rPr>
          <w:sz w:val="22"/>
          <w:szCs w:val="22"/>
        </w:rPr>
        <w:t xml:space="preserve"> during some or all of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and prospective user entities, independent auditors and practitioners providing services to such user entities</w:t>
      </w:r>
      <w:r w:rsidR="00CB7CEF">
        <w:rPr>
          <w:sz w:val="22"/>
          <w:szCs w:val="22"/>
        </w:rPr>
        <w:t>, and regulators</w:t>
      </w:r>
      <w:r w:rsidRPr="00F348E0">
        <w:rPr>
          <w:sz w:val="22"/>
          <w:szCs w:val="22"/>
        </w:rPr>
        <w:t xml:space="preserve"> who have sufficient knowledge and understanding of the following:</w:t>
      </w:r>
    </w:p>
    <w:p w14:paraId="1ED61B22" w14:textId="02897FE5"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nature of the service provided by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w:t>
      </w:r>
      <w:r w:rsidR="000A7084" w:rsidRPr="00F348E0">
        <w:rPr>
          <w:sz w:val="22"/>
          <w:szCs w:val="22"/>
        </w:rPr>
        <w:t>.</w:t>
      </w:r>
    </w:p>
    <w:p w14:paraId="16DBB607" w14:textId="2F3753E8"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How the </w:t>
      </w:r>
      <w:r w:rsidR="00E27B73" w:rsidRPr="00F348E0">
        <w:rPr>
          <w:sz w:val="22"/>
          <w:szCs w:val="22"/>
          <w:lang w:eastAsia="zh-CN"/>
        </w:rPr>
        <w:t>S</w:t>
      </w:r>
      <w:r w:rsidRPr="00F348E0">
        <w:rPr>
          <w:sz w:val="22"/>
          <w:szCs w:val="22"/>
        </w:rPr>
        <w:t xml:space="preserve">ystem interacts with user entities, </w:t>
      </w:r>
      <w:r w:rsidR="00274B80">
        <w:rPr>
          <w:sz w:val="22"/>
          <w:szCs w:val="22"/>
        </w:rPr>
        <w:t xml:space="preserve">the </w:t>
      </w:r>
      <w:r w:rsidRPr="00F348E0">
        <w:rPr>
          <w:sz w:val="22"/>
          <w:szCs w:val="22"/>
        </w:rPr>
        <w:t>subservice organizations, or other parties</w:t>
      </w:r>
      <w:r w:rsidR="000A7084" w:rsidRPr="00F348E0">
        <w:rPr>
          <w:sz w:val="22"/>
          <w:szCs w:val="22"/>
        </w:rPr>
        <w:t>.</w:t>
      </w:r>
    </w:p>
    <w:p w14:paraId="05E2F9BF" w14:textId="4AFD533E" w:rsidR="00517EA4"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Internal control and its limitations</w:t>
      </w:r>
      <w:r w:rsidR="000A7084" w:rsidRPr="00F348E0">
        <w:rPr>
          <w:sz w:val="22"/>
          <w:szCs w:val="22"/>
        </w:rPr>
        <w:t>.</w:t>
      </w:r>
    </w:p>
    <w:p w14:paraId="7EFEF144" w14:textId="7FE66828" w:rsidR="0094199F" w:rsidRPr="00F348E0" w:rsidRDefault="00DF0899" w:rsidP="00811BE3">
      <w:pPr>
        <w:pStyle w:val="a7"/>
        <w:widowControl w:val="0"/>
        <w:numPr>
          <w:ilvl w:val="0"/>
          <w:numId w:val="4"/>
        </w:numPr>
        <w:snapToGrid w:val="0"/>
        <w:spacing w:line="276" w:lineRule="auto"/>
        <w:ind w:left="783"/>
        <w:contextualSpacing w:val="0"/>
        <w:jc w:val="both"/>
        <w:rPr>
          <w:sz w:val="22"/>
          <w:szCs w:val="22"/>
        </w:rPr>
      </w:pPr>
      <w:commentRangeStart w:id="43"/>
      <w:r w:rsidRPr="000B3DBA">
        <w:rPr>
          <w:sz w:val="22"/>
          <w:szCs w:val="22"/>
        </w:rPr>
        <w:t xml:space="preserve">Complementary user entity controls </w:t>
      </w:r>
      <w:r w:rsidRPr="00BD4AC3">
        <w:rPr>
          <w:sz w:val="22"/>
          <w:szCs w:val="22"/>
        </w:rPr>
        <w:t xml:space="preserve">and complementary subservice organization controls </w:t>
      </w:r>
      <w:r w:rsidRPr="000B3DBA">
        <w:rPr>
          <w:sz w:val="22"/>
          <w:szCs w:val="22"/>
        </w:rPr>
        <w:t xml:space="preserve">and how those controls interact with the controls at the </w:t>
      </w:r>
      <w:r>
        <w:rPr>
          <w:sz w:val="22"/>
          <w:szCs w:val="22"/>
        </w:rPr>
        <w:t>S</w:t>
      </w:r>
      <w:r w:rsidRPr="000B3DBA">
        <w:rPr>
          <w:sz w:val="22"/>
          <w:szCs w:val="22"/>
        </w:rPr>
        <w:t xml:space="preserve">ervice </w:t>
      </w:r>
      <w:r>
        <w:rPr>
          <w:sz w:val="22"/>
          <w:szCs w:val="22"/>
        </w:rPr>
        <w:t>O</w:t>
      </w:r>
      <w:r w:rsidRPr="000B3DBA">
        <w:rPr>
          <w:sz w:val="22"/>
          <w:szCs w:val="22"/>
        </w:rPr>
        <w:t xml:space="preserve">rganization to achieve the </w:t>
      </w:r>
      <w:r>
        <w:rPr>
          <w:sz w:val="22"/>
          <w:szCs w:val="22"/>
        </w:rPr>
        <w:t>S</w:t>
      </w:r>
      <w:r w:rsidRPr="000B3DBA">
        <w:rPr>
          <w:sz w:val="22"/>
          <w:szCs w:val="22"/>
        </w:rPr>
        <w:t xml:space="preserve">ervice </w:t>
      </w:r>
      <w:r>
        <w:rPr>
          <w:sz w:val="22"/>
          <w:szCs w:val="22"/>
        </w:rPr>
        <w:t>O</w:t>
      </w:r>
      <w:r w:rsidRPr="000B3DBA">
        <w:rPr>
          <w:sz w:val="22"/>
          <w:szCs w:val="22"/>
        </w:rPr>
        <w:t>rganization’s service commitments and system requirements</w:t>
      </w:r>
      <w:r>
        <w:rPr>
          <w:sz w:val="22"/>
          <w:szCs w:val="22"/>
        </w:rPr>
        <w:t>.</w:t>
      </w:r>
      <w:commentRangeEnd w:id="43"/>
      <w:r>
        <w:rPr>
          <w:rStyle w:val="a8"/>
        </w:rPr>
        <w:commentReference w:id="43"/>
      </w:r>
    </w:p>
    <w:p w14:paraId="6F93C7A3" w14:textId="451ED16C"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User entity responsibilities and how they interact with related controls at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w:t>
      </w:r>
      <w:r w:rsidR="000A7084" w:rsidRPr="00F348E0">
        <w:rPr>
          <w:sz w:val="22"/>
          <w:szCs w:val="22"/>
        </w:rPr>
        <w:t>.</w:t>
      </w:r>
    </w:p>
    <w:p w14:paraId="135E9B59" w14:textId="10B6546F"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The applicable trust services criteria</w:t>
      </w:r>
      <w:r w:rsidR="000A7084" w:rsidRPr="00F348E0">
        <w:rPr>
          <w:sz w:val="22"/>
          <w:szCs w:val="22"/>
        </w:rPr>
        <w:t>.</w:t>
      </w:r>
    </w:p>
    <w:p w14:paraId="2F7A64CC" w14:textId="390681DA" w:rsidR="00517EA4" w:rsidRPr="00F348E0" w:rsidRDefault="00517EA4" w:rsidP="00811BE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risks that may threaten the achievement of the </w:t>
      </w:r>
      <w:r w:rsidR="009305FD" w:rsidRPr="00F348E0">
        <w:rPr>
          <w:sz w:val="22"/>
          <w:szCs w:val="22"/>
        </w:rPr>
        <w:t>S</w:t>
      </w:r>
      <w:r w:rsidRPr="00F348E0">
        <w:rPr>
          <w:sz w:val="22"/>
          <w:szCs w:val="22"/>
        </w:rPr>
        <w:t xml:space="preserve">ervice </w:t>
      </w:r>
      <w:r w:rsidR="009305FD" w:rsidRPr="00F348E0">
        <w:rPr>
          <w:sz w:val="22"/>
          <w:szCs w:val="22"/>
        </w:rPr>
        <w:t>O</w:t>
      </w:r>
      <w:r w:rsidRPr="00F348E0">
        <w:rPr>
          <w:sz w:val="22"/>
          <w:szCs w:val="22"/>
        </w:rPr>
        <w:t>rganization’s service commitments and system requirements and how controls address those risks</w:t>
      </w:r>
      <w:r w:rsidR="000A7084" w:rsidRPr="00F348E0">
        <w:rPr>
          <w:sz w:val="22"/>
          <w:szCs w:val="22"/>
        </w:rPr>
        <w:t>.</w:t>
      </w:r>
      <w:r w:rsidRPr="00F348E0">
        <w:rPr>
          <w:sz w:val="22"/>
          <w:szCs w:val="22"/>
        </w:rPr>
        <w:t xml:space="preserve"> </w:t>
      </w:r>
    </w:p>
    <w:p w14:paraId="0579BA2F" w14:textId="77777777" w:rsidR="00517EA4" w:rsidRPr="00F348E0" w:rsidRDefault="00517EA4" w:rsidP="00F348E0">
      <w:pPr>
        <w:widowControl w:val="0"/>
        <w:snapToGrid w:val="0"/>
        <w:spacing w:line="276" w:lineRule="auto"/>
        <w:jc w:val="both"/>
        <w:rPr>
          <w:sz w:val="22"/>
          <w:szCs w:val="22"/>
        </w:rPr>
      </w:pPr>
    </w:p>
    <w:p w14:paraId="29E848E9" w14:textId="77777777" w:rsidR="00517EA4" w:rsidRPr="00F348E0" w:rsidRDefault="00517EA4" w:rsidP="00F348E0">
      <w:pPr>
        <w:widowControl w:val="0"/>
        <w:snapToGrid w:val="0"/>
        <w:spacing w:line="276" w:lineRule="auto"/>
        <w:jc w:val="both"/>
        <w:rPr>
          <w:sz w:val="22"/>
          <w:szCs w:val="22"/>
        </w:rPr>
      </w:pPr>
      <w:r w:rsidRPr="00F348E0">
        <w:rPr>
          <w:sz w:val="22"/>
          <w:szCs w:val="22"/>
        </w:rPr>
        <w:t>This report is not intended to be, and should not be, used by anyone other than these specified parties.</w:t>
      </w:r>
    </w:p>
    <w:p w14:paraId="4F41D016" w14:textId="05F14FF1" w:rsidR="00517EA4" w:rsidRPr="00F348E0" w:rsidRDefault="00517EA4" w:rsidP="00F348E0">
      <w:pPr>
        <w:widowControl w:val="0"/>
        <w:snapToGrid w:val="0"/>
        <w:spacing w:line="276" w:lineRule="auto"/>
        <w:jc w:val="both"/>
        <w:rPr>
          <w:sz w:val="22"/>
          <w:szCs w:val="22"/>
        </w:rPr>
      </w:pPr>
    </w:p>
    <w:p w14:paraId="1594866D" w14:textId="58884E4D" w:rsidR="00517EA4" w:rsidRPr="00F348E0" w:rsidRDefault="00517EA4" w:rsidP="00F348E0">
      <w:pPr>
        <w:widowControl w:val="0"/>
        <w:snapToGrid w:val="0"/>
        <w:spacing w:line="276" w:lineRule="auto"/>
        <w:jc w:val="both"/>
        <w:rPr>
          <w:sz w:val="22"/>
          <w:szCs w:val="22"/>
        </w:rPr>
      </w:pPr>
    </w:p>
    <w:p w14:paraId="0030B518" w14:textId="67A01A61" w:rsidR="00517EA4" w:rsidRPr="00F348E0" w:rsidRDefault="00517EA4" w:rsidP="00F348E0">
      <w:pPr>
        <w:widowControl w:val="0"/>
        <w:snapToGrid w:val="0"/>
        <w:spacing w:line="276" w:lineRule="auto"/>
        <w:jc w:val="both"/>
        <w:rPr>
          <w:sz w:val="22"/>
          <w:szCs w:val="22"/>
        </w:rPr>
      </w:pPr>
    </w:p>
    <w:p w14:paraId="0420F214" w14:textId="53585BBF" w:rsidR="00517EA4" w:rsidRPr="00F348E0" w:rsidRDefault="00517EA4" w:rsidP="00F348E0">
      <w:pPr>
        <w:widowControl w:val="0"/>
        <w:snapToGrid w:val="0"/>
        <w:spacing w:line="276" w:lineRule="auto"/>
        <w:jc w:val="both"/>
        <w:rPr>
          <w:sz w:val="22"/>
          <w:szCs w:val="22"/>
        </w:rPr>
      </w:pPr>
    </w:p>
    <w:p w14:paraId="7FC49748" w14:textId="33ECB0C0" w:rsidR="000950FF" w:rsidRPr="00F348E0" w:rsidRDefault="000950FF" w:rsidP="00F348E0">
      <w:pPr>
        <w:widowControl w:val="0"/>
        <w:snapToGrid w:val="0"/>
        <w:spacing w:line="276" w:lineRule="auto"/>
        <w:jc w:val="both"/>
        <w:rPr>
          <w:sz w:val="22"/>
          <w:szCs w:val="22"/>
        </w:rPr>
      </w:pPr>
    </w:p>
    <w:p w14:paraId="1A457884" w14:textId="762D0D5B" w:rsidR="000950FF" w:rsidRPr="00F348E0" w:rsidRDefault="000950FF" w:rsidP="00F348E0">
      <w:pPr>
        <w:widowControl w:val="0"/>
        <w:snapToGrid w:val="0"/>
        <w:spacing w:line="276" w:lineRule="auto"/>
        <w:jc w:val="both"/>
        <w:rPr>
          <w:sz w:val="22"/>
          <w:szCs w:val="22"/>
        </w:rPr>
      </w:pPr>
    </w:p>
    <w:p w14:paraId="39665F1C" w14:textId="275B832D" w:rsidR="000950FF" w:rsidRPr="00F348E0" w:rsidRDefault="000950FF" w:rsidP="00F348E0">
      <w:pPr>
        <w:widowControl w:val="0"/>
        <w:snapToGrid w:val="0"/>
        <w:spacing w:line="276" w:lineRule="auto"/>
        <w:jc w:val="both"/>
        <w:rPr>
          <w:sz w:val="22"/>
          <w:szCs w:val="22"/>
        </w:rPr>
      </w:pPr>
    </w:p>
    <w:p w14:paraId="3FBF0AC2" w14:textId="77777777" w:rsidR="00517EA4" w:rsidRPr="00F348E0" w:rsidRDefault="00517EA4" w:rsidP="00F348E0">
      <w:pPr>
        <w:widowControl w:val="0"/>
        <w:snapToGrid w:val="0"/>
        <w:spacing w:line="276" w:lineRule="auto"/>
        <w:jc w:val="both"/>
        <w:rPr>
          <w:sz w:val="22"/>
          <w:szCs w:val="22"/>
        </w:rPr>
      </w:pPr>
    </w:p>
    <w:p w14:paraId="567401AC" w14:textId="0B3E2C85" w:rsidR="00517EA4" w:rsidRPr="00F348E0" w:rsidRDefault="000A7084" w:rsidP="00F348E0">
      <w:pPr>
        <w:widowControl w:val="0"/>
        <w:snapToGrid w:val="0"/>
        <w:spacing w:line="276" w:lineRule="auto"/>
        <w:jc w:val="both"/>
        <w:rPr>
          <w:sz w:val="22"/>
          <w:szCs w:val="22"/>
        </w:rPr>
      </w:pPr>
      <w:bookmarkStart w:id="44" w:name="_Hlk99051744"/>
      <w:commentRangeStart w:id="45"/>
      <w:r w:rsidRPr="00F348E0">
        <w:rPr>
          <w:rFonts w:eastAsia="黑体"/>
          <w:b/>
          <w:bCs/>
          <w:sz w:val="22"/>
          <w:szCs w:val="22"/>
        </w:rPr>
        <w:t>Ernst &amp; Young Hua Ming LLP Shanghai Branch [</w:t>
      </w:r>
      <w:r w:rsidRPr="00F348E0">
        <w:rPr>
          <w:b/>
          <w:sz w:val="22"/>
          <w:szCs w:val="22"/>
        </w:rPr>
        <w:t>Ernst &amp; Young Hua Ming LLP]</w:t>
      </w:r>
      <w:bookmarkEnd w:id="44"/>
    </w:p>
    <w:p w14:paraId="78AD6B14" w14:textId="6B3E9865" w:rsidR="00517EA4" w:rsidRPr="00F348E0" w:rsidRDefault="00517EA4" w:rsidP="00F348E0">
      <w:pPr>
        <w:widowControl w:val="0"/>
        <w:snapToGrid w:val="0"/>
        <w:spacing w:line="276" w:lineRule="auto"/>
        <w:jc w:val="both"/>
        <w:rPr>
          <w:sz w:val="22"/>
          <w:szCs w:val="22"/>
          <w:vertAlign w:val="superscript"/>
        </w:rPr>
      </w:pPr>
      <w:r w:rsidRPr="00F348E0">
        <w:rPr>
          <w:sz w:val="22"/>
          <w:szCs w:val="22"/>
        </w:rPr>
        <w:t>[</w:t>
      </w:r>
      <w:r w:rsidRPr="00F348E0">
        <w:rPr>
          <w:b/>
          <w:bCs/>
          <w:sz w:val="22"/>
          <w:szCs w:val="22"/>
        </w:rPr>
        <w:t>Date of the service auditor’s report</w:t>
      </w:r>
      <w:r w:rsidRPr="00F348E0">
        <w:rPr>
          <w:sz w:val="22"/>
          <w:szCs w:val="22"/>
        </w:rPr>
        <w:t>]</w:t>
      </w:r>
    </w:p>
    <w:p w14:paraId="582A80DA" w14:textId="339D87A5" w:rsidR="00C12BEE" w:rsidRPr="00F348E0" w:rsidRDefault="000A7084" w:rsidP="00F348E0">
      <w:pPr>
        <w:widowControl w:val="0"/>
        <w:snapToGrid w:val="0"/>
        <w:spacing w:line="276" w:lineRule="auto"/>
        <w:jc w:val="both"/>
        <w:rPr>
          <w:sz w:val="22"/>
          <w:szCs w:val="22"/>
        </w:rPr>
      </w:pPr>
      <w:bookmarkStart w:id="46" w:name="_Hlk99104009"/>
      <w:bookmarkStart w:id="47" w:name="_Hlk99440048"/>
      <w:bookmarkStart w:id="48" w:name="_Hlk84413434"/>
      <w:proofErr w:type="gramStart"/>
      <w:r w:rsidRPr="00F348E0">
        <w:rPr>
          <w:rFonts w:eastAsia="黑体"/>
          <w:b/>
          <w:bCs/>
          <w:sz w:val="22"/>
          <w:szCs w:val="22"/>
        </w:rPr>
        <w:t>Shanghai</w:t>
      </w:r>
      <w:r w:rsidR="006652BF">
        <w:rPr>
          <w:rFonts w:eastAsia="黑体"/>
          <w:b/>
          <w:bCs/>
          <w:sz w:val="22"/>
          <w:szCs w:val="22"/>
        </w:rPr>
        <w:t>[</w:t>
      </w:r>
      <w:proofErr w:type="gramEnd"/>
      <w:r w:rsidR="006652BF">
        <w:rPr>
          <w:rFonts w:eastAsia="黑体"/>
          <w:b/>
          <w:bCs/>
          <w:sz w:val="22"/>
          <w:szCs w:val="22"/>
        </w:rPr>
        <w:t>Beijing, Shenzhen]</w:t>
      </w:r>
      <w:r w:rsidRPr="00F348E0">
        <w:rPr>
          <w:rFonts w:eastAsia="黑体"/>
          <w:b/>
          <w:bCs/>
          <w:sz w:val="22"/>
          <w:szCs w:val="22"/>
        </w:rPr>
        <w:t>, China</w:t>
      </w:r>
      <w:bookmarkEnd w:id="46"/>
      <w:bookmarkEnd w:id="47"/>
      <w:commentRangeEnd w:id="45"/>
      <w:r w:rsidRPr="00F348E0">
        <w:rPr>
          <w:rStyle w:val="a8"/>
          <w:sz w:val="22"/>
          <w:szCs w:val="22"/>
        </w:rPr>
        <w:commentReference w:id="45"/>
      </w:r>
      <w:bookmarkEnd w:id="48"/>
    </w:p>
    <w:sectPr w:rsidR="00C12BEE" w:rsidRPr="00F348E0" w:rsidSect="002774F0">
      <w:footerReference w:type="default" r:id="rId14"/>
      <w:footerReference w:type="first" r:id="rId15"/>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6T16:22:00Z" w:initials="NHJ">
    <w:p w14:paraId="64073AEA" w14:textId="13A23ECE" w:rsidR="007441A3" w:rsidRDefault="007441A3">
      <w:pPr>
        <w:pStyle w:val="a9"/>
        <w:rPr>
          <w:lang w:eastAsia="zh-CN"/>
        </w:rPr>
      </w:pPr>
      <w:r>
        <w:rPr>
          <w:rStyle w:val="a8"/>
        </w:rPr>
        <w:annotationRef/>
      </w:r>
      <w:bookmarkStart w:id="1" w:name="_Hlk99110778"/>
      <w:r>
        <w:rPr>
          <w:rFonts w:eastAsia="黑体" w:hint="eastAsia"/>
          <w:lang w:eastAsia="zh-CN"/>
        </w:rPr>
        <w:t>注：文档首页空</w:t>
      </w:r>
      <w:r>
        <w:rPr>
          <w:rFonts w:eastAsia="黑体"/>
          <w:lang w:eastAsia="zh-CN"/>
        </w:rPr>
        <w:t>4-5</w:t>
      </w:r>
      <w:r>
        <w:rPr>
          <w:rFonts w:eastAsia="黑体" w:hint="eastAsia"/>
          <w:lang w:eastAsia="zh-CN"/>
        </w:rPr>
        <w:t>行，之后每页空</w:t>
      </w:r>
      <w:r>
        <w:rPr>
          <w:rFonts w:eastAsia="黑体"/>
          <w:lang w:eastAsia="zh-CN"/>
        </w:rPr>
        <w:t>1</w:t>
      </w:r>
      <w:r>
        <w:rPr>
          <w:rFonts w:eastAsia="黑体" w:hint="eastAsia"/>
          <w:lang w:eastAsia="zh-CN"/>
        </w:rPr>
        <w:t>行，以避免被报告纸的</w:t>
      </w:r>
      <w:r>
        <w:rPr>
          <w:rFonts w:eastAsia="黑体"/>
          <w:lang w:eastAsia="zh-CN"/>
        </w:rPr>
        <w:t>EY logo</w:t>
      </w:r>
      <w:r>
        <w:rPr>
          <w:rFonts w:eastAsia="黑体" w:hint="eastAsia"/>
          <w:lang w:eastAsia="zh-CN"/>
        </w:rPr>
        <w:t>遮挡</w:t>
      </w:r>
      <w:bookmarkEnd w:id="1"/>
    </w:p>
  </w:comment>
  <w:comment w:id="2" w:author="Vic Gong" w:date="2023-08-08T16:32:00Z" w:initials="VG">
    <w:p w14:paraId="61EB8055" w14:textId="5EDCE2D4" w:rsidR="000C6B12" w:rsidRDefault="000C6B12">
      <w:pPr>
        <w:pStyle w:val="a9"/>
        <w:rPr>
          <w:lang w:eastAsia="zh-CN"/>
        </w:rPr>
      </w:pPr>
      <w:r>
        <w:rPr>
          <w:rStyle w:val="a8"/>
        </w:rPr>
        <w:annotationRef/>
      </w:r>
      <w:r>
        <w:rPr>
          <w:rFonts w:hint="eastAsia"/>
          <w:lang w:eastAsia="zh-CN"/>
        </w:rPr>
        <w:t>注：或</w:t>
      </w:r>
      <w:r>
        <w:rPr>
          <w:rFonts w:hint="eastAsia"/>
          <w:lang w:eastAsia="zh-CN"/>
        </w:rPr>
        <w:t>Management</w:t>
      </w:r>
    </w:p>
  </w:comment>
  <w:comment w:id="3" w:author="Sally Zhong" w:date="2023-05-30T13:33:00Z" w:initials="SZ">
    <w:p w14:paraId="001C6CC8" w14:textId="206CAA95" w:rsidR="00F348E0" w:rsidRDefault="00F348E0">
      <w:pPr>
        <w:pStyle w:val="a9"/>
        <w:rPr>
          <w:lang w:eastAsia="zh-CN"/>
        </w:rPr>
      </w:pPr>
      <w:r>
        <w:rPr>
          <w:rStyle w:val="a8"/>
        </w:rPr>
        <w:annotationRef/>
      </w:r>
      <w:r w:rsidR="002E307D" w:rsidRPr="00473A2B">
        <w:rPr>
          <w:rFonts w:ascii="黑体" w:eastAsia="黑体" w:hAnsi="黑体" w:hint="eastAsia"/>
          <w:sz w:val="22"/>
          <w:szCs w:val="22"/>
          <w:lang w:eastAsia="zh-CN"/>
        </w:rPr>
        <w:t>注：每个小标题距离上文空两行</w:t>
      </w:r>
    </w:p>
  </w:comment>
  <w:comment w:id="5" w:author="Nicole H Jin" w:date="2022-03-26T16:23:00Z" w:initials="NHJ">
    <w:p w14:paraId="38BA3984" w14:textId="7BDEC4EC" w:rsidR="007441A3" w:rsidRDefault="007441A3">
      <w:pPr>
        <w:pStyle w:val="a9"/>
      </w:pPr>
      <w:r>
        <w:rPr>
          <w:rStyle w:val="a8"/>
        </w:rPr>
        <w:annotationRef/>
      </w:r>
      <w:bookmarkStart w:id="6" w:name="_Hlk99125950"/>
      <w:r>
        <w:rPr>
          <w:rFonts w:hint="eastAsia"/>
          <w:lang w:eastAsia="zh-CN"/>
        </w:rPr>
        <w:t>注：斜体字与</w:t>
      </w:r>
      <w:r>
        <w:rPr>
          <w:lang w:eastAsia="zh-CN"/>
        </w:rPr>
        <w:t>Management</w:t>
      </w:r>
      <w:r>
        <w:t xml:space="preserve"> Assertion</w:t>
      </w:r>
      <w:r>
        <w:rPr>
          <w:lang w:eastAsia="zh-CN"/>
        </w:rPr>
        <w:t>&amp;</w:t>
      </w:r>
      <w:r>
        <w:rPr>
          <w:rFonts w:hint="eastAsia"/>
          <w:lang w:eastAsia="zh-CN"/>
        </w:rPr>
        <w:t>报告封面保持一致</w:t>
      </w:r>
      <w:bookmarkEnd w:id="6"/>
    </w:p>
  </w:comment>
  <w:comment w:id="7" w:author="Nicole H Jin" w:date="2022-03-25T15:05:00Z" w:initials="NHJ">
    <w:p w14:paraId="17DE3F08" w14:textId="2C1B0DB1" w:rsidR="006E4442" w:rsidRDefault="006E4442">
      <w:pPr>
        <w:pStyle w:val="a9"/>
        <w:rPr>
          <w:lang w:eastAsia="zh-CN"/>
        </w:rPr>
      </w:pPr>
      <w:r>
        <w:rPr>
          <w:rStyle w:val="a8"/>
        </w:rPr>
        <w:annotationRef/>
      </w:r>
      <w:bookmarkStart w:id="8" w:name="_Hlk99395192"/>
      <w:r>
        <w:rPr>
          <w:rFonts w:hint="eastAsia"/>
          <w:lang w:eastAsia="zh-CN"/>
        </w:rPr>
        <w:t>注：根据项目情况选择对应的</w:t>
      </w:r>
      <w:r w:rsidR="00940935">
        <w:rPr>
          <w:rFonts w:hint="eastAsia"/>
          <w:lang w:eastAsia="zh-CN"/>
        </w:rPr>
        <w:t>服务</w:t>
      </w:r>
      <w:r w:rsidR="00BD6B68">
        <w:rPr>
          <w:rFonts w:hint="eastAsia"/>
          <w:lang w:eastAsia="zh-CN"/>
        </w:rPr>
        <w:t>标准</w:t>
      </w:r>
      <w:bookmarkEnd w:id="8"/>
    </w:p>
  </w:comment>
  <w:comment w:id="9" w:author="Nicole H Jin" w:date="2022-03-26T16:29:00Z" w:initials="NHJ">
    <w:p w14:paraId="39517D92" w14:textId="37E7FCD8" w:rsidR="00BD6B68" w:rsidRDefault="00BD6B68">
      <w:pPr>
        <w:pStyle w:val="a9"/>
        <w:rPr>
          <w:lang w:eastAsia="zh-CN"/>
        </w:rPr>
      </w:pPr>
      <w:r>
        <w:rPr>
          <w:rStyle w:val="a8"/>
        </w:rPr>
        <w:annotationRef/>
      </w:r>
      <w:r>
        <w:rPr>
          <w:rFonts w:hint="eastAsia"/>
          <w:lang w:eastAsia="zh-CN"/>
        </w:rPr>
        <w:t>注：根据项目情况选择对应的标准</w:t>
      </w:r>
    </w:p>
  </w:comment>
  <w:comment w:id="11" w:author="Vic Gong" w:date="2023-08-02T13:16:00Z" w:initials="VG">
    <w:p w14:paraId="1D02C0A8" w14:textId="77777777" w:rsidR="009F5A79" w:rsidRPr="002341DD" w:rsidRDefault="009F5A79" w:rsidP="009F5A79">
      <w:pPr>
        <w:pStyle w:val="a9"/>
        <w:rPr>
          <w:rFonts w:eastAsia="黑体"/>
          <w:b/>
          <w:bCs/>
          <w:lang w:eastAsia="zh-CN"/>
        </w:rPr>
      </w:pPr>
      <w:bookmarkStart w:id="13" w:name="_Hlk99396891"/>
      <w:r>
        <w:rPr>
          <w:rStyle w:val="a8"/>
        </w:rPr>
        <w:annotationRef/>
      </w:r>
      <w:r w:rsidRPr="002341DD">
        <w:rPr>
          <w:rFonts w:eastAsia="黑体"/>
          <w:bCs/>
          <w:lang w:eastAsia="zh-CN"/>
        </w:rPr>
        <w:t>注：</w:t>
      </w:r>
    </w:p>
    <w:p w14:paraId="0DA5BF75"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2AAE977D"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06F661CB" w14:textId="77777777" w:rsidR="009F5A79" w:rsidRPr="002341DD" w:rsidRDefault="009F5A79" w:rsidP="009F5A79">
      <w:pPr>
        <w:pStyle w:val="a9"/>
        <w:numPr>
          <w:ilvl w:val="0"/>
          <w:numId w:val="5"/>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bookmarkEnd w:id="13"/>
  </w:comment>
  <w:comment w:id="15" w:author="Nicole H Jin" w:date="2022-03-26T16:47:00Z" w:initials="NHJ">
    <w:p w14:paraId="4C781139" w14:textId="5F5EBC1F" w:rsidR="000A18D6" w:rsidRDefault="000A18D6">
      <w:pPr>
        <w:pStyle w:val="a9"/>
      </w:pPr>
      <w:r>
        <w:rPr>
          <w:rStyle w:val="a8"/>
        </w:rPr>
        <w:annotationRef/>
      </w:r>
      <w:r>
        <w:rPr>
          <w:rStyle w:val="a8"/>
        </w:rPr>
        <w:annotationRef/>
      </w:r>
      <w:r w:rsidRPr="007E24C3">
        <w:rPr>
          <w:rFonts w:eastAsia="黑体" w:hint="eastAsia"/>
        </w:rPr>
        <w:t>注：</w:t>
      </w:r>
      <w:r>
        <w:rPr>
          <w:rFonts w:eastAsia="黑体" w:hint="eastAsia"/>
          <w:lang w:eastAsia="zh-CN"/>
        </w:rPr>
        <w:t>无</w:t>
      </w:r>
      <w:r w:rsidRPr="007E24C3">
        <w:rPr>
          <w:rFonts w:eastAsia="黑体"/>
        </w:rPr>
        <w:t>user entity</w:t>
      </w:r>
      <w:r>
        <w:rPr>
          <w:rFonts w:eastAsia="黑体" w:hint="eastAsia"/>
          <w:lang w:eastAsia="zh-CN"/>
        </w:rPr>
        <w:t>补充性控制时，删除本段</w:t>
      </w:r>
    </w:p>
  </w:comment>
  <w:comment w:id="16" w:author="Nicole H Jin" w:date="2022-03-26T18:00:00Z" w:initials="NHJ">
    <w:p w14:paraId="3C5FF088" w14:textId="23198743" w:rsidR="00503165" w:rsidRDefault="00503165">
      <w:pPr>
        <w:pStyle w:val="a9"/>
      </w:pPr>
      <w:r>
        <w:rPr>
          <w:rStyle w:val="a8"/>
        </w:rPr>
        <w:annotationRef/>
      </w:r>
      <w:bookmarkStart w:id="17" w:name="_Hlk99396989"/>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bookmarkEnd w:id="17"/>
    </w:p>
  </w:comment>
  <w:comment w:id="19" w:author="Nicole H Jin" w:date="2022-03-26T16:55:00Z" w:initials="NHJ">
    <w:p w14:paraId="42422B64" w14:textId="1E4BD847" w:rsidR="007103E2" w:rsidRDefault="007103E2">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d="21" w:author="Nicole H Jin" w:date="2022-03-26T17:27:00Z" w:initials="NHJ">
    <w:p w14:paraId="0EDACB51" w14:textId="79545590" w:rsidR="00851769" w:rsidRDefault="00851769">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d="26" w:author="Fiona Xie" w:date="2025-08-05T15:10:00Z" w:initials="FX">
    <w:p w14:paraId="1E4BE4D4" w14:textId="77777777" w:rsidR="006E4C20" w:rsidRDefault="006E4C20" w:rsidP="006E4C20">
      <w:pPr>
        <w:pStyle w:val="a9"/>
      </w:pPr>
      <w:bookmarkStart w:id="27" w:name="_Hlk99284767"/>
      <w:r>
        <w:rPr>
          <w:rStyle w:val="a8"/>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609661FE" w14:textId="77777777" w:rsidR="006E4C20" w:rsidRDefault="006E4C20" w:rsidP="006E4C20">
      <w:pPr>
        <w:pStyle w:val="a9"/>
      </w:pPr>
      <w:r>
        <w:rPr>
          <w:rFonts w:hint="eastAsia"/>
        </w:rPr>
        <w:t>如果</w:t>
      </w:r>
      <w:r>
        <w:rPr>
          <w:rFonts w:hint="eastAsia"/>
        </w:rPr>
        <w:t>sub</w:t>
      </w:r>
      <w:r>
        <w:t>ject matter</w:t>
      </w:r>
      <w:r>
        <w:rPr>
          <w:rFonts w:hint="eastAsia"/>
        </w:rPr>
        <w:t>不涉及</w:t>
      </w:r>
      <w:r>
        <w:t>AI</w:t>
      </w:r>
      <w:r>
        <w:rPr>
          <w:rFonts w:hint="eastAsia"/>
        </w:rPr>
        <w:t>技术，则不需要添加这段话。</w:t>
      </w:r>
    </w:p>
    <w:bookmarkEnd w:id="27"/>
  </w:comment>
  <w:comment w:id="30" w:author="Nicole H Jin" w:date="2022-03-26T17:27:00Z" w:initials="NHJ">
    <w:p w14:paraId="59B7EC73" w14:textId="2EC0339A" w:rsidR="00851769" w:rsidRDefault="00851769">
      <w:pPr>
        <w:pStyle w:val="a9"/>
      </w:pPr>
      <w:r>
        <w:rPr>
          <w:rStyle w:val="a8"/>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r w:rsidR="00D15B3E">
        <w:rPr>
          <w:rFonts w:hint="eastAsia"/>
          <w:lang w:eastAsia="zh-CN"/>
        </w:rPr>
        <w:t>本段</w:t>
      </w:r>
    </w:p>
  </w:comment>
  <w:comment w:id="34" w:author="Nicole H Jin" w:date="2022-03-26T17:30:00Z" w:initials="NHJ">
    <w:p w14:paraId="7C742129" w14:textId="3A344980" w:rsidR="00D15B3E" w:rsidRDefault="00D15B3E">
      <w:pPr>
        <w:pStyle w:val="a9"/>
        <w:rPr>
          <w:lang w:eastAsia="zh-CN"/>
        </w:rPr>
      </w:pPr>
      <w:r>
        <w:rPr>
          <w:rStyle w:val="a8"/>
        </w:rPr>
        <w:annotationRef/>
      </w:r>
      <w:r>
        <w:rPr>
          <w:rStyle w:val="a8"/>
        </w:rPr>
        <w:annotationRef/>
      </w:r>
      <w:r>
        <w:rPr>
          <w:rFonts w:hint="eastAsia"/>
          <w:lang w:eastAsia="zh-CN"/>
        </w:rPr>
        <w:t>注：</w:t>
      </w:r>
      <w:bookmarkStart w:id="37" w:name="_Hlk99113162"/>
      <w:r>
        <w:rPr>
          <w:rFonts w:hint="eastAsia"/>
          <w:lang w:eastAsia="zh-CN"/>
        </w:rPr>
        <w:t>确保和报告正文的序号以及文字保持一致</w:t>
      </w:r>
      <w:bookmarkEnd w:id="37"/>
    </w:p>
  </w:comment>
  <w:comment w:id="38" w:author="Nicole H Jin" w:date="2022-03-26T17:50:00Z" w:initials="NHJ">
    <w:p w14:paraId="269EA159" w14:textId="098B616D" w:rsidR="000A7084" w:rsidRDefault="000A7084">
      <w:pPr>
        <w:pStyle w:val="a9"/>
        <w:rPr>
          <w:lang w:eastAsia="zh-CN"/>
        </w:rPr>
      </w:pPr>
      <w:r>
        <w:rPr>
          <w:rStyle w:val="a8"/>
        </w:rPr>
        <w:annotationRef/>
      </w:r>
      <w:bookmarkStart w:id="39" w:name="_Hlk99126774"/>
      <w:r>
        <w:rPr>
          <w:rFonts w:hint="eastAsia"/>
          <w:lang w:eastAsia="zh-CN"/>
        </w:rPr>
        <w:t>注：若无用户补偿性控制，则删除</w:t>
      </w:r>
      <w:bookmarkEnd w:id="39"/>
    </w:p>
  </w:comment>
  <w:comment w:id="40" w:author="Nicole H Jin" w:date="2022-03-26T17:50:00Z" w:initials="NHJ">
    <w:p w14:paraId="7AE45E34" w14:textId="6DB99D37" w:rsidR="000A7084" w:rsidRDefault="000A7084">
      <w:pPr>
        <w:pStyle w:val="a9"/>
        <w:rPr>
          <w:lang w:eastAsia="zh-CN"/>
        </w:rPr>
      </w:pPr>
      <w:r>
        <w:rPr>
          <w:rStyle w:val="a8"/>
        </w:rPr>
        <w:annotationRef/>
      </w:r>
      <w:r>
        <w:rPr>
          <w:rStyle w:val="a8"/>
        </w:rPr>
        <w:annotationRef/>
      </w:r>
      <w:r>
        <w:rPr>
          <w:rFonts w:hint="eastAsia"/>
          <w:lang w:eastAsia="zh-CN"/>
        </w:rPr>
        <w:t>注：若无用户补偿性控制，则删除</w:t>
      </w:r>
    </w:p>
  </w:comment>
  <w:comment w:id="43" w:author="Vic Gong" w:date="2023-08-07T11:53:00Z" w:initials="VG">
    <w:p w14:paraId="4536B114" w14:textId="5AA31774" w:rsidR="00DF0899" w:rsidRPr="0040090D" w:rsidRDefault="00DF0899" w:rsidP="00DF0899">
      <w:pPr>
        <w:pStyle w:val="a9"/>
        <w:rPr>
          <w:rFonts w:ascii="黑体" w:eastAsia="黑体" w:hAnsi="黑体"/>
          <w:lang w:eastAsia="zh-CN"/>
        </w:rPr>
      </w:pPr>
      <w:r>
        <w:rPr>
          <w:rStyle w:val="a8"/>
        </w:rPr>
        <w:annotationRef/>
      </w:r>
      <w:r w:rsidRPr="0040090D">
        <w:rPr>
          <w:rFonts w:ascii="黑体" w:eastAsia="黑体" w:hAnsi="黑体" w:hint="eastAsia"/>
          <w:sz w:val="22"/>
          <w:szCs w:val="22"/>
          <w:lang w:eastAsia="zh-CN"/>
        </w:rPr>
        <w:t>注：</w:t>
      </w:r>
      <w:r w:rsidRPr="0040090D">
        <w:rPr>
          <w:rFonts w:ascii="黑体" w:eastAsia="黑体" w:hAnsi="黑体"/>
          <w:bCs/>
          <w:sz w:val="22"/>
          <w:lang w:eastAsia="zh-CN"/>
        </w:rPr>
        <w:t>无用户</w:t>
      </w:r>
      <w:r>
        <w:rPr>
          <w:rFonts w:ascii="黑体" w:eastAsia="黑体" w:hAnsi="黑体" w:hint="eastAsia"/>
          <w:bCs/>
          <w:sz w:val="22"/>
          <w:lang w:eastAsia="zh-CN"/>
        </w:rPr>
        <w:t>实体</w:t>
      </w:r>
      <w:r w:rsidR="00684808">
        <w:rPr>
          <w:rFonts w:ascii="黑体" w:eastAsia="黑体" w:hAnsi="黑体" w:hint="eastAsia"/>
          <w:bCs/>
          <w:sz w:val="22"/>
          <w:lang w:eastAsia="zh-CN"/>
        </w:rPr>
        <w:t>或子服务机构</w:t>
      </w:r>
      <w:r w:rsidRPr="0040090D">
        <w:rPr>
          <w:rFonts w:ascii="黑体" w:eastAsia="黑体" w:hAnsi="黑体"/>
          <w:bCs/>
          <w:sz w:val="22"/>
          <w:lang w:eastAsia="zh-CN"/>
        </w:rPr>
        <w:t>补充</w:t>
      </w:r>
      <w:r w:rsidRPr="0040090D">
        <w:rPr>
          <w:rFonts w:ascii="黑体" w:eastAsia="黑体" w:hAnsi="黑体" w:hint="eastAsia"/>
          <w:bCs/>
          <w:sz w:val="22"/>
          <w:lang w:eastAsia="zh-CN"/>
        </w:rPr>
        <w:t>性</w:t>
      </w:r>
      <w:r w:rsidRPr="0040090D">
        <w:rPr>
          <w:rFonts w:ascii="黑体" w:eastAsia="黑体" w:hAnsi="黑体"/>
          <w:bCs/>
          <w:sz w:val="22"/>
          <w:lang w:eastAsia="zh-CN"/>
        </w:rPr>
        <w:t>控制</w:t>
      </w:r>
      <w:r w:rsidRPr="0040090D">
        <w:rPr>
          <w:rFonts w:ascii="黑体" w:eastAsia="黑体" w:hAnsi="黑体" w:hint="eastAsia"/>
          <w:bCs/>
          <w:sz w:val="22"/>
          <w:lang w:eastAsia="zh-CN"/>
        </w:rPr>
        <w:t>时，则delete</w:t>
      </w:r>
      <w:r>
        <w:rPr>
          <w:rFonts w:ascii="黑体" w:eastAsia="黑体" w:hAnsi="黑体" w:hint="eastAsia"/>
          <w:bCs/>
          <w:sz w:val="22"/>
          <w:lang w:eastAsia="zh-CN"/>
        </w:rPr>
        <w:t>相关wording</w:t>
      </w:r>
    </w:p>
  </w:comment>
  <w:comment w:id="45" w:author="Nicole H Jin" w:date="2022-03-26T17:58:00Z" w:initials="NHJ">
    <w:p w14:paraId="167C6ED9" w14:textId="77777777" w:rsidR="000A7084" w:rsidRDefault="000A7084" w:rsidP="000A7084">
      <w:pPr>
        <w:pStyle w:val="a9"/>
        <w:rPr>
          <w:lang w:eastAsia="zh-CN"/>
        </w:rPr>
      </w:pPr>
      <w:r>
        <w:rPr>
          <w:rStyle w:val="a8"/>
        </w:rPr>
        <w:annotationRef/>
      </w:r>
      <w:bookmarkStart w:id="49" w:name="_Hlk99126802"/>
      <w:r>
        <w:rPr>
          <w:rFonts w:hint="eastAsia"/>
          <w:lang w:eastAsia="zh-CN"/>
        </w:rPr>
        <w:t>注：</w:t>
      </w:r>
      <w:bookmarkStart w:id="50" w:name="_Hlk99113289"/>
      <w:r>
        <w:rPr>
          <w:rFonts w:hint="eastAsia"/>
          <w:lang w:eastAsia="zh-CN"/>
        </w:rPr>
        <w:t>1</w:t>
      </w:r>
      <w:r>
        <w:rPr>
          <w:lang w:eastAsia="zh-CN"/>
        </w:rPr>
        <w:t xml:space="preserve">) </w:t>
      </w:r>
      <w:r w:rsidRPr="002576A4">
        <w:rPr>
          <w:rFonts w:hint="eastAsia"/>
          <w:lang w:eastAsia="zh-CN"/>
        </w:rPr>
        <w:t>落款要注意位置，不要单独一页</w:t>
      </w:r>
    </w:p>
    <w:p w14:paraId="3EB54888" w14:textId="77777777" w:rsidR="000A7084" w:rsidRDefault="000A7084" w:rsidP="000A7084">
      <w:pPr>
        <w:pStyle w:val="a9"/>
        <w:rPr>
          <w:lang w:eastAsia="zh-CN"/>
        </w:rPr>
      </w:pPr>
      <w:r>
        <w:rPr>
          <w:rFonts w:hint="eastAsia"/>
          <w:lang w:eastAsia="zh-CN"/>
        </w:rPr>
        <w:t>2</w:t>
      </w:r>
      <w:r>
        <w:rPr>
          <w:lang w:eastAsia="zh-CN"/>
        </w:rPr>
        <w:t xml:space="preserve">) </w:t>
      </w:r>
      <w:r>
        <w:rPr>
          <w:rFonts w:hint="eastAsia"/>
          <w:lang w:eastAsia="zh-CN"/>
        </w:rPr>
        <w:t>根据项目选择相应的主体和地点</w:t>
      </w:r>
    </w:p>
    <w:p w14:paraId="00E2533A" w14:textId="5B8866D0" w:rsidR="000A7084" w:rsidRPr="00531A86" w:rsidRDefault="000A7084" w:rsidP="000A7084">
      <w:pPr>
        <w:pStyle w:val="a9"/>
        <w:rPr>
          <w:rFonts w:ascii="黑体" w:eastAsia="黑体" w:hAnsi="黑体"/>
          <w:sz w:val="22"/>
          <w:szCs w:val="22"/>
          <w:lang w:eastAsia="zh-CN"/>
        </w:rPr>
      </w:pPr>
      <w:r>
        <w:rPr>
          <w:lang w:eastAsia="zh-CN"/>
        </w:rPr>
        <w:t xml:space="preserve">3) </w:t>
      </w:r>
      <w:r>
        <w:rPr>
          <w:rFonts w:hint="eastAsia"/>
          <w:lang w:eastAsia="zh-CN"/>
        </w:rPr>
        <w:t>落款须给签字人留足够的空间</w:t>
      </w:r>
      <w:bookmarkEnd w:id="49"/>
      <w:bookmarkEnd w:id="50"/>
      <w:r w:rsidR="00531A86">
        <w:rPr>
          <w:rFonts w:ascii="黑体" w:eastAsia="黑体" w:hAnsi="黑体" w:hint="eastAsia"/>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73AEA" w15:done="0"/>
  <w15:commentEx w15:paraId="61EB8055" w15:done="0"/>
  <w15:commentEx w15:paraId="001C6CC8" w15:done="0"/>
  <w15:commentEx w15:paraId="38BA3984" w15:done="0"/>
  <w15:commentEx w15:paraId="17DE3F08" w15:done="0"/>
  <w15:commentEx w15:paraId="39517D92" w15:done="0"/>
  <w15:commentEx w15:paraId="06F661CB" w15:done="0"/>
  <w15:commentEx w15:paraId="4C781139" w15:done="0"/>
  <w15:commentEx w15:paraId="3C5FF088" w15:done="0"/>
  <w15:commentEx w15:paraId="42422B64" w15:done="0"/>
  <w15:commentEx w15:paraId="0EDACB51" w15:done="0"/>
  <w15:commentEx w15:paraId="609661FE" w15:done="0"/>
  <w15:commentEx w15:paraId="59B7EC73" w15:done="0"/>
  <w15:commentEx w15:paraId="7C742129" w15:done="0"/>
  <w15:commentEx w15:paraId="269EA159" w15:done="0"/>
  <w15:commentEx w15:paraId="7AE45E34" w15:done="0"/>
  <w15:commentEx w15:paraId="4536B114" w15:done="0"/>
  <w15:commentEx w15:paraId="00E253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9BC62" w16cex:dateUtc="2022-03-26T08:22:00Z"/>
  <w16cex:commentExtensible w16cex:durableId="287CEC86" w16cex:dateUtc="2023-08-08T08:32:00Z"/>
  <w16cex:commentExtensible w16cex:durableId="28207994" w16cex:dateUtc="2023-05-30T05:33:00Z"/>
  <w16cex:commentExtensible w16cex:durableId="25E9BC6A" w16cex:dateUtc="2022-03-26T08:23:00Z"/>
  <w16cex:commentExtensible w16cex:durableId="25E858C0" w16cex:dateUtc="2022-03-25T07:05:00Z"/>
  <w16cex:commentExtensible w16cex:durableId="25E9BDEB" w16cex:dateUtc="2022-03-26T08:29:00Z"/>
  <w16cex:commentExtensible w16cex:durableId="2874D5B6" w16cex:dateUtc="2023-08-02T05:16:00Z"/>
  <w16cex:commentExtensible w16cex:durableId="25E9C204" w16cex:dateUtc="2022-03-26T08:47:00Z"/>
  <w16cex:commentExtensible w16cex:durableId="25E9D321" w16cex:dateUtc="2022-03-26T10:00:00Z"/>
  <w16cex:commentExtensible w16cex:durableId="25E9C3EB" w16cex:dateUtc="2022-03-26T08:55:00Z"/>
  <w16cex:commentExtensible w16cex:durableId="25E9CB9B" w16cex:dateUtc="2022-03-26T09:27:00Z"/>
  <w16cex:commentExtensible w16cex:durableId="06E558F5" w16cex:dateUtc="2025-08-05T07:10:00Z"/>
  <w16cex:commentExtensible w16cex:durableId="25E9CB7F" w16cex:dateUtc="2022-03-26T09:27:00Z"/>
  <w16cex:commentExtensible w16cex:durableId="25E9CC4B" w16cex:dateUtc="2022-03-26T09:30:00Z"/>
  <w16cex:commentExtensible w16cex:durableId="25E9D0DE" w16cex:dateUtc="2022-03-26T09:50:00Z"/>
  <w16cex:commentExtensible w16cex:durableId="25E9D0FE" w16cex:dateUtc="2022-03-26T09:50:00Z"/>
  <w16cex:commentExtensible w16cex:durableId="287B599D" w16cex:dateUtc="2023-08-07T03:53:00Z"/>
  <w16cex:commentExtensible w16cex:durableId="25E9D2B9" w16cex:dateUtc="2022-03-26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73AEA" w16cid:durableId="25E9BC62"/>
  <w16cid:commentId w16cid:paraId="61EB8055" w16cid:durableId="287CEC86"/>
  <w16cid:commentId w16cid:paraId="001C6CC8" w16cid:durableId="28207994"/>
  <w16cid:commentId w16cid:paraId="38BA3984" w16cid:durableId="25E9BC6A"/>
  <w16cid:commentId w16cid:paraId="17DE3F08" w16cid:durableId="25E858C0"/>
  <w16cid:commentId w16cid:paraId="39517D92" w16cid:durableId="25E9BDEB"/>
  <w16cid:commentId w16cid:paraId="06F661CB" w16cid:durableId="2874D5B6"/>
  <w16cid:commentId w16cid:paraId="4C781139" w16cid:durableId="25E9C204"/>
  <w16cid:commentId w16cid:paraId="3C5FF088" w16cid:durableId="25E9D321"/>
  <w16cid:commentId w16cid:paraId="42422B64" w16cid:durableId="25E9C3EB"/>
  <w16cid:commentId w16cid:paraId="0EDACB51" w16cid:durableId="25E9CB9B"/>
  <w16cid:commentId w16cid:paraId="609661FE" w16cid:durableId="06E558F5"/>
  <w16cid:commentId w16cid:paraId="59B7EC73" w16cid:durableId="25E9CB7F"/>
  <w16cid:commentId w16cid:paraId="7C742129" w16cid:durableId="25E9CC4B"/>
  <w16cid:commentId w16cid:paraId="269EA159" w16cid:durableId="25E9D0DE"/>
  <w16cid:commentId w16cid:paraId="7AE45E34" w16cid:durableId="25E9D0FE"/>
  <w16cid:commentId w16cid:paraId="4536B114" w16cid:durableId="287B599D"/>
  <w16cid:commentId w16cid:paraId="00E2533A" w16cid:durableId="25E9D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DE94" w14:textId="77777777" w:rsidR="001E1CD5" w:rsidRDefault="001E1CD5">
      <w:r>
        <w:separator/>
      </w:r>
    </w:p>
  </w:endnote>
  <w:endnote w:type="continuationSeparator" w:id="0">
    <w:p w14:paraId="639047B3" w14:textId="77777777" w:rsidR="001E1CD5" w:rsidRDefault="001E1CD5">
      <w:r>
        <w:continuationSeparator/>
      </w:r>
    </w:p>
  </w:endnote>
  <w:endnote w:type="continuationNotice" w:id="1">
    <w:p w14:paraId="07B25BBA" w14:textId="77777777" w:rsidR="001E1CD5" w:rsidRDefault="001E1C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65E3" w14:textId="60DBA423" w:rsidR="006E4C20" w:rsidRPr="008C5227" w:rsidRDefault="006E4C20">
    <w:pPr>
      <w:pStyle w:val="a5"/>
      <w:jc w:val="right"/>
      <w:rPr>
        <w:rFonts w:ascii="Arial" w:hAnsi="Arial" w:cs="Arial"/>
        <w:sz w:val="22"/>
        <w:szCs w:val="22"/>
      </w:rPr>
    </w:pPr>
  </w:p>
  <w:p w14:paraId="2C20B598" w14:textId="77777777" w:rsidR="006E4C20" w:rsidRDefault="006E4C2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F514" w14:textId="77777777" w:rsidR="006E4C20" w:rsidRPr="008C5227" w:rsidRDefault="006A03FB">
    <w:pPr>
      <w:pStyle w:val="a5"/>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0914" w14:textId="77777777" w:rsidR="001E1CD5" w:rsidRDefault="001E1CD5">
      <w:r>
        <w:separator/>
      </w:r>
    </w:p>
  </w:footnote>
  <w:footnote w:type="continuationSeparator" w:id="0">
    <w:p w14:paraId="3D1601BA" w14:textId="77777777" w:rsidR="001E1CD5" w:rsidRDefault="001E1CD5">
      <w:r>
        <w:continuationSeparator/>
      </w:r>
    </w:p>
  </w:footnote>
  <w:footnote w:type="continuationNotice" w:id="1">
    <w:p w14:paraId="7819AF0C" w14:textId="77777777" w:rsidR="001E1CD5" w:rsidRDefault="001E1C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DE6C1A"/>
    <w:multiLevelType w:val="hybridMultilevel"/>
    <w:tmpl w:val="6BAE8BE6"/>
    <w:lvl w:ilvl="0" w:tplc="6DF4B68C">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E0045E5"/>
    <w:multiLevelType w:val="hybridMultilevel"/>
    <w:tmpl w:val="7E4A5664"/>
    <w:lvl w:ilvl="0" w:tplc="DBCE218C">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B7F2A"/>
    <w:multiLevelType w:val="hybridMultilevel"/>
    <w:tmpl w:val="7062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939D0"/>
    <w:multiLevelType w:val="hybridMultilevel"/>
    <w:tmpl w:val="00A2BE50"/>
    <w:lvl w:ilvl="0" w:tplc="7BB8E652">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891645455">
    <w:abstractNumId w:val="3"/>
  </w:num>
  <w:num w:numId="2" w16cid:durableId="333454935">
    <w:abstractNumId w:val="2"/>
  </w:num>
  <w:num w:numId="3" w16cid:durableId="13574523">
    <w:abstractNumId w:val="1"/>
  </w:num>
  <w:num w:numId="4" w16cid:durableId="1470324407">
    <w:abstractNumId w:val="4"/>
  </w:num>
  <w:num w:numId="5" w16cid:durableId="1044249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A4"/>
    <w:rsid w:val="00054396"/>
    <w:rsid w:val="00056B97"/>
    <w:rsid w:val="000606E3"/>
    <w:rsid w:val="00061968"/>
    <w:rsid w:val="00061B14"/>
    <w:rsid w:val="00093D4B"/>
    <w:rsid w:val="000950FF"/>
    <w:rsid w:val="000A18D6"/>
    <w:rsid w:val="000A7084"/>
    <w:rsid w:val="000C6B12"/>
    <w:rsid w:val="000D1859"/>
    <w:rsid w:val="000F5134"/>
    <w:rsid w:val="00100189"/>
    <w:rsid w:val="00110CA1"/>
    <w:rsid w:val="0011280B"/>
    <w:rsid w:val="00116FCF"/>
    <w:rsid w:val="00127985"/>
    <w:rsid w:val="00134428"/>
    <w:rsid w:val="001768D0"/>
    <w:rsid w:val="001837D6"/>
    <w:rsid w:val="00191E69"/>
    <w:rsid w:val="001A17B2"/>
    <w:rsid w:val="001A3EE2"/>
    <w:rsid w:val="001B69D2"/>
    <w:rsid w:val="001C3FD8"/>
    <w:rsid w:val="001D268D"/>
    <w:rsid w:val="001D61DA"/>
    <w:rsid w:val="001E1CD5"/>
    <w:rsid w:val="001E5A9A"/>
    <w:rsid w:val="00207C4E"/>
    <w:rsid w:val="00215735"/>
    <w:rsid w:val="002734C9"/>
    <w:rsid w:val="00274B80"/>
    <w:rsid w:val="002774F0"/>
    <w:rsid w:val="002C50D1"/>
    <w:rsid w:val="002D56DE"/>
    <w:rsid w:val="002E307D"/>
    <w:rsid w:val="002E7E1D"/>
    <w:rsid w:val="00321095"/>
    <w:rsid w:val="003E31BA"/>
    <w:rsid w:val="003F4304"/>
    <w:rsid w:val="00475B91"/>
    <w:rsid w:val="004B11BF"/>
    <w:rsid w:val="004B5F30"/>
    <w:rsid w:val="004E2F2A"/>
    <w:rsid w:val="00503165"/>
    <w:rsid w:val="0050444C"/>
    <w:rsid w:val="00517EA4"/>
    <w:rsid w:val="00531A86"/>
    <w:rsid w:val="00533BBB"/>
    <w:rsid w:val="00546CDE"/>
    <w:rsid w:val="00550E26"/>
    <w:rsid w:val="0056565A"/>
    <w:rsid w:val="00567ED2"/>
    <w:rsid w:val="005B0F4B"/>
    <w:rsid w:val="005D4EAE"/>
    <w:rsid w:val="00634BCA"/>
    <w:rsid w:val="00636652"/>
    <w:rsid w:val="00644607"/>
    <w:rsid w:val="00663002"/>
    <w:rsid w:val="006652BF"/>
    <w:rsid w:val="00684808"/>
    <w:rsid w:val="006A03FB"/>
    <w:rsid w:val="006A5948"/>
    <w:rsid w:val="006E4442"/>
    <w:rsid w:val="006E4C20"/>
    <w:rsid w:val="006E7C44"/>
    <w:rsid w:val="007103E2"/>
    <w:rsid w:val="00710692"/>
    <w:rsid w:val="007223AD"/>
    <w:rsid w:val="007263EF"/>
    <w:rsid w:val="00732639"/>
    <w:rsid w:val="007441A3"/>
    <w:rsid w:val="00753D25"/>
    <w:rsid w:val="007845A1"/>
    <w:rsid w:val="007E0864"/>
    <w:rsid w:val="00811BE3"/>
    <w:rsid w:val="00823F98"/>
    <w:rsid w:val="00851769"/>
    <w:rsid w:val="0086098C"/>
    <w:rsid w:val="00865D98"/>
    <w:rsid w:val="008C7831"/>
    <w:rsid w:val="008E6D32"/>
    <w:rsid w:val="008E715A"/>
    <w:rsid w:val="009305FD"/>
    <w:rsid w:val="00940935"/>
    <w:rsid w:val="0094199F"/>
    <w:rsid w:val="009745C5"/>
    <w:rsid w:val="00981488"/>
    <w:rsid w:val="00995640"/>
    <w:rsid w:val="00996041"/>
    <w:rsid w:val="009A6818"/>
    <w:rsid w:val="009C1401"/>
    <w:rsid w:val="009C6458"/>
    <w:rsid w:val="009D50A7"/>
    <w:rsid w:val="009E6573"/>
    <w:rsid w:val="009F5A79"/>
    <w:rsid w:val="00A45DCD"/>
    <w:rsid w:val="00A47B13"/>
    <w:rsid w:val="00A51974"/>
    <w:rsid w:val="00AB2DCD"/>
    <w:rsid w:val="00AB6BD9"/>
    <w:rsid w:val="00AD224A"/>
    <w:rsid w:val="00B02C30"/>
    <w:rsid w:val="00B04393"/>
    <w:rsid w:val="00B155CE"/>
    <w:rsid w:val="00B3636E"/>
    <w:rsid w:val="00B414F4"/>
    <w:rsid w:val="00B436FE"/>
    <w:rsid w:val="00B43D74"/>
    <w:rsid w:val="00BA74E6"/>
    <w:rsid w:val="00BC32F1"/>
    <w:rsid w:val="00BD6B68"/>
    <w:rsid w:val="00BE23CF"/>
    <w:rsid w:val="00C12BEE"/>
    <w:rsid w:val="00C343E8"/>
    <w:rsid w:val="00C35F97"/>
    <w:rsid w:val="00C41C54"/>
    <w:rsid w:val="00C515DE"/>
    <w:rsid w:val="00C640A8"/>
    <w:rsid w:val="00CA0887"/>
    <w:rsid w:val="00CA4DE5"/>
    <w:rsid w:val="00CA7CED"/>
    <w:rsid w:val="00CB7CEF"/>
    <w:rsid w:val="00CF4667"/>
    <w:rsid w:val="00D11294"/>
    <w:rsid w:val="00D15B3E"/>
    <w:rsid w:val="00D44A8F"/>
    <w:rsid w:val="00D621A8"/>
    <w:rsid w:val="00D64906"/>
    <w:rsid w:val="00D7661E"/>
    <w:rsid w:val="00DC2430"/>
    <w:rsid w:val="00DF0899"/>
    <w:rsid w:val="00E00242"/>
    <w:rsid w:val="00E23CF2"/>
    <w:rsid w:val="00E27B73"/>
    <w:rsid w:val="00E47499"/>
    <w:rsid w:val="00E93810"/>
    <w:rsid w:val="00EC4177"/>
    <w:rsid w:val="00ED6584"/>
    <w:rsid w:val="00EE0401"/>
    <w:rsid w:val="00EE78D9"/>
    <w:rsid w:val="00F158C4"/>
    <w:rsid w:val="00F348E0"/>
    <w:rsid w:val="00F65882"/>
    <w:rsid w:val="00F73E37"/>
    <w:rsid w:val="00F74020"/>
    <w:rsid w:val="00F8327C"/>
    <w:rsid w:val="00FC4CC2"/>
    <w:rsid w:val="00FF4B05"/>
    <w:rsid w:val="550FF77E"/>
    <w:rsid w:val="6A172FC4"/>
    <w:rsid w:val="78B1DF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D5E66"/>
  <w15:chartTrackingRefBased/>
  <w15:docId w15:val="{4F1FA1C8-7F10-46F0-AE90-680778EB9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EA4"/>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17EA4"/>
    <w:pPr>
      <w:tabs>
        <w:tab w:val="center" w:pos="4320"/>
        <w:tab w:val="right" w:pos="8640"/>
      </w:tabs>
    </w:pPr>
  </w:style>
  <w:style w:type="character" w:customStyle="1" w:styleId="a4">
    <w:name w:val="页眉 字符"/>
    <w:basedOn w:val="a0"/>
    <w:link w:val="a3"/>
    <w:rsid w:val="00517EA4"/>
    <w:rPr>
      <w:rFonts w:ascii="Times New Roman" w:eastAsiaTheme="minorEastAsia" w:hAnsi="Times New Roman" w:cs="Times New Roman"/>
      <w:kern w:val="0"/>
      <w:sz w:val="24"/>
      <w:szCs w:val="20"/>
      <w:lang w:eastAsia="en-US"/>
    </w:rPr>
  </w:style>
  <w:style w:type="paragraph" w:styleId="a5">
    <w:name w:val="footer"/>
    <w:basedOn w:val="a"/>
    <w:link w:val="a6"/>
    <w:uiPriority w:val="99"/>
    <w:rsid w:val="00517EA4"/>
    <w:pPr>
      <w:tabs>
        <w:tab w:val="center" w:pos="4320"/>
        <w:tab w:val="right" w:pos="8640"/>
      </w:tabs>
    </w:pPr>
  </w:style>
  <w:style w:type="character" w:customStyle="1" w:styleId="a6">
    <w:name w:val="页脚 字符"/>
    <w:basedOn w:val="a0"/>
    <w:link w:val="a5"/>
    <w:uiPriority w:val="99"/>
    <w:rsid w:val="00517EA4"/>
    <w:rPr>
      <w:rFonts w:ascii="Times New Roman" w:eastAsiaTheme="minorEastAsia" w:hAnsi="Times New Roman" w:cs="Times New Roman"/>
      <w:kern w:val="0"/>
      <w:sz w:val="24"/>
      <w:szCs w:val="20"/>
      <w:lang w:eastAsia="en-US"/>
    </w:rPr>
  </w:style>
  <w:style w:type="paragraph" w:customStyle="1" w:styleId="Default">
    <w:name w:val="Default"/>
    <w:rsid w:val="00517EA4"/>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paragraph" w:styleId="a7">
    <w:name w:val="List Paragraph"/>
    <w:basedOn w:val="a"/>
    <w:uiPriority w:val="34"/>
    <w:qFormat/>
    <w:rsid w:val="00517EA4"/>
    <w:pPr>
      <w:ind w:left="720"/>
      <w:contextualSpacing/>
    </w:pPr>
  </w:style>
  <w:style w:type="character" w:styleId="a8">
    <w:name w:val="annotation reference"/>
    <w:basedOn w:val="a0"/>
    <w:uiPriority w:val="99"/>
    <w:unhideWhenUsed/>
    <w:rsid w:val="006E4442"/>
    <w:rPr>
      <w:sz w:val="21"/>
      <w:szCs w:val="21"/>
    </w:rPr>
  </w:style>
  <w:style w:type="paragraph" w:styleId="a9">
    <w:name w:val="annotation text"/>
    <w:basedOn w:val="a"/>
    <w:link w:val="aa"/>
    <w:uiPriority w:val="99"/>
    <w:unhideWhenUsed/>
    <w:rsid w:val="006E4442"/>
  </w:style>
  <w:style w:type="character" w:customStyle="1" w:styleId="aa">
    <w:name w:val="批注文字 字符"/>
    <w:basedOn w:val="a0"/>
    <w:link w:val="a9"/>
    <w:uiPriority w:val="99"/>
    <w:rsid w:val="006E4442"/>
    <w:rPr>
      <w:rFonts w:ascii="Times New Roman" w:eastAsiaTheme="minorEastAsia" w:hAnsi="Times New Roman" w:cs="Times New Roman"/>
      <w:kern w:val="0"/>
      <w:sz w:val="24"/>
      <w:szCs w:val="20"/>
      <w:lang w:eastAsia="en-US"/>
    </w:rPr>
  </w:style>
  <w:style w:type="paragraph" w:styleId="ab">
    <w:name w:val="annotation subject"/>
    <w:basedOn w:val="a9"/>
    <w:next w:val="a9"/>
    <w:link w:val="ac"/>
    <w:uiPriority w:val="99"/>
    <w:semiHidden/>
    <w:unhideWhenUsed/>
    <w:rsid w:val="006E4442"/>
    <w:rPr>
      <w:b/>
      <w:bCs/>
    </w:rPr>
  </w:style>
  <w:style w:type="character" w:customStyle="1" w:styleId="ac">
    <w:name w:val="批注主题 字符"/>
    <w:basedOn w:val="aa"/>
    <w:link w:val="ab"/>
    <w:uiPriority w:val="99"/>
    <w:semiHidden/>
    <w:rsid w:val="006E4442"/>
    <w:rPr>
      <w:rFonts w:ascii="Times New Roman" w:eastAsiaTheme="minorEastAsia" w:hAnsi="Times New Roman" w:cs="Times New Roman"/>
      <w:b/>
      <w:bCs/>
      <w:kern w:val="0"/>
      <w:sz w:val="24"/>
      <w:szCs w:val="20"/>
      <w:lang w:eastAsia="en-US"/>
    </w:rPr>
  </w:style>
  <w:style w:type="paragraph" w:styleId="ad">
    <w:name w:val="Revision"/>
    <w:hidden/>
    <w:uiPriority w:val="99"/>
    <w:semiHidden/>
    <w:rsid w:val="000C6B12"/>
    <w:rPr>
      <w:rFonts w:ascii="Times New Roman" w:eastAsiaTheme="minorEastAsia"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4C7004-7F7A-45E0-A988-3797FE173E8A}">
  <ds:schemaRefs>
    <ds:schemaRef ds:uri="http://schemas.microsoft.com/sharepoint/v3/contenttype/forms"/>
  </ds:schemaRefs>
</ds:datastoreItem>
</file>

<file path=customXml/itemProps2.xml><?xml version="1.0" encoding="utf-8"?>
<ds:datastoreItem xmlns:ds="http://schemas.openxmlformats.org/officeDocument/2006/customXml" ds:itemID="{0504444E-662D-4180-AE10-17AA88F7F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9A542AA-A4C4-4AA6-92A6-ED2D3E9000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Mike Ruan</cp:lastModifiedBy>
  <cp:revision>81</cp:revision>
  <dcterms:created xsi:type="dcterms:W3CDTF">2023-05-30T06:02:00Z</dcterms:created>
  <dcterms:modified xsi:type="dcterms:W3CDTF">2025-11-20T11:00:00Z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10534100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
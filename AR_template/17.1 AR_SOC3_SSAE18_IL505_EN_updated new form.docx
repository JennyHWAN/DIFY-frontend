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C4DDE9" w14:textId="09FAE814" w:rsidR="00741376" w:rsidRPr="00B82BDF" w:rsidRDefault="00741376" w:rsidP="00EC599D">
      <w:pPr>
        <w:widowControl w:val="0"/>
        <w:snapToGrid w:val="0"/>
        <w:spacing w:line="276" w:lineRule="auto"/>
        <w:jc w:val="both"/>
        <w:rPr>
          <w:sz w:val="22"/>
          <w:szCs w:val="22"/>
        </w:rPr>
      </w:pPr>
    </w:p>
    <w:p w14:paraId="79A5FB56" w14:textId="6FA81BA8" w:rsidR="00AA0F6B" w:rsidRPr="00B82BDF" w:rsidRDefault="00AA0F6B" w:rsidP="00EC599D">
      <w:pPr>
        <w:widowControl w:val="0"/>
        <w:snapToGrid w:val="0"/>
        <w:spacing w:line="276" w:lineRule="auto"/>
        <w:jc w:val="both"/>
        <w:rPr>
          <w:sz w:val="22"/>
          <w:szCs w:val="22"/>
        </w:rPr>
      </w:pPr>
    </w:p>
    <w:p w14:paraId="1F3A0155" w14:textId="0F51D2C1" w:rsidR="00AA0F6B" w:rsidRPr="00B82BDF" w:rsidRDefault="00AA0F6B" w:rsidP="00EC599D">
      <w:pPr>
        <w:widowControl w:val="0"/>
        <w:snapToGrid w:val="0"/>
        <w:spacing w:line="276" w:lineRule="auto"/>
        <w:jc w:val="both"/>
        <w:rPr>
          <w:sz w:val="22"/>
          <w:szCs w:val="22"/>
        </w:rPr>
      </w:pPr>
    </w:p>
    <w:p w14:paraId="510EE46B" w14:textId="435DC073" w:rsidR="00AA0F6B" w:rsidRPr="00B82BDF" w:rsidRDefault="00AA0F6B" w:rsidP="00EC599D">
      <w:pPr>
        <w:widowControl w:val="0"/>
        <w:snapToGrid w:val="0"/>
        <w:spacing w:line="276" w:lineRule="auto"/>
        <w:jc w:val="both"/>
        <w:rPr>
          <w:sz w:val="22"/>
          <w:szCs w:val="22"/>
        </w:rPr>
      </w:pPr>
    </w:p>
    <w:p w14:paraId="7EACE4F9" w14:textId="6E792C27" w:rsidR="00AA0F6B" w:rsidRPr="00B82BDF" w:rsidRDefault="007651B3" w:rsidP="00EC599D">
      <w:pPr>
        <w:widowControl w:val="0"/>
        <w:snapToGrid w:val="0"/>
        <w:spacing w:line="276" w:lineRule="auto"/>
        <w:jc w:val="both"/>
        <w:rPr>
          <w:b/>
          <w:bCs/>
          <w:sz w:val="22"/>
          <w:szCs w:val="22"/>
        </w:rPr>
      </w:pPr>
      <w:commentRangeStart w:id="0"/>
      <w:r w:rsidRPr="007651B3">
        <w:rPr>
          <w:b/>
          <w:bCs/>
          <w:sz w:val="22"/>
          <w:szCs w:val="22"/>
        </w:rPr>
        <w:t>Independent Service Auditor’s Report</w:t>
      </w:r>
      <w:commentRangeEnd w:id="0"/>
      <w:r w:rsidR="008478E4" w:rsidRPr="00B82BDF">
        <w:rPr>
          <w:rStyle w:val="CommentReference"/>
          <w:sz w:val="22"/>
          <w:szCs w:val="22"/>
        </w:rPr>
        <w:commentReference w:id="0"/>
      </w:r>
    </w:p>
    <w:p w14:paraId="719BDB93" w14:textId="03439B67" w:rsidR="00AA0F6B" w:rsidRPr="00B82BDF" w:rsidRDefault="00AA0F6B" w:rsidP="00EC599D">
      <w:pPr>
        <w:widowControl w:val="0"/>
        <w:snapToGrid w:val="0"/>
        <w:spacing w:line="276" w:lineRule="auto"/>
        <w:jc w:val="both"/>
        <w:rPr>
          <w:b/>
          <w:bCs/>
          <w:sz w:val="22"/>
          <w:szCs w:val="22"/>
        </w:rPr>
      </w:pPr>
    </w:p>
    <w:p w14:paraId="586DA02A" w14:textId="786AC244" w:rsidR="00AA0F6B" w:rsidRPr="00B82BDF" w:rsidRDefault="00AA0F6B" w:rsidP="00EC599D">
      <w:pPr>
        <w:widowControl w:val="0"/>
        <w:snapToGrid w:val="0"/>
        <w:spacing w:line="276" w:lineRule="auto"/>
        <w:jc w:val="both"/>
        <w:rPr>
          <w:sz w:val="22"/>
          <w:szCs w:val="22"/>
        </w:rPr>
      </w:pPr>
      <w:r w:rsidRPr="00434A9C">
        <w:rPr>
          <w:sz w:val="22"/>
          <w:szCs w:val="22"/>
        </w:rPr>
        <w:t>T</w:t>
      </w:r>
      <w:r w:rsidRPr="00434A9C">
        <w:rPr>
          <w:sz w:val="22"/>
          <w:szCs w:val="22"/>
          <w:lang w:eastAsia="zh-CN"/>
        </w:rPr>
        <w:t>o</w:t>
      </w:r>
      <w:r w:rsidRPr="00434A9C">
        <w:rPr>
          <w:sz w:val="22"/>
          <w:szCs w:val="22"/>
        </w:rPr>
        <w:t xml:space="preserve"> the </w:t>
      </w:r>
      <w:commentRangeStart w:id="1"/>
      <w:r w:rsidRPr="00434A9C">
        <w:rPr>
          <w:sz w:val="22"/>
          <w:szCs w:val="22"/>
        </w:rPr>
        <w:t>Board of Director</w:t>
      </w:r>
      <w:r w:rsidR="00EC599D" w:rsidRPr="00434A9C">
        <w:rPr>
          <w:sz w:val="22"/>
          <w:szCs w:val="22"/>
        </w:rPr>
        <w:t>s</w:t>
      </w:r>
      <w:commentRangeEnd w:id="1"/>
      <w:r w:rsidR="00817E84">
        <w:rPr>
          <w:rStyle w:val="CommentReference"/>
        </w:rPr>
        <w:commentReference w:id="1"/>
      </w:r>
      <w:r w:rsidRPr="00434A9C">
        <w:rPr>
          <w:sz w:val="22"/>
          <w:szCs w:val="22"/>
        </w:rPr>
        <w:t xml:space="preserve"> of</w:t>
      </w:r>
      <w:r w:rsidRPr="00B82BDF">
        <w:rPr>
          <w:sz w:val="22"/>
          <w:szCs w:val="22"/>
        </w:rPr>
        <w:t xml:space="preserve"> [</w:t>
      </w:r>
      <w:r w:rsidR="00F763FE" w:rsidRPr="00FD1073">
        <w:rPr>
          <w:b/>
          <w:bCs/>
          <w:sz w:val="22"/>
          <w:szCs w:val="22"/>
        </w:rPr>
        <w:t>Service organization</w:t>
      </w:r>
      <w:r w:rsidR="00F763FE" w:rsidRPr="00B82BDF">
        <w:rPr>
          <w:b/>
          <w:sz w:val="22"/>
          <w:szCs w:val="22"/>
        </w:rPr>
        <w:t xml:space="preserve"> </w:t>
      </w:r>
      <w:r w:rsidRPr="00B82BDF">
        <w:rPr>
          <w:b/>
          <w:sz w:val="22"/>
          <w:szCs w:val="22"/>
        </w:rPr>
        <w:t>name</w:t>
      </w:r>
      <w:r w:rsidRPr="00B82BDF">
        <w:rPr>
          <w:sz w:val="22"/>
          <w:szCs w:val="22"/>
        </w:rPr>
        <w:t>]</w:t>
      </w:r>
    </w:p>
    <w:p w14:paraId="53AD81C7" w14:textId="42589473" w:rsidR="00AA0F6B" w:rsidRPr="00B82BDF" w:rsidRDefault="00AA0F6B" w:rsidP="00EC599D">
      <w:pPr>
        <w:widowControl w:val="0"/>
        <w:snapToGrid w:val="0"/>
        <w:spacing w:line="276" w:lineRule="auto"/>
        <w:jc w:val="both"/>
        <w:rPr>
          <w:b/>
          <w:bCs/>
          <w:sz w:val="22"/>
          <w:szCs w:val="22"/>
        </w:rPr>
      </w:pPr>
    </w:p>
    <w:p w14:paraId="1C84C451" w14:textId="77777777" w:rsidR="00AA0F6B" w:rsidRPr="00B82BDF" w:rsidRDefault="00AA0F6B" w:rsidP="00EC599D">
      <w:pPr>
        <w:widowControl w:val="0"/>
        <w:snapToGrid w:val="0"/>
        <w:spacing w:line="276" w:lineRule="auto"/>
        <w:jc w:val="both"/>
        <w:rPr>
          <w:sz w:val="22"/>
          <w:szCs w:val="22"/>
        </w:rPr>
      </w:pPr>
    </w:p>
    <w:p w14:paraId="5C486651" w14:textId="5D0A7653" w:rsidR="00786DC4" w:rsidRPr="00B82BDF" w:rsidRDefault="004D5282" w:rsidP="00EC599D">
      <w:pPr>
        <w:widowControl w:val="0"/>
        <w:snapToGrid w:val="0"/>
        <w:spacing w:line="276" w:lineRule="auto"/>
        <w:jc w:val="both"/>
        <w:rPr>
          <w:i/>
          <w:sz w:val="22"/>
          <w:szCs w:val="22"/>
        </w:rPr>
      </w:pPr>
      <w:commentRangeStart w:id="2"/>
      <w:r w:rsidRPr="00B82BDF">
        <w:rPr>
          <w:i/>
          <w:sz w:val="22"/>
          <w:szCs w:val="22"/>
        </w:rPr>
        <w:t>Scope</w:t>
      </w:r>
      <w:commentRangeEnd w:id="2"/>
      <w:r w:rsidR="00234884" w:rsidRPr="00B82BDF">
        <w:rPr>
          <w:rStyle w:val="CommentReference"/>
          <w:sz w:val="22"/>
          <w:szCs w:val="22"/>
        </w:rPr>
        <w:commentReference w:id="2"/>
      </w:r>
    </w:p>
    <w:p w14:paraId="0127EC30" w14:textId="40B837A9" w:rsidR="006A2BD6" w:rsidRPr="00B82BDF" w:rsidRDefault="00741376" w:rsidP="00EC599D">
      <w:pPr>
        <w:widowControl w:val="0"/>
        <w:snapToGrid w:val="0"/>
        <w:spacing w:line="276" w:lineRule="auto"/>
        <w:jc w:val="both"/>
        <w:rPr>
          <w:sz w:val="22"/>
          <w:szCs w:val="22"/>
        </w:rPr>
      </w:pPr>
      <w:r w:rsidRPr="00B82BDF">
        <w:rPr>
          <w:sz w:val="22"/>
          <w:szCs w:val="22"/>
        </w:rPr>
        <w:t>We have examined management’s assertion</w:t>
      </w:r>
      <w:r w:rsidR="008764F0" w:rsidRPr="00B82BDF">
        <w:rPr>
          <w:sz w:val="22"/>
          <w:szCs w:val="22"/>
        </w:rPr>
        <w:t xml:space="preserve">, contained within the accompanying </w:t>
      </w:r>
      <w:r w:rsidR="00CD71F1" w:rsidRPr="00B82BDF">
        <w:rPr>
          <w:i/>
          <w:sz w:val="22"/>
          <w:szCs w:val="22"/>
        </w:rPr>
        <w:t xml:space="preserve">Management’s Report of Its Assertions on the Effectiveness of Its Controls over </w:t>
      </w:r>
      <w:r w:rsidR="00CD71F1" w:rsidRPr="00B82BDF">
        <w:rPr>
          <w:rFonts w:hint="eastAsia"/>
          <w:i/>
          <w:sz w:val="22"/>
          <w:szCs w:val="22"/>
          <w:lang w:eastAsia="zh-CN"/>
        </w:rPr>
        <w:t>[</w:t>
      </w:r>
      <w:r w:rsidR="00B946EE" w:rsidRPr="00B946EE">
        <w:rPr>
          <w:b/>
          <w:bCs/>
          <w:i/>
          <w:sz w:val="22"/>
          <w:szCs w:val="22"/>
          <w:lang w:eastAsia="zh-CN"/>
        </w:rPr>
        <w:t>Service organization name</w:t>
      </w:r>
      <w:r w:rsidR="00CD71F1" w:rsidRPr="00B82BDF">
        <w:rPr>
          <w:i/>
          <w:sz w:val="22"/>
          <w:szCs w:val="22"/>
        </w:rPr>
        <w:t>]’s [</w:t>
      </w:r>
      <w:r w:rsidR="001E099F" w:rsidRPr="00F348E0">
        <w:rPr>
          <w:b/>
          <w:i/>
          <w:iCs/>
          <w:sz w:val="22"/>
          <w:szCs w:val="22"/>
        </w:rPr>
        <w:t>Service organization’s system</w:t>
      </w:r>
      <w:r w:rsidR="00CD71F1" w:rsidRPr="00B82BDF">
        <w:rPr>
          <w:i/>
          <w:sz w:val="22"/>
          <w:szCs w:val="22"/>
        </w:rPr>
        <w:t xml:space="preserve">] </w:t>
      </w:r>
      <w:r w:rsidR="00CD71F1" w:rsidRPr="00B82BDF">
        <w:rPr>
          <w:i/>
          <w:sz w:val="22"/>
          <w:szCs w:val="22"/>
          <w:lang w:bidi="he-IL"/>
        </w:rPr>
        <w:t>Based on the Trust Services Criteria for [</w:t>
      </w:r>
      <w:commentRangeStart w:id="3"/>
      <w:r w:rsidR="00CD71F1" w:rsidRPr="00B82BDF">
        <w:rPr>
          <w:b/>
          <w:bCs/>
          <w:i/>
          <w:sz w:val="22"/>
          <w:szCs w:val="22"/>
          <w:lang w:bidi="he-IL"/>
        </w:rPr>
        <w:t>Security, Availability, Processing Integrity, Confidentiality</w:t>
      </w:r>
      <w:ins w:id="4" w:author="Mike Ruan" w:date="2025-02-19T11:05:00Z" w16du:dateUtc="2025-02-19T03:05:00Z">
        <w:r w:rsidR="00E62A6D">
          <w:rPr>
            <w:rFonts w:hint="eastAsia"/>
            <w:b/>
            <w:bCs/>
            <w:i/>
            <w:sz w:val="22"/>
            <w:szCs w:val="22"/>
            <w:lang w:eastAsia="zh-CN" w:bidi="he-IL"/>
          </w:rPr>
          <w:t>,</w:t>
        </w:r>
      </w:ins>
      <w:r w:rsidR="00CD71F1" w:rsidRPr="00B82BDF">
        <w:rPr>
          <w:b/>
          <w:bCs/>
          <w:i/>
          <w:sz w:val="22"/>
          <w:szCs w:val="22"/>
          <w:lang w:bidi="he-IL"/>
        </w:rPr>
        <w:t xml:space="preserve"> and Privacy</w:t>
      </w:r>
      <w:commentRangeEnd w:id="3"/>
      <w:r w:rsidR="00CD71F1" w:rsidRPr="00B82BDF">
        <w:rPr>
          <w:rStyle w:val="CommentReference"/>
          <w:b/>
          <w:bCs/>
          <w:sz w:val="22"/>
          <w:szCs w:val="22"/>
        </w:rPr>
        <w:commentReference w:id="3"/>
      </w:r>
      <w:r w:rsidR="00CD71F1" w:rsidRPr="00B82BDF">
        <w:rPr>
          <w:i/>
          <w:sz w:val="22"/>
          <w:szCs w:val="22"/>
          <w:lang w:bidi="he-IL"/>
        </w:rPr>
        <w:t>]</w:t>
      </w:r>
      <w:r w:rsidR="008764F0" w:rsidRPr="00B82BDF">
        <w:rPr>
          <w:sz w:val="22"/>
          <w:szCs w:val="22"/>
        </w:rPr>
        <w:t xml:space="preserve"> (</w:t>
      </w:r>
      <w:r w:rsidR="00AA0F6B" w:rsidRPr="00B82BDF">
        <w:rPr>
          <w:sz w:val="22"/>
          <w:szCs w:val="22"/>
        </w:rPr>
        <w:t>the “</w:t>
      </w:r>
      <w:r w:rsidR="008764F0" w:rsidRPr="00B82BDF">
        <w:rPr>
          <w:sz w:val="22"/>
          <w:szCs w:val="22"/>
        </w:rPr>
        <w:t>Assertion</w:t>
      </w:r>
      <w:r w:rsidR="00AA0F6B" w:rsidRPr="00B82BDF">
        <w:rPr>
          <w:sz w:val="22"/>
          <w:szCs w:val="22"/>
        </w:rPr>
        <w:t>”</w:t>
      </w:r>
      <w:r w:rsidR="008764F0" w:rsidRPr="00B82BDF">
        <w:rPr>
          <w:sz w:val="22"/>
          <w:szCs w:val="22"/>
        </w:rPr>
        <w:t>),</w:t>
      </w:r>
      <w:r w:rsidRPr="00B82BDF">
        <w:rPr>
          <w:sz w:val="22"/>
          <w:szCs w:val="22"/>
        </w:rPr>
        <w:t xml:space="preserve"> that [</w:t>
      </w:r>
      <w:r w:rsidR="00FD1073" w:rsidRPr="00FD1073">
        <w:rPr>
          <w:b/>
          <w:bCs/>
          <w:sz w:val="22"/>
          <w:szCs w:val="22"/>
        </w:rPr>
        <w:t xml:space="preserve">Service organization </w:t>
      </w:r>
      <w:r w:rsidR="002F10D6" w:rsidRPr="00B82BDF">
        <w:rPr>
          <w:b/>
          <w:bCs/>
          <w:sz w:val="22"/>
          <w:szCs w:val="22"/>
        </w:rPr>
        <w:t>name</w:t>
      </w:r>
      <w:r w:rsidR="000E1A1F" w:rsidRPr="00B82BDF">
        <w:rPr>
          <w:bCs/>
          <w:sz w:val="22"/>
          <w:szCs w:val="22"/>
        </w:rPr>
        <w:t>]</w:t>
      </w:r>
      <w:r w:rsidR="004B3DF5" w:rsidRPr="00B82BDF">
        <w:rPr>
          <w:sz w:val="22"/>
          <w:szCs w:val="22"/>
        </w:rPr>
        <w:t xml:space="preserve"> </w:t>
      </w:r>
      <w:r w:rsidR="001A1A07" w:rsidRPr="00B82BDF">
        <w:rPr>
          <w:sz w:val="22"/>
          <w:szCs w:val="22"/>
          <w:lang w:eastAsia="zh-CN"/>
        </w:rPr>
        <w:t>(</w:t>
      </w:r>
      <w:r w:rsidR="001A1A07" w:rsidRPr="00B82BDF">
        <w:rPr>
          <w:sz w:val="22"/>
          <w:szCs w:val="22"/>
        </w:rPr>
        <w:t>“[</w:t>
      </w:r>
      <w:r w:rsidR="00C5130F" w:rsidRPr="00FD1073">
        <w:rPr>
          <w:b/>
          <w:bCs/>
          <w:sz w:val="22"/>
          <w:szCs w:val="22"/>
        </w:rPr>
        <w:t>Service organization</w:t>
      </w:r>
      <w:r w:rsidR="002F10D6" w:rsidRPr="00B82BDF">
        <w:rPr>
          <w:b/>
          <w:sz w:val="22"/>
          <w:szCs w:val="22"/>
          <w:lang w:eastAsia="zh-CN"/>
        </w:rPr>
        <w:t xml:space="preserve"> </w:t>
      </w:r>
      <w:r w:rsidR="001A1A07" w:rsidRPr="00B82BDF">
        <w:rPr>
          <w:b/>
          <w:sz w:val="22"/>
          <w:szCs w:val="22"/>
        </w:rPr>
        <w:t>short name</w:t>
      </w:r>
      <w:r w:rsidR="001A1A07" w:rsidRPr="00B82BDF">
        <w:rPr>
          <w:sz w:val="22"/>
          <w:szCs w:val="22"/>
        </w:rPr>
        <w:t>]”</w:t>
      </w:r>
      <w:r w:rsidR="003E65DA" w:rsidRPr="003E65DA">
        <w:rPr>
          <w:sz w:val="22"/>
          <w:szCs w:val="22"/>
        </w:rPr>
        <w:t xml:space="preserve"> </w:t>
      </w:r>
      <w:r w:rsidR="003E65DA" w:rsidRPr="00F348E0">
        <w:rPr>
          <w:sz w:val="22"/>
          <w:szCs w:val="22"/>
        </w:rPr>
        <w:t>or the “Service Organization”</w:t>
      </w:r>
      <w:r w:rsidR="001A1A07" w:rsidRPr="00B82BDF">
        <w:rPr>
          <w:sz w:val="22"/>
          <w:szCs w:val="22"/>
          <w:lang w:eastAsia="zh-CN"/>
        </w:rPr>
        <w:t>)</w:t>
      </w:r>
      <w:r w:rsidR="006D33C5">
        <w:rPr>
          <w:sz w:val="22"/>
          <w:szCs w:val="22"/>
          <w:lang w:eastAsia="zh-CN"/>
        </w:rPr>
        <w:t>’s</w:t>
      </w:r>
      <w:r w:rsidR="001A1A07" w:rsidRPr="00B82BDF">
        <w:rPr>
          <w:sz w:val="22"/>
          <w:szCs w:val="22"/>
          <w:lang w:eastAsia="zh-CN"/>
        </w:rPr>
        <w:t xml:space="preserve"> </w:t>
      </w:r>
      <w:r w:rsidR="006A2BD6" w:rsidRPr="00B82BDF">
        <w:rPr>
          <w:sz w:val="22"/>
          <w:szCs w:val="22"/>
        </w:rPr>
        <w:t xml:space="preserve">controls over </w:t>
      </w:r>
      <w:del w:id="5" w:author="Stella TY" w:date="2024-01-29T09:56:00Z">
        <w:r w:rsidR="006A2BD6" w:rsidRPr="00B82BDF" w:rsidDel="004603DA">
          <w:rPr>
            <w:sz w:val="22"/>
            <w:szCs w:val="22"/>
          </w:rPr>
          <w:delText xml:space="preserve">the </w:delText>
        </w:r>
      </w:del>
      <w:r w:rsidR="00C672C7" w:rsidRPr="00B82BDF">
        <w:rPr>
          <w:sz w:val="22"/>
          <w:szCs w:val="22"/>
        </w:rPr>
        <w:t>[</w:t>
      </w:r>
      <w:r w:rsidR="0099088C" w:rsidRPr="0099088C">
        <w:rPr>
          <w:b/>
          <w:sz w:val="22"/>
          <w:szCs w:val="22"/>
        </w:rPr>
        <w:t>Service organization’s system</w:t>
      </w:r>
      <w:r w:rsidR="00C672C7" w:rsidRPr="00B82BDF">
        <w:rPr>
          <w:sz w:val="22"/>
          <w:szCs w:val="22"/>
        </w:rPr>
        <w:t>] (</w:t>
      </w:r>
      <w:r w:rsidR="00AA0F6B" w:rsidRPr="00B82BDF">
        <w:rPr>
          <w:sz w:val="22"/>
          <w:szCs w:val="22"/>
        </w:rPr>
        <w:t>the “</w:t>
      </w:r>
      <w:r w:rsidR="00C672C7" w:rsidRPr="00B82BDF">
        <w:rPr>
          <w:sz w:val="22"/>
          <w:szCs w:val="22"/>
        </w:rPr>
        <w:t>S</w:t>
      </w:r>
      <w:r w:rsidR="006A2BD6" w:rsidRPr="00B82BDF">
        <w:rPr>
          <w:sz w:val="22"/>
          <w:szCs w:val="22"/>
        </w:rPr>
        <w:t>ystem</w:t>
      </w:r>
      <w:r w:rsidR="00AA0F6B" w:rsidRPr="00B82BDF">
        <w:rPr>
          <w:sz w:val="22"/>
          <w:szCs w:val="22"/>
        </w:rPr>
        <w:t>”</w:t>
      </w:r>
      <w:r w:rsidR="00C672C7" w:rsidRPr="00B82BDF">
        <w:rPr>
          <w:sz w:val="22"/>
          <w:szCs w:val="22"/>
        </w:rPr>
        <w:t>)</w:t>
      </w:r>
      <w:r w:rsidR="006A2BD6" w:rsidRPr="00B82BDF">
        <w:rPr>
          <w:sz w:val="22"/>
          <w:szCs w:val="22"/>
        </w:rPr>
        <w:t xml:space="preserve"> were effective throughout the period [</w:t>
      </w:r>
      <w:r w:rsidR="006A2BD6" w:rsidRPr="00B82BDF">
        <w:rPr>
          <w:b/>
          <w:sz w:val="22"/>
          <w:szCs w:val="22"/>
        </w:rPr>
        <w:t>date</w:t>
      </w:r>
      <w:r w:rsidR="006A2BD6" w:rsidRPr="00B82BDF">
        <w:rPr>
          <w:sz w:val="22"/>
          <w:szCs w:val="22"/>
        </w:rPr>
        <w:t>] to [</w:t>
      </w:r>
      <w:r w:rsidR="006A2BD6" w:rsidRPr="00B82BDF">
        <w:rPr>
          <w:b/>
          <w:sz w:val="22"/>
          <w:szCs w:val="22"/>
        </w:rPr>
        <w:t>date</w:t>
      </w:r>
      <w:r w:rsidR="006A2BD6" w:rsidRPr="00B82BDF">
        <w:rPr>
          <w:sz w:val="22"/>
          <w:szCs w:val="22"/>
        </w:rPr>
        <w:t xml:space="preserve">], to provide reasonable assurance that </w:t>
      </w:r>
      <w:r w:rsidR="00AC67A6" w:rsidRPr="00B82BDF">
        <w:rPr>
          <w:sz w:val="22"/>
          <w:szCs w:val="22"/>
        </w:rPr>
        <w:t>[</w:t>
      </w:r>
      <w:r w:rsidR="00AC67A6" w:rsidRPr="00FD1073">
        <w:rPr>
          <w:b/>
          <w:bCs/>
          <w:sz w:val="22"/>
          <w:szCs w:val="22"/>
        </w:rPr>
        <w:t>Service organization</w:t>
      </w:r>
      <w:r w:rsidR="00AC67A6" w:rsidRPr="00B82BDF">
        <w:rPr>
          <w:b/>
          <w:sz w:val="22"/>
          <w:szCs w:val="22"/>
          <w:lang w:eastAsia="zh-CN"/>
        </w:rPr>
        <w:t xml:space="preserve"> </w:t>
      </w:r>
      <w:r w:rsidR="00AC67A6" w:rsidRPr="00B82BDF">
        <w:rPr>
          <w:b/>
          <w:sz w:val="22"/>
          <w:szCs w:val="22"/>
        </w:rPr>
        <w:t>short name</w:t>
      </w:r>
      <w:r w:rsidR="00AC67A6" w:rsidRPr="00B82BDF">
        <w:rPr>
          <w:sz w:val="22"/>
          <w:szCs w:val="22"/>
        </w:rPr>
        <w:t>]</w:t>
      </w:r>
      <w:r w:rsidR="00AC67A6">
        <w:rPr>
          <w:sz w:val="22"/>
          <w:szCs w:val="22"/>
        </w:rPr>
        <w:t xml:space="preserve">’s </w:t>
      </w:r>
      <w:r w:rsidR="006A2BD6" w:rsidRPr="00B82BDF">
        <w:rPr>
          <w:sz w:val="22"/>
          <w:szCs w:val="22"/>
        </w:rPr>
        <w:t xml:space="preserve">service commitments and system requirements were achieved based on the </w:t>
      </w:r>
      <w:r w:rsidR="00800675" w:rsidRPr="00800675">
        <w:rPr>
          <w:sz w:val="22"/>
          <w:szCs w:val="22"/>
        </w:rPr>
        <w:t xml:space="preserve">trust services </w:t>
      </w:r>
      <w:r w:rsidR="006A2BD6" w:rsidRPr="00B82BDF">
        <w:rPr>
          <w:sz w:val="22"/>
          <w:szCs w:val="22"/>
        </w:rPr>
        <w:t xml:space="preserve">criteria relevant to </w:t>
      </w:r>
      <w:commentRangeStart w:id="6"/>
      <w:r w:rsidR="006A2BD6" w:rsidRPr="00B82BDF">
        <w:rPr>
          <w:sz w:val="22"/>
          <w:szCs w:val="22"/>
        </w:rPr>
        <w:t>[</w:t>
      </w:r>
      <w:r w:rsidR="006A2BD6" w:rsidRPr="00B82BDF">
        <w:rPr>
          <w:b/>
          <w:sz w:val="22"/>
          <w:szCs w:val="22"/>
        </w:rPr>
        <w:t>security, availability, processing integrity, confidentiality</w:t>
      </w:r>
      <w:r w:rsidR="00150103" w:rsidRPr="00B82BDF">
        <w:rPr>
          <w:b/>
          <w:sz w:val="22"/>
          <w:szCs w:val="22"/>
        </w:rPr>
        <w:t>, privacy</w:t>
      </w:r>
      <w:r w:rsidR="006A2BD6" w:rsidRPr="00B82BDF">
        <w:rPr>
          <w:sz w:val="22"/>
          <w:szCs w:val="22"/>
        </w:rPr>
        <w:t>]</w:t>
      </w:r>
      <w:commentRangeEnd w:id="6"/>
      <w:r w:rsidR="00AA0F6B" w:rsidRPr="00B82BDF">
        <w:rPr>
          <w:rStyle w:val="CommentReference"/>
          <w:sz w:val="22"/>
          <w:szCs w:val="22"/>
        </w:rPr>
        <w:commentReference w:id="6"/>
      </w:r>
      <w:r w:rsidR="00150103" w:rsidRPr="00B82BDF">
        <w:rPr>
          <w:sz w:val="22"/>
          <w:szCs w:val="22"/>
          <w:vertAlign w:val="superscript"/>
        </w:rPr>
        <w:t xml:space="preserve"> </w:t>
      </w:r>
      <w:r w:rsidR="006A2BD6" w:rsidRPr="00B82BDF">
        <w:rPr>
          <w:sz w:val="22"/>
          <w:szCs w:val="22"/>
        </w:rPr>
        <w:t xml:space="preserve">set forth in TSP section 100, </w:t>
      </w:r>
      <w:r w:rsidR="006A2BD6" w:rsidRPr="00B82BDF">
        <w:rPr>
          <w:i/>
          <w:sz w:val="22"/>
          <w:szCs w:val="22"/>
        </w:rPr>
        <w:t>2017 Trust Services Criteria for Security, Availability, Processing Integrity, Confidentiality, and Privacy</w:t>
      </w:r>
      <w:r w:rsidR="008A4730" w:rsidRPr="008A4730">
        <w:t xml:space="preserve"> </w:t>
      </w:r>
      <w:r w:rsidR="008A4730" w:rsidRPr="008A4730">
        <w:rPr>
          <w:iCs/>
          <w:sz w:val="22"/>
          <w:szCs w:val="22"/>
        </w:rPr>
        <w:t>(the “applicable trust services criteria”)</w:t>
      </w:r>
      <w:r w:rsidR="006A2BD6" w:rsidRPr="00B82BDF">
        <w:rPr>
          <w:sz w:val="22"/>
          <w:szCs w:val="22"/>
        </w:rPr>
        <w:t>.</w:t>
      </w:r>
    </w:p>
    <w:p w14:paraId="30C12EE8" w14:textId="5DFCE4CB" w:rsidR="00BD6AA3" w:rsidRPr="00B82BDF" w:rsidRDefault="00BD6AA3" w:rsidP="00EC599D">
      <w:pPr>
        <w:widowControl w:val="0"/>
        <w:snapToGrid w:val="0"/>
        <w:spacing w:line="276" w:lineRule="auto"/>
        <w:jc w:val="both"/>
        <w:rPr>
          <w:sz w:val="22"/>
          <w:szCs w:val="22"/>
        </w:rPr>
      </w:pPr>
    </w:p>
    <w:p w14:paraId="668F6C0A" w14:textId="0B98C2AE" w:rsidR="00B51D26" w:rsidRPr="00CC5F34" w:rsidRDefault="00AA0CC2" w:rsidP="00EC599D">
      <w:pPr>
        <w:widowControl w:val="0"/>
        <w:snapToGrid w:val="0"/>
        <w:spacing w:line="276" w:lineRule="auto"/>
        <w:jc w:val="both"/>
        <w:rPr>
          <w:rFonts w:eastAsia="MS Mincho"/>
          <w:b/>
          <w:sz w:val="22"/>
          <w:szCs w:val="22"/>
          <w:lang w:bidi="he-IL"/>
        </w:rPr>
      </w:pPr>
      <w:commentRangeStart w:id="7"/>
      <w:r w:rsidRPr="006F734B">
        <w:rPr>
          <w:rFonts w:eastAsia="MS Mincho"/>
          <w:b/>
          <w:bCs/>
          <w:sz w:val="22"/>
          <w:szCs w:val="22"/>
          <w:lang w:bidi="he-IL"/>
        </w:rPr>
        <w:t>[Service organization short name]</w:t>
      </w:r>
      <w:commentRangeEnd w:id="7"/>
      <w:r w:rsidR="005D7BC4">
        <w:rPr>
          <w:rStyle w:val="CommentReference"/>
        </w:rPr>
        <w:commentReference w:id="7"/>
      </w:r>
      <w:r w:rsidRPr="006F734B">
        <w:rPr>
          <w:rFonts w:eastAsia="MS Mincho"/>
          <w:sz w:val="22"/>
          <w:szCs w:val="22"/>
          <w:lang w:bidi="he-IL"/>
        </w:rPr>
        <w:t xml:space="preserve"> uses </w:t>
      </w:r>
      <w:r w:rsidRPr="006F734B">
        <w:rPr>
          <w:rFonts w:eastAsia="MS Mincho"/>
          <w:b/>
          <w:bCs/>
          <w:sz w:val="22"/>
          <w:szCs w:val="22"/>
          <w:lang w:bidi="he-IL"/>
        </w:rPr>
        <w:t>[Subservice organization name]</w:t>
      </w:r>
      <w:r w:rsidRPr="006F734B">
        <w:rPr>
          <w:rFonts w:eastAsia="MS Mincho"/>
          <w:sz w:val="22"/>
          <w:szCs w:val="22"/>
          <w:lang w:bidi="he-IL"/>
        </w:rPr>
        <w:t xml:space="preserve"> (the “</w:t>
      </w:r>
      <w:r w:rsidRPr="006F734B">
        <w:rPr>
          <w:rFonts w:eastAsia="MS Mincho"/>
          <w:bCs/>
          <w:sz w:val="22"/>
          <w:szCs w:val="22"/>
          <w:lang w:bidi="he-IL"/>
        </w:rPr>
        <w:t>s</w:t>
      </w:r>
      <w:r w:rsidRPr="006F734B">
        <w:rPr>
          <w:rFonts w:eastAsia="MS Mincho" w:hint="eastAsia"/>
          <w:bCs/>
          <w:sz w:val="22"/>
          <w:szCs w:val="22"/>
          <w:lang w:bidi="he-IL"/>
        </w:rPr>
        <w:t>ubs</w:t>
      </w:r>
      <w:r w:rsidRPr="006F734B">
        <w:rPr>
          <w:rFonts w:eastAsia="MS Mincho"/>
          <w:bCs/>
          <w:sz w:val="22"/>
          <w:szCs w:val="22"/>
          <w:lang w:bidi="he-IL"/>
        </w:rPr>
        <w:t>ervice organization</w:t>
      </w:r>
      <w:r w:rsidRPr="006F734B">
        <w:rPr>
          <w:rFonts w:eastAsia="MS Mincho"/>
          <w:sz w:val="22"/>
          <w:szCs w:val="22"/>
          <w:lang w:bidi="he-IL"/>
        </w:rPr>
        <w:t xml:space="preserve">”) to provide </w:t>
      </w:r>
      <w:r w:rsidRPr="006F734B">
        <w:rPr>
          <w:rFonts w:eastAsia="MS Mincho"/>
          <w:b/>
          <w:bCs/>
          <w:sz w:val="22"/>
          <w:szCs w:val="22"/>
          <w:lang w:bidi="he-IL"/>
        </w:rPr>
        <w:t>[identify the function or service provided by the subservice organization]</w:t>
      </w:r>
      <w:r w:rsidRPr="006F734B">
        <w:rPr>
          <w:rFonts w:eastAsia="MS Mincho"/>
          <w:sz w:val="22"/>
          <w:szCs w:val="22"/>
          <w:lang w:bidi="he-IL"/>
        </w:rPr>
        <w:t>.</w:t>
      </w:r>
      <w:commentRangeStart w:id="8"/>
      <w:r w:rsidRPr="006F734B">
        <w:rPr>
          <w:rFonts w:eastAsia="MS Mincho"/>
          <w:b/>
          <w:bCs/>
          <w:sz w:val="22"/>
          <w:szCs w:val="22"/>
          <w:lang w:bidi="he-IL"/>
        </w:rPr>
        <w:t xml:space="preserve"> [[Service organization short name]</w:t>
      </w:r>
      <w:r w:rsidRPr="006F734B">
        <w:rPr>
          <w:rFonts w:eastAsia="MS Mincho"/>
          <w:sz w:val="22"/>
          <w:szCs w:val="22"/>
          <w:lang w:bidi="he-IL"/>
        </w:rPr>
        <w:t xml:space="preserve"> uses </w:t>
      </w:r>
      <w:r w:rsidRPr="006F734B">
        <w:rPr>
          <w:rFonts w:eastAsia="MS Mincho"/>
          <w:b/>
          <w:bCs/>
          <w:sz w:val="22"/>
          <w:szCs w:val="22"/>
          <w:lang w:bidi="he-IL"/>
        </w:rPr>
        <w:t>[Subservice organization A name] (“</w:t>
      </w:r>
      <w:r w:rsidRPr="006F734B">
        <w:rPr>
          <w:rFonts w:eastAsia="MS Mincho"/>
          <w:b/>
          <w:sz w:val="22"/>
          <w:szCs w:val="22"/>
          <w:lang w:bidi="he-IL"/>
        </w:rPr>
        <w:t>Subservice organization</w:t>
      </w:r>
      <w:r w:rsidRPr="006F734B">
        <w:rPr>
          <w:rFonts w:eastAsia="等线"/>
          <w:b/>
          <w:sz w:val="22"/>
          <w:szCs w:val="22"/>
          <w:lang w:eastAsia="zh-CN" w:bidi="he-IL"/>
        </w:rPr>
        <w:t xml:space="preserve"> A short name”</w:t>
      </w:r>
      <w:r w:rsidRPr="006F734B">
        <w:rPr>
          <w:rFonts w:eastAsia="MS Mincho"/>
          <w:b/>
          <w:bCs/>
          <w:sz w:val="22"/>
          <w:szCs w:val="22"/>
          <w:lang w:bidi="he-IL"/>
        </w:rPr>
        <w:t>)</w:t>
      </w:r>
      <w:r w:rsidRPr="006F734B">
        <w:rPr>
          <w:rFonts w:eastAsia="MS Mincho"/>
          <w:sz w:val="22"/>
          <w:szCs w:val="22"/>
          <w:lang w:bidi="he-IL"/>
        </w:rPr>
        <w:t xml:space="preserve"> </w:t>
      </w:r>
      <w:bookmarkStart w:id="9" w:name="_Hlk133570946"/>
      <w:r w:rsidRPr="006F734B">
        <w:rPr>
          <w:rFonts w:eastAsia="MS Mincho"/>
          <w:sz w:val="22"/>
          <w:szCs w:val="22"/>
          <w:lang w:bidi="he-IL"/>
        </w:rPr>
        <w:t xml:space="preserve">to provide </w:t>
      </w:r>
      <w:r w:rsidRPr="006F734B">
        <w:rPr>
          <w:rFonts w:eastAsia="MS Mincho"/>
          <w:b/>
          <w:bCs/>
          <w:sz w:val="22"/>
          <w:szCs w:val="22"/>
          <w:lang w:bidi="he-IL"/>
        </w:rPr>
        <w:t>[identify the function or service provided by the subservice organization A</w:t>
      </w:r>
      <w:proofErr w:type="gramStart"/>
      <w:r w:rsidRPr="006F734B">
        <w:rPr>
          <w:rFonts w:eastAsia="MS Mincho"/>
          <w:b/>
          <w:bCs/>
          <w:sz w:val="22"/>
          <w:szCs w:val="22"/>
          <w:lang w:bidi="he-IL"/>
        </w:rPr>
        <w:t xml:space="preserve">], </w:t>
      </w:r>
      <w:r w:rsidRPr="006F734B">
        <w:rPr>
          <w:rFonts w:eastAsia="MS Mincho"/>
          <w:sz w:val="22"/>
          <w:szCs w:val="22"/>
          <w:lang w:bidi="he-IL"/>
        </w:rPr>
        <w:t>and</w:t>
      </w:r>
      <w:proofErr w:type="gramEnd"/>
      <w:r w:rsidRPr="006F734B">
        <w:rPr>
          <w:rFonts w:eastAsia="MS Mincho"/>
          <w:b/>
          <w:bCs/>
          <w:sz w:val="22"/>
          <w:szCs w:val="22"/>
          <w:lang w:bidi="he-IL"/>
        </w:rPr>
        <w:t xml:space="preserve"> </w:t>
      </w:r>
      <w:r w:rsidRPr="006F734B">
        <w:rPr>
          <w:rFonts w:eastAsia="MS Mincho"/>
          <w:sz w:val="22"/>
          <w:szCs w:val="22"/>
          <w:lang w:bidi="he-IL"/>
        </w:rPr>
        <w:t xml:space="preserve">uses </w:t>
      </w:r>
      <w:r w:rsidRPr="006F734B">
        <w:rPr>
          <w:rFonts w:eastAsia="MS Mincho"/>
          <w:b/>
          <w:bCs/>
          <w:sz w:val="22"/>
          <w:szCs w:val="22"/>
          <w:lang w:bidi="he-IL"/>
        </w:rPr>
        <w:t>[Subservice organization B name]</w:t>
      </w:r>
      <w:r w:rsidRPr="006F734B">
        <w:rPr>
          <w:rFonts w:eastAsia="MS Mincho"/>
          <w:sz w:val="22"/>
          <w:szCs w:val="22"/>
          <w:lang w:bidi="he-IL"/>
        </w:rPr>
        <w:t xml:space="preserve"> </w:t>
      </w:r>
      <w:r w:rsidRPr="006F734B">
        <w:rPr>
          <w:rFonts w:eastAsia="MS Mincho"/>
          <w:b/>
          <w:bCs/>
          <w:sz w:val="22"/>
          <w:szCs w:val="22"/>
          <w:lang w:bidi="he-IL"/>
        </w:rPr>
        <w:t>(“</w:t>
      </w:r>
      <w:r w:rsidRPr="006F734B">
        <w:rPr>
          <w:rFonts w:eastAsia="MS Mincho"/>
          <w:b/>
          <w:sz w:val="22"/>
          <w:szCs w:val="22"/>
          <w:lang w:bidi="he-IL"/>
        </w:rPr>
        <w:t>Subservice organization</w:t>
      </w:r>
      <w:r w:rsidRPr="006F734B">
        <w:rPr>
          <w:rFonts w:eastAsia="等线"/>
          <w:b/>
          <w:sz w:val="22"/>
          <w:szCs w:val="22"/>
          <w:lang w:eastAsia="zh-CN" w:bidi="he-IL"/>
        </w:rPr>
        <w:t xml:space="preserve"> B short name”</w:t>
      </w:r>
      <w:r w:rsidRPr="006F734B">
        <w:rPr>
          <w:rFonts w:eastAsia="MS Mincho"/>
          <w:b/>
          <w:bCs/>
          <w:sz w:val="22"/>
          <w:szCs w:val="22"/>
          <w:lang w:bidi="he-IL"/>
        </w:rPr>
        <w:t xml:space="preserve">) </w:t>
      </w:r>
      <w:r w:rsidRPr="006F734B">
        <w:rPr>
          <w:rFonts w:eastAsia="MS Mincho"/>
          <w:sz w:val="22"/>
          <w:szCs w:val="22"/>
          <w:lang w:bidi="he-IL"/>
        </w:rPr>
        <w:t xml:space="preserve">to provide </w:t>
      </w:r>
      <w:r w:rsidRPr="006F734B">
        <w:rPr>
          <w:rFonts w:eastAsia="MS Mincho"/>
          <w:b/>
          <w:bCs/>
          <w:sz w:val="22"/>
          <w:szCs w:val="22"/>
          <w:lang w:bidi="he-IL"/>
        </w:rPr>
        <w:t>[identify the function or service provided by the subservice organization B].</w:t>
      </w:r>
      <w:r w:rsidRPr="006F734B">
        <w:rPr>
          <w:rFonts w:eastAsia="MS Mincho"/>
          <w:b/>
          <w:sz w:val="22"/>
          <w:szCs w:val="22"/>
          <w:lang w:bidi="he-IL"/>
        </w:rPr>
        <w:t xml:space="preserve"> [Subservice organization</w:t>
      </w:r>
      <w:r w:rsidRPr="006F734B">
        <w:rPr>
          <w:rFonts w:eastAsia="等线"/>
          <w:b/>
          <w:sz w:val="22"/>
          <w:szCs w:val="22"/>
          <w:lang w:eastAsia="zh-CN" w:bidi="he-IL"/>
        </w:rPr>
        <w:t xml:space="preserve"> A short name</w:t>
      </w:r>
      <w:r w:rsidRPr="006F734B">
        <w:rPr>
          <w:rFonts w:eastAsia="MS Mincho"/>
          <w:b/>
          <w:sz w:val="22"/>
          <w:szCs w:val="22"/>
          <w:lang w:bidi="he-IL"/>
        </w:rPr>
        <w:t>]</w:t>
      </w:r>
      <w:r w:rsidRPr="006F734B">
        <w:rPr>
          <w:rFonts w:eastAsia="MS Mincho"/>
          <w:bCs/>
          <w:sz w:val="22"/>
          <w:szCs w:val="22"/>
          <w:lang w:bidi="he-IL"/>
        </w:rPr>
        <w:t xml:space="preserve"> and </w:t>
      </w:r>
      <w:r w:rsidRPr="006F734B">
        <w:rPr>
          <w:rFonts w:eastAsia="MS Mincho"/>
          <w:b/>
          <w:sz w:val="22"/>
          <w:szCs w:val="22"/>
          <w:lang w:bidi="he-IL"/>
        </w:rPr>
        <w:t>[Subservice organization</w:t>
      </w:r>
      <w:r w:rsidRPr="006F734B">
        <w:rPr>
          <w:rFonts w:eastAsia="等线"/>
          <w:b/>
          <w:sz w:val="22"/>
          <w:szCs w:val="22"/>
          <w:lang w:eastAsia="zh-CN" w:bidi="he-IL"/>
        </w:rPr>
        <w:t xml:space="preserve"> B short name</w:t>
      </w:r>
      <w:r w:rsidRPr="006F734B">
        <w:rPr>
          <w:rFonts w:eastAsia="MS Mincho"/>
          <w:b/>
          <w:sz w:val="22"/>
          <w:szCs w:val="22"/>
          <w:lang w:bidi="he-IL"/>
        </w:rPr>
        <w:t>]</w:t>
      </w:r>
      <w:r w:rsidRPr="006F734B">
        <w:rPr>
          <w:rFonts w:eastAsia="MS Mincho"/>
          <w:bCs/>
          <w:sz w:val="22"/>
          <w:szCs w:val="22"/>
          <w:lang w:bidi="he-IL"/>
        </w:rPr>
        <w:t xml:space="preserve"> are hereinafter collectively referred to as the “subservice organizations”</w:t>
      </w:r>
      <w:bookmarkEnd w:id="9"/>
      <w:r w:rsidRPr="006F734B">
        <w:rPr>
          <w:rFonts w:eastAsia="MS Mincho"/>
          <w:bCs/>
          <w:sz w:val="22"/>
          <w:szCs w:val="22"/>
          <w:lang w:bidi="he-IL"/>
        </w:rPr>
        <w:t>.</w:t>
      </w:r>
      <w:r w:rsidRPr="006F734B">
        <w:rPr>
          <w:rFonts w:eastAsia="MS Mincho"/>
          <w:b/>
          <w:sz w:val="22"/>
          <w:szCs w:val="22"/>
          <w:lang w:bidi="he-IL"/>
        </w:rPr>
        <w:t>]</w:t>
      </w:r>
      <w:commentRangeEnd w:id="8"/>
      <w:r w:rsidRPr="006F734B">
        <w:rPr>
          <w:rFonts w:ascii="Arial Bold" w:eastAsia="Times New Roman" w:hAnsi="Arial Bold" w:cs="Arial"/>
          <w:b/>
          <w:sz w:val="21"/>
          <w:szCs w:val="21"/>
        </w:rPr>
        <w:commentReference w:id="8"/>
      </w:r>
      <w:r w:rsidR="00CC5F34" w:rsidRPr="00CC5F34">
        <w:rPr>
          <w:sz w:val="22"/>
          <w:szCs w:val="22"/>
        </w:rPr>
        <w:t xml:space="preserve"> The description of the boundaries of the </w:t>
      </w:r>
      <w:r w:rsidR="008F767D">
        <w:rPr>
          <w:sz w:val="22"/>
          <w:szCs w:val="22"/>
        </w:rPr>
        <w:t>S</w:t>
      </w:r>
      <w:r w:rsidR="00CC5F34" w:rsidRPr="00CC5F34">
        <w:rPr>
          <w:sz w:val="22"/>
          <w:szCs w:val="22"/>
        </w:rPr>
        <w:t xml:space="preserve">ystem presented at </w:t>
      </w:r>
      <w:r w:rsidR="00784F0C" w:rsidRPr="00BA009C">
        <w:rPr>
          <w:rFonts w:eastAsia="MS Mincho"/>
          <w:i/>
          <w:iCs/>
          <w:sz w:val="22"/>
          <w:szCs w:val="22"/>
          <w:lang w:bidi="he-IL"/>
        </w:rPr>
        <w:t>Attachment A</w:t>
      </w:r>
      <w:r w:rsidR="00CC5F34" w:rsidRPr="00CC5F34">
        <w:rPr>
          <w:sz w:val="22"/>
          <w:szCs w:val="22"/>
        </w:rPr>
        <w:t xml:space="preserve"> indicates that complementary subservice organization controls that are suitably designed and operating effectively are necessary, along with related controls at [</w:t>
      </w:r>
      <w:r w:rsidR="009F043C" w:rsidRPr="006F734B">
        <w:rPr>
          <w:rFonts w:eastAsia="MS Mincho"/>
          <w:b/>
          <w:bCs/>
          <w:sz w:val="22"/>
          <w:szCs w:val="22"/>
          <w:lang w:bidi="he-IL"/>
        </w:rPr>
        <w:t>Service organization short name</w:t>
      </w:r>
      <w:r w:rsidR="00CC5F34" w:rsidRPr="00CC5F34">
        <w:rPr>
          <w:sz w:val="22"/>
          <w:szCs w:val="22"/>
        </w:rPr>
        <w:t>]</w:t>
      </w:r>
      <w:r w:rsidR="00CC5F34" w:rsidRPr="009F043C">
        <w:rPr>
          <w:sz w:val="22"/>
          <w:szCs w:val="22"/>
        </w:rPr>
        <w:t xml:space="preserve">, to provide reasonable assurance that </w:t>
      </w:r>
      <w:r w:rsidR="00CC5F34" w:rsidRPr="00CC5F34">
        <w:rPr>
          <w:sz w:val="22"/>
          <w:szCs w:val="22"/>
        </w:rPr>
        <w:t>[</w:t>
      </w:r>
      <w:r w:rsidR="009F043C" w:rsidRPr="006F734B">
        <w:rPr>
          <w:rFonts w:eastAsia="MS Mincho"/>
          <w:b/>
          <w:bCs/>
          <w:sz w:val="22"/>
          <w:szCs w:val="22"/>
          <w:lang w:bidi="he-IL"/>
        </w:rPr>
        <w:t>Service organization short name</w:t>
      </w:r>
      <w:r w:rsidR="00CC5F34" w:rsidRPr="00CC5F34">
        <w:rPr>
          <w:sz w:val="22"/>
          <w:szCs w:val="22"/>
        </w:rPr>
        <w:t xml:space="preserve">]’s service commitments and system requirements are achieved based on the applicable trust service criteria. The description of the boundaries of the </w:t>
      </w:r>
      <w:r w:rsidR="009F043C">
        <w:rPr>
          <w:sz w:val="22"/>
          <w:szCs w:val="22"/>
        </w:rPr>
        <w:t>S</w:t>
      </w:r>
      <w:r w:rsidR="00CC5F34" w:rsidRPr="00CC5F34">
        <w:rPr>
          <w:sz w:val="22"/>
          <w:szCs w:val="22"/>
        </w:rPr>
        <w:t xml:space="preserve">ystem presents the types of controls that the </w:t>
      </w:r>
      <w:r w:rsidR="00EA2EFF">
        <w:rPr>
          <w:sz w:val="22"/>
          <w:szCs w:val="22"/>
        </w:rPr>
        <w:t>S</w:t>
      </w:r>
      <w:r w:rsidR="00CC5F34" w:rsidRPr="00CC5F34">
        <w:rPr>
          <w:sz w:val="22"/>
          <w:szCs w:val="22"/>
        </w:rPr>
        <w:t xml:space="preserve">ervice </w:t>
      </w:r>
      <w:r w:rsidR="00EA2EFF">
        <w:rPr>
          <w:sz w:val="22"/>
          <w:szCs w:val="22"/>
        </w:rPr>
        <w:t>O</w:t>
      </w:r>
      <w:r w:rsidR="00CC5F34" w:rsidRPr="00CC5F34">
        <w:rPr>
          <w:sz w:val="22"/>
          <w:szCs w:val="22"/>
        </w:rPr>
        <w:t xml:space="preserve">rganization assumes have been implemented, suitably designed, and operating effectively at </w:t>
      </w:r>
      <w:r w:rsidR="0073688D">
        <w:rPr>
          <w:sz w:val="22"/>
          <w:szCs w:val="22"/>
        </w:rPr>
        <w:t xml:space="preserve">the </w:t>
      </w:r>
      <w:r w:rsidR="0073688D" w:rsidRPr="006F734B">
        <w:rPr>
          <w:rFonts w:eastAsia="MS Mincho"/>
          <w:bCs/>
          <w:sz w:val="22"/>
          <w:szCs w:val="22"/>
          <w:lang w:bidi="he-IL"/>
        </w:rPr>
        <w:t>subservice organization</w:t>
      </w:r>
      <w:r w:rsidR="0073688D" w:rsidRPr="00A97165">
        <w:rPr>
          <w:rFonts w:eastAsia="MS Mincho"/>
          <w:b/>
          <w:sz w:val="22"/>
          <w:szCs w:val="22"/>
          <w:lang w:bidi="he-IL"/>
        </w:rPr>
        <w:t>[s]</w:t>
      </w:r>
      <w:r w:rsidR="00CC5F34" w:rsidRPr="00CC5F34">
        <w:rPr>
          <w:sz w:val="22"/>
          <w:szCs w:val="22"/>
        </w:rPr>
        <w:t xml:space="preserve">. </w:t>
      </w:r>
      <w:r w:rsidR="00CC5F34" w:rsidRPr="00CC5F34">
        <w:rPr>
          <w:sz w:val="22"/>
        </w:rPr>
        <w:t>Our procedures did not extend to the services provided by</w:t>
      </w:r>
      <w:r w:rsidR="00CC5F34" w:rsidRPr="00CC5F34">
        <w:rPr>
          <w:sz w:val="22"/>
          <w:szCs w:val="22"/>
        </w:rPr>
        <w:t xml:space="preserve"> </w:t>
      </w:r>
      <w:r w:rsidR="004C6432">
        <w:rPr>
          <w:sz w:val="22"/>
          <w:szCs w:val="22"/>
        </w:rPr>
        <w:t xml:space="preserve">the </w:t>
      </w:r>
      <w:r w:rsidR="004C6432" w:rsidRPr="006F734B">
        <w:rPr>
          <w:rFonts w:eastAsia="MS Mincho"/>
          <w:bCs/>
          <w:sz w:val="22"/>
          <w:szCs w:val="22"/>
          <w:lang w:bidi="he-IL"/>
        </w:rPr>
        <w:t>subservice organization</w:t>
      </w:r>
      <w:r w:rsidR="004C6432" w:rsidRPr="00A97165">
        <w:rPr>
          <w:rFonts w:eastAsia="MS Mincho"/>
          <w:b/>
          <w:sz w:val="22"/>
          <w:szCs w:val="22"/>
          <w:lang w:bidi="he-IL"/>
        </w:rPr>
        <w:t>[s</w:t>
      </w:r>
      <w:proofErr w:type="gramStart"/>
      <w:r w:rsidR="004C6432" w:rsidRPr="00A97165">
        <w:rPr>
          <w:rFonts w:eastAsia="MS Mincho"/>
          <w:b/>
          <w:sz w:val="22"/>
          <w:szCs w:val="22"/>
          <w:lang w:bidi="he-IL"/>
        </w:rPr>
        <w:t>]</w:t>
      </w:r>
      <w:proofErr w:type="gramEnd"/>
      <w:r w:rsidR="00CC5F34" w:rsidRPr="00CC5F34">
        <w:rPr>
          <w:sz w:val="22"/>
          <w:szCs w:val="22"/>
        </w:rPr>
        <w:t xml:space="preserve"> and we have not evaluated whether the controls management assumes have been implemented at </w:t>
      </w:r>
      <w:r w:rsidR="004C6432">
        <w:rPr>
          <w:sz w:val="22"/>
          <w:szCs w:val="22"/>
        </w:rPr>
        <w:t xml:space="preserve">the </w:t>
      </w:r>
      <w:r w:rsidR="004C6432" w:rsidRPr="006F734B">
        <w:rPr>
          <w:rFonts w:eastAsia="MS Mincho"/>
          <w:bCs/>
          <w:sz w:val="22"/>
          <w:szCs w:val="22"/>
          <w:lang w:bidi="he-IL"/>
        </w:rPr>
        <w:t>subservice organization</w:t>
      </w:r>
      <w:r w:rsidR="004C6432" w:rsidRPr="00A97165">
        <w:rPr>
          <w:rFonts w:eastAsia="MS Mincho"/>
          <w:b/>
          <w:sz w:val="22"/>
          <w:szCs w:val="22"/>
          <w:lang w:bidi="he-IL"/>
        </w:rPr>
        <w:t>[s]</w:t>
      </w:r>
      <w:r w:rsidR="00CC5F34" w:rsidRPr="00CC5F34">
        <w:rPr>
          <w:sz w:val="22"/>
          <w:szCs w:val="22"/>
        </w:rPr>
        <w:t xml:space="preserve"> have been implemented or whether such controls were suitably designed and operating effectively </w:t>
      </w:r>
      <w:r w:rsidR="00CC5F34" w:rsidRPr="004C6432">
        <w:rPr>
          <w:sz w:val="22"/>
          <w:szCs w:val="22"/>
        </w:rPr>
        <w:t xml:space="preserve">throughout the period </w:t>
      </w:r>
      <w:r w:rsidR="00CC5F34" w:rsidRPr="00CC5F34">
        <w:rPr>
          <w:b/>
          <w:bCs/>
          <w:sz w:val="22"/>
          <w:szCs w:val="22"/>
        </w:rPr>
        <w:t xml:space="preserve">[date] </w:t>
      </w:r>
      <w:r w:rsidR="00CC5F34" w:rsidRPr="004C6432">
        <w:rPr>
          <w:sz w:val="22"/>
          <w:szCs w:val="22"/>
        </w:rPr>
        <w:t>to</w:t>
      </w:r>
      <w:r w:rsidR="00CC5F34" w:rsidRPr="00CC5F34">
        <w:rPr>
          <w:b/>
          <w:bCs/>
          <w:sz w:val="22"/>
          <w:szCs w:val="22"/>
        </w:rPr>
        <w:t xml:space="preserve"> [date]</w:t>
      </w:r>
      <w:r w:rsidR="004C6432" w:rsidRPr="004C6432">
        <w:rPr>
          <w:sz w:val="22"/>
          <w:szCs w:val="22"/>
        </w:rPr>
        <w:t>.</w:t>
      </w:r>
    </w:p>
    <w:p w14:paraId="32ADF189" w14:textId="77777777" w:rsidR="00AA0CC2" w:rsidRDefault="00AA0CC2" w:rsidP="00EC599D">
      <w:pPr>
        <w:widowControl w:val="0"/>
        <w:snapToGrid w:val="0"/>
        <w:spacing w:line="276" w:lineRule="auto"/>
        <w:jc w:val="both"/>
        <w:rPr>
          <w:b/>
          <w:sz w:val="22"/>
          <w:szCs w:val="22"/>
        </w:rPr>
      </w:pPr>
    </w:p>
    <w:p w14:paraId="47383FA7" w14:textId="77777777" w:rsidR="006D7587" w:rsidRPr="00B82BDF" w:rsidRDefault="006D7587" w:rsidP="00EC599D">
      <w:pPr>
        <w:widowControl w:val="0"/>
        <w:snapToGrid w:val="0"/>
        <w:spacing w:line="276" w:lineRule="auto"/>
        <w:jc w:val="both"/>
        <w:rPr>
          <w:b/>
          <w:sz w:val="22"/>
          <w:szCs w:val="22"/>
        </w:rPr>
      </w:pPr>
    </w:p>
    <w:p w14:paraId="2730965F" w14:textId="37B1D79B" w:rsidR="00741376" w:rsidRPr="00B82BDF" w:rsidRDefault="0007674D" w:rsidP="00EC599D">
      <w:pPr>
        <w:widowControl w:val="0"/>
        <w:snapToGrid w:val="0"/>
        <w:spacing w:line="276" w:lineRule="auto"/>
        <w:jc w:val="both"/>
        <w:rPr>
          <w:sz w:val="22"/>
          <w:szCs w:val="22"/>
        </w:rPr>
      </w:pPr>
      <w:commentRangeStart w:id="11"/>
      <w:r w:rsidRPr="00B82BDF">
        <w:rPr>
          <w:i/>
          <w:sz w:val="22"/>
          <w:szCs w:val="22"/>
        </w:rPr>
        <w:t>Management’</w:t>
      </w:r>
      <w:r w:rsidR="004D5282" w:rsidRPr="00B82BDF">
        <w:rPr>
          <w:i/>
          <w:sz w:val="22"/>
          <w:szCs w:val="22"/>
        </w:rPr>
        <w:t xml:space="preserve">s </w:t>
      </w:r>
      <w:r w:rsidR="00F83196">
        <w:rPr>
          <w:i/>
          <w:sz w:val="22"/>
          <w:szCs w:val="22"/>
        </w:rPr>
        <w:t>r</w:t>
      </w:r>
      <w:r w:rsidR="004D5282" w:rsidRPr="00B82BDF">
        <w:rPr>
          <w:i/>
          <w:sz w:val="22"/>
          <w:szCs w:val="22"/>
        </w:rPr>
        <w:t>esponsibilities</w:t>
      </w:r>
      <w:commentRangeEnd w:id="11"/>
      <w:r w:rsidR="00636EF2">
        <w:rPr>
          <w:rStyle w:val="CommentReference"/>
        </w:rPr>
        <w:commentReference w:id="11"/>
      </w:r>
    </w:p>
    <w:p w14:paraId="0CC3425A" w14:textId="3A0DB617" w:rsidR="006A2BD6" w:rsidRPr="00B82BDF" w:rsidRDefault="004D5282" w:rsidP="00EC599D">
      <w:pPr>
        <w:widowControl w:val="0"/>
        <w:snapToGrid w:val="0"/>
        <w:spacing w:line="276" w:lineRule="auto"/>
        <w:jc w:val="both"/>
        <w:rPr>
          <w:sz w:val="22"/>
          <w:szCs w:val="22"/>
        </w:rPr>
      </w:pPr>
      <w:r w:rsidRPr="00B82BDF">
        <w:rPr>
          <w:sz w:val="22"/>
          <w:szCs w:val="22"/>
        </w:rPr>
        <w:lastRenderedPageBreak/>
        <w:t>[</w:t>
      </w:r>
      <w:r w:rsidR="00F83196" w:rsidRPr="006F734B">
        <w:rPr>
          <w:rFonts w:eastAsia="MS Mincho"/>
          <w:b/>
          <w:bCs/>
          <w:sz w:val="22"/>
          <w:szCs w:val="22"/>
          <w:lang w:bidi="he-IL"/>
        </w:rPr>
        <w:t>Service organization short name</w:t>
      </w:r>
      <w:r w:rsidRPr="00B82BDF">
        <w:rPr>
          <w:bCs/>
          <w:sz w:val="22"/>
          <w:szCs w:val="22"/>
        </w:rPr>
        <w:t>]</w:t>
      </w:r>
      <w:r w:rsidR="0007674D" w:rsidRPr="00B82BDF">
        <w:rPr>
          <w:bCs/>
          <w:sz w:val="22"/>
          <w:szCs w:val="22"/>
        </w:rPr>
        <w:t>’s management</w:t>
      </w:r>
      <w:r w:rsidRPr="00B82BDF">
        <w:rPr>
          <w:sz w:val="22"/>
          <w:szCs w:val="22"/>
        </w:rPr>
        <w:t xml:space="preserve"> is responsible for</w:t>
      </w:r>
      <w:r w:rsidR="008764F0" w:rsidRPr="00B82BDF">
        <w:rPr>
          <w:sz w:val="22"/>
          <w:szCs w:val="22"/>
        </w:rPr>
        <w:t xml:space="preserve"> its </w:t>
      </w:r>
      <w:r w:rsidR="00C810DA" w:rsidRPr="00C810DA">
        <w:rPr>
          <w:sz w:val="22"/>
          <w:szCs w:val="22"/>
        </w:rPr>
        <w:t xml:space="preserve">service commitments and system requirements, and for designing, implementing, operating, and monitoring effective controls within the </w:t>
      </w:r>
      <w:r w:rsidR="00305D26">
        <w:rPr>
          <w:sz w:val="22"/>
          <w:szCs w:val="22"/>
        </w:rPr>
        <w:t>S</w:t>
      </w:r>
      <w:r w:rsidR="00C810DA" w:rsidRPr="00C810DA">
        <w:rPr>
          <w:sz w:val="22"/>
          <w:szCs w:val="22"/>
        </w:rPr>
        <w:t>ystem to provide reasonable assurance that [</w:t>
      </w:r>
      <w:r w:rsidR="00C810DA" w:rsidRPr="00C810DA">
        <w:rPr>
          <w:b/>
          <w:sz w:val="22"/>
          <w:szCs w:val="22"/>
        </w:rPr>
        <w:t xml:space="preserve">Service organization </w:t>
      </w:r>
      <w:r w:rsidR="00305D26" w:rsidRPr="006F734B">
        <w:rPr>
          <w:rFonts w:eastAsia="MS Mincho"/>
          <w:b/>
          <w:bCs/>
          <w:sz w:val="22"/>
          <w:szCs w:val="22"/>
          <w:lang w:bidi="he-IL"/>
        </w:rPr>
        <w:t xml:space="preserve">short </w:t>
      </w:r>
      <w:r w:rsidR="00C810DA" w:rsidRPr="00C810DA">
        <w:rPr>
          <w:b/>
          <w:sz w:val="22"/>
          <w:szCs w:val="22"/>
        </w:rPr>
        <w:t>name</w:t>
      </w:r>
      <w:r w:rsidR="00C810DA" w:rsidRPr="00C810DA">
        <w:rPr>
          <w:sz w:val="22"/>
          <w:szCs w:val="22"/>
        </w:rPr>
        <w:t>]’s service commitments and system requirements were achieved. [</w:t>
      </w:r>
      <w:r w:rsidR="00C810DA" w:rsidRPr="00C810DA">
        <w:rPr>
          <w:b/>
          <w:sz w:val="22"/>
          <w:szCs w:val="22"/>
        </w:rPr>
        <w:t xml:space="preserve">Service organization </w:t>
      </w:r>
      <w:r w:rsidR="00305D26" w:rsidRPr="006F734B">
        <w:rPr>
          <w:rFonts w:eastAsia="MS Mincho"/>
          <w:b/>
          <w:bCs/>
          <w:sz w:val="22"/>
          <w:szCs w:val="22"/>
          <w:lang w:bidi="he-IL"/>
        </w:rPr>
        <w:t xml:space="preserve">short </w:t>
      </w:r>
      <w:r w:rsidR="00C810DA" w:rsidRPr="00C810DA">
        <w:rPr>
          <w:b/>
          <w:sz w:val="22"/>
          <w:szCs w:val="22"/>
        </w:rPr>
        <w:t>name</w:t>
      </w:r>
      <w:r w:rsidR="00C810DA" w:rsidRPr="00C810DA">
        <w:rPr>
          <w:sz w:val="22"/>
          <w:szCs w:val="22"/>
        </w:rPr>
        <w:t xml:space="preserve">] management is also responsible for providing the accompanying assertion about the effectiveness of controls within the </w:t>
      </w:r>
      <w:r w:rsidR="00305D26">
        <w:rPr>
          <w:sz w:val="22"/>
          <w:szCs w:val="22"/>
        </w:rPr>
        <w:t>S</w:t>
      </w:r>
      <w:r w:rsidR="00C810DA" w:rsidRPr="00C810DA">
        <w:rPr>
          <w:sz w:val="22"/>
          <w:szCs w:val="22"/>
        </w:rPr>
        <w:t>ystem,</w:t>
      </w:r>
      <w:del w:id="12" w:author="Fiona Xie" w:date="2024-02-04T22:27:00Z">
        <w:r w:rsidR="008764F0" w:rsidRPr="00B82BDF" w:rsidDel="00934ADA">
          <w:rPr>
            <w:sz w:val="22"/>
            <w:szCs w:val="22"/>
          </w:rPr>
          <w:delText>,</w:delText>
        </w:r>
      </w:del>
      <w:r w:rsidR="008764F0" w:rsidRPr="00B82BDF">
        <w:rPr>
          <w:sz w:val="22"/>
          <w:szCs w:val="22"/>
        </w:rPr>
        <w:t xml:space="preserve"> selecting the trust services categories and associated criteria on which its assertion is </w:t>
      </w:r>
      <w:proofErr w:type="gramStart"/>
      <w:r w:rsidR="008764F0" w:rsidRPr="00B82BDF">
        <w:rPr>
          <w:sz w:val="22"/>
          <w:szCs w:val="22"/>
        </w:rPr>
        <w:t>based, and</w:t>
      </w:r>
      <w:proofErr w:type="gramEnd"/>
      <w:r w:rsidR="008764F0" w:rsidRPr="00B82BDF">
        <w:rPr>
          <w:sz w:val="22"/>
          <w:szCs w:val="22"/>
        </w:rPr>
        <w:t xml:space="preserve"> having a reasonable basis for its assertion. It is also responsible for</w:t>
      </w:r>
      <w:r w:rsidR="006A2BD6" w:rsidRPr="00B82BDF">
        <w:rPr>
          <w:sz w:val="22"/>
          <w:szCs w:val="22"/>
        </w:rPr>
        <w:t xml:space="preserve">: </w:t>
      </w:r>
    </w:p>
    <w:p w14:paraId="24BB180B" w14:textId="35532F5B" w:rsidR="006A2BD6" w:rsidRPr="00B82BDF" w:rsidRDefault="006A2BD6" w:rsidP="00E049C5">
      <w:pPr>
        <w:pStyle w:val="ListParagraph"/>
        <w:widowControl w:val="0"/>
        <w:numPr>
          <w:ilvl w:val="0"/>
          <w:numId w:val="16"/>
        </w:numPr>
        <w:snapToGrid w:val="0"/>
        <w:spacing w:line="276" w:lineRule="auto"/>
        <w:ind w:left="723"/>
        <w:contextualSpacing w:val="0"/>
        <w:jc w:val="both"/>
        <w:rPr>
          <w:b/>
          <w:sz w:val="22"/>
          <w:szCs w:val="22"/>
        </w:rPr>
      </w:pPr>
      <w:r w:rsidRPr="00B82BDF">
        <w:rPr>
          <w:sz w:val="22"/>
          <w:szCs w:val="22"/>
        </w:rPr>
        <w:t>Identifying the System and describing the boundaries of the System</w:t>
      </w:r>
      <w:r w:rsidR="006372A8">
        <w:rPr>
          <w:sz w:val="22"/>
          <w:szCs w:val="22"/>
        </w:rPr>
        <w:t>.</w:t>
      </w:r>
    </w:p>
    <w:p w14:paraId="03F10402" w14:textId="2919453D" w:rsidR="006A2BD6" w:rsidRPr="00B82BDF" w:rsidRDefault="006A2BD6" w:rsidP="007F1C70">
      <w:pPr>
        <w:pStyle w:val="ListParagraph"/>
        <w:widowControl w:val="0"/>
        <w:numPr>
          <w:ilvl w:val="0"/>
          <w:numId w:val="16"/>
        </w:numPr>
        <w:snapToGrid w:val="0"/>
        <w:spacing w:line="276" w:lineRule="auto"/>
        <w:ind w:left="723"/>
        <w:contextualSpacing w:val="0"/>
        <w:jc w:val="both"/>
        <w:rPr>
          <w:b/>
          <w:sz w:val="22"/>
          <w:szCs w:val="22"/>
        </w:rPr>
      </w:pPr>
      <w:r w:rsidRPr="00B82BDF">
        <w:rPr>
          <w:sz w:val="22"/>
          <w:szCs w:val="22"/>
        </w:rPr>
        <w:t xml:space="preserve">Identifying </w:t>
      </w:r>
      <w:r w:rsidR="005B47F7">
        <w:rPr>
          <w:sz w:val="22"/>
          <w:szCs w:val="22"/>
        </w:rPr>
        <w:t>the</w:t>
      </w:r>
      <w:r w:rsidRPr="00B82BDF">
        <w:rPr>
          <w:sz w:val="22"/>
          <w:szCs w:val="22"/>
        </w:rPr>
        <w:t xml:space="preserve"> service commitments and system requirements</w:t>
      </w:r>
      <w:r w:rsidR="0007674D" w:rsidRPr="00B82BDF">
        <w:rPr>
          <w:sz w:val="22"/>
          <w:szCs w:val="22"/>
        </w:rPr>
        <w:t xml:space="preserve"> and</w:t>
      </w:r>
      <w:r w:rsidRPr="00B82BDF">
        <w:rPr>
          <w:sz w:val="22"/>
          <w:szCs w:val="22"/>
        </w:rPr>
        <w:t xml:space="preserve"> the risks that would threaten the achievement of </w:t>
      </w:r>
      <w:r w:rsidR="008F5374" w:rsidRPr="00B82BDF">
        <w:rPr>
          <w:sz w:val="22"/>
          <w:szCs w:val="22"/>
        </w:rPr>
        <w:t xml:space="preserve">the </w:t>
      </w:r>
      <w:del w:id="13" w:author="Jessica Y Xu" w:date="2024-02-07T20:32:00Z">
        <w:r w:rsidRPr="00B82BDF" w:rsidDel="009D47CE">
          <w:rPr>
            <w:sz w:val="22"/>
            <w:szCs w:val="22"/>
          </w:rPr>
          <w:delText xml:space="preserve">principal </w:delText>
        </w:r>
      </w:del>
      <w:r w:rsidRPr="00B82BDF">
        <w:rPr>
          <w:sz w:val="22"/>
          <w:szCs w:val="22"/>
        </w:rPr>
        <w:t xml:space="preserve">service commitments and </w:t>
      </w:r>
      <w:ins w:id="14" w:author="Jessica Y Xu" w:date="2024-02-07T20:32:00Z">
        <w:r w:rsidR="009D47CE" w:rsidRPr="00B82BDF">
          <w:rPr>
            <w:sz w:val="22"/>
            <w:szCs w:val="22"/>
          </w:rPr>
          <w:t xml:space="preserve">system </w:t>
        </w:r>
      </w:ins>
      <w:del w:id="15" w:author="Jessica Y Xu" w:date="2024-02-07T20:32:00Z">
        <w:r w:rsidRPr="00B82BDF" w:rsidDel="009D47CE">
          <w:rPr>
            <w:sz w:val="22"/>
            <w:szCs w:val="22"/>
          </w:rPr>
          <w:delText xml:space="preserve">service </w:delText>
        </w:r>
      </w:del>
      <w:r w:rsidRPr="00B82BDF">
        <w:rPr>
          <w:sz w:val="22"/>
          <w:szCs w:val="22"/>
        </w:rPr>
        <w:t xml:space="preserve">requirements that are the objectives of </w:t>
      </w:r>
      <w:r w:rsidR="00713DE4">
        <w:rPr>
          <w:sz w:val="22"/>
          <w:szCs w:val="22"/>
        </w:rPr>
        <w:t>the</w:t>
      </w:r>
      <w:r w:rsidR="00713DE4" w:rsidRPr="00B82BDF">
        <w:rPr>
          <w:sz w:val="22"/>
          <w:szCs w:val="22"/>
        </w:rPr>
        <w:t xml:space="preserve"> </w:t>
      </w:r>
      <w:r w:rsidR="00713DE4">
        <w:rPr>
          <w:sz w:val="22"/>
          <w:szCs w:val="22"/>
        </w:rPr>
        <w:t>S</w:t>
      </w:r>
      <w:r w:rsidR="00713DE4" w:rsidRPr="00B82BDF">
        <w:rPr>
          <w:sz w:val="22"/>
          <w:szCs w:val="22"/>
        </w:rPr>
        <w:t>ystem</w:t>
      </w:r>
      <w:r w:rsidR="00DD1C5D" w:rsidRPr="00B82BDF">
        <w:rPr>
          <w:sz w:val="22"/>
          <w:szCs w:val="22"/>
        </w:rPr>
        <w:t>.</w:t>
      </w:r>
    </w:p>
    <w:p w14:paraId="06E83492" w14:textId="052C9011" w:rsidR="00741376" w:rsidRPr="00B82BDF" w:rsidRDefault="00741376" w:rsidP="00EC599D">
      <w:pPr>
        <w:widowControl w:val="0"/>
        <w:snapToGrid w:val="0"/>
        <w:spacing w:line="276" w:lineRule="auto"/>
        <w:jc w:val="both"/>
        <w:rPr>
          <w:sz w:val="22"/>
          <w:szCs w:val="22"/>
        </w:rPr>
      </w:pPr>
    </w:p>
    <w:p w14:paraId="199F90C7" w14:textId="77777777" w:rsidR="001A1A07" w:rsidRPr="00B82BDF" w:rsidRDefault="001A1A07" w:rsidP="00EC599D">
      <w:pPr>
        <w:widowControl w:val="0"/>
        <w:snapToGrid w:val="0"/>
        <w:spacing w:line="276" w:lineRule="auto"/>
        <w:jc w:val="both"/>
        <w:rPr>
          <w:sz w:val="22"/>
          <w:szCs w:val="22"/>
        </w:rPr>
      </w:pPr>
    </w:p>
    <w:p w14:paraId="488636A9" w14:textId="4064999D" w:rsidR="004D5282" w:rsidRPr="00B82BDF" w:rsidRDefault="006A2BD6" w:rsidP="00EC599D">
      <w:pPr>
        <w:widowControl w:val="0"/>
        <w:snapToGrid w:val="0"/>
        <w:spacing w:line="276" w:lineRule="auto"/>
        <w:jc w:val="both"/>
        <w:rPr>
          <w:i/>
          <w:sz w:val="22"/>
          <w:szCs w:val="22"/>
        </w:rPr>
      </w:pPr>
      <w:r w:rsidRPr="00B82BDF">
        <w:rPr>
          <w:i/>
          <w:sz w:val="22"/>
          <w:szCs w:val="22"/>
        </w:rPr>
        <w:t>Our</w:t>
      </w:r>
      <w:r w:rsidR="004D5282" w:rsidRPr="00B82BDF">
        <w:rPr>
          <w:i/>
          <w:sz w:val="22"/>
          <w:szCs w:val="22"/>
        </w:rPr>
        <w:t xml:space="preserve"> </w:t>
      </w:r>
      <w:r w:rsidR="002F61EA">
        <w:rPr>
          <w:i/>
          <w:sz w:val="22"/>
          <w:szCs w:val="22"/>
        </w:rPr>
        <w:t>r</w:t>
      </w:r>
      <w:r w:rsidR="004D5282" w:rsidRPr="00B82BDF">
        <w:rPr>
          <w:i/>
          <w:sz w:val="22"/>
          <w:szCs w:val="22"/>
        </w:rPr>
        <w:t>esponsibilities</w:t>
      </w:r>
    </w:p>
    <w:p w14:paraId="76CE04ED" w14:textId="5C0110B1" w:rsidR="000E1A1F" w:rsidRPr="00B82BDF" w:rsidRDefault="008764F0" w:rsidP="00EC599D">
      <w:pPr>
        <w:widowControl w:val="0"/>
        <w:snapToGrid w:val="0"/>
        <w:spacing w:line="276" w:lineRule="auto"/>
        <w:jc w:val="both"/>
        <w:rPr>
          <w:sz w:val="22"/>
          <w:szCs w:val="22"/>
        </w:rPr>
      </w:pPr>
      <w:r w:rsidRPr="00B82BDF">
        <w:rPr>
          <w:sz w:val="22"/>
          <w:szCs w:val="22"/>
        </w:rPr>
        <w:t xml:space="preserve">Our responsibility is to express an opinion on the Assertion, based on our examination. </w:t>
      </w:r>
      <w:r w:rsidR="00741376" w:rsidRPr="00B82BDF">
        <w:rPr>
          <w:sz w:val="22"/>
          <w:szCs w:val="22"/>
        </w:rPr>
        <w:t>Our examination was conducted in accordance with attestation standards established by the American Institute of Certified Public Accountants</w:t>
      </w:r>
      <w:r w:rsidR="00AE6C45" w:rsidRPr="00B82BDF">
        <w:rPr>
          <w:sz w:val="22"/>
          <w:szCs w:val="22"/>
        </w:rPr>
        <w:t xml:space="preserve"> (“AICPA”).</w:t>
      </w:r>
      <w:r w:rsidR="001B367C" w:rsidRPr="00B82BDF">
        <w:rPr>
          <w:sz w:val="22"/>
          <w:szCs w:val="22"/>
        </w:rPr>
        <w:t xml:space="preserve"> Those standards require that we plan and perform our examination to obtain reasonable assurance</w:t>
      </w:r>
      <w:r w:rsidR="00953FCD" w:rsidRPr="00B82BDF">
        <w:rPr>
          <w:sz w:val="22"/>
          <w:szCs w:val="22"/>
        </w:rPr>
        <w:t xml:space="preserve"> about whether </w:t>
      </w:r>
      <w:r w:rsidR="001370F4">
        <w:rPr>
          <w:sz w:val="22"/>
          <w:szCs w:val="22"/>
        </w:rPr>
        <w:t>the A</w:t>
      </w:r>
      <w:r w:rsidR="00953FCD" w:rsidRPr="00B82BDF">
        <w:rPr>
          <w:sz w:val="22"/>
          <w:szCs w:val="22"/>
        </w:rPr>
        <w:t>ssertion is fairly stated</w:t>
      </w:r>
      <w:r w:rsidR="001B367C" w:rsidRPr="00B82BDF">
        <w:rPr>
          <w:sz w:val="22"/>
          <w:szCs w:val="22"/>
        </w:rPr>
        <w:t>, in all material respects</w:t>
      </w:r>
      <w:r w:rsidR="00953FCD" w:rsidRPr="00B82BDF">
        <w:rPr>
          <w:sz w:val="22"/>
          <w:szCs w:val="22"/>
        </w:rPr>
        <w:t>.</w:t>
      </w:r>
      <w:r w:rsidR="00741376" w:rsidRPr="00B82BDF">
        <w:rPr>
          <w:sz w:val="22"/>
          <w:szCs w:val="22"/>
        </w:rPr>
        <w:t xml:space="preserve"> </w:t>
      </w:r>
      <w:bookmarkStart w:id="16" w:name="_Hlk5263406"/>
      <w:r w:rsidR="00953FCD" w:rsidRPr="00B82BDF">
        <w:rPr>
          <w:sz w:val="22"/>
          <w:szCs w:val="22"/>
        </w:rPr>
        <w:t xml:space="preserve">An examination involves performing procedures to obtain evidence about </w:t>
      </w:r>
      <w:r w:rsidR="001370F4">
        <w:rPr>
          <w:sz w:val="22"/>
          <w:szCs w:val="22"/>
        </w:rPr>
        <w:t>the</w:t>
      </w:r>
      <w:r w:rsidR="00953FCD" w:rsidRPr="00B82BDF">
        <w:rPr>
          <w:sz w:val="22"/>
          <w:szCs w:val="22"/>
        </w:rPr>
        <w:t xml:space="preserve"> </w:t>
      </w:r>
      <w:r w:rsidR="001370F4">
        <w:rPr>
          <w:sz w:val="22"/>
          <w:szCs w:val="22"/>
        </w:rPr>
        <w:t>A</w:t>
      </w:r>
      <w:r w:rsidR="00953FCD" w:rsidRPr="00B82BDF">
        <w:rPr>
          <w:sz w:val="22"/>
          <w:szCs w:val="22"/>
        </w:rPr>
        <w:t>ssertion, which in</w:t>
      </w:r>
      <w:r w:rsidR="006B5D38" w:rsidRPr="00B82BDF">
        <w:rPr>
          <w:sz w:val="22"/>
          <w:szCs w:val="22"/>
        </w:rPr>
        <w:t>c</w:t>
      </w:r>
      <w:r w:rsidR="00953FCD" w:rsidRPr="00B82BDF">
        <w:rPr>
          <w:sz w:val="22"/>
          <w:szCs w:val="22"/>
        </w:rPr>
        <w:t>ludes:</w:t>
      </w:r>
      <w:r w:rsidR="00741376" w:rsidRPr="00B82BDF">
        <w:rPr>
          <w:sz w:val="22"/>
          <w:szCs w:val="22"/>
        </w:rPr>
        <w:t xml:space="preserve"> </w:t>
      </w:r>
      <w:r w:rsidR="002D32DE" w:rsidRPr="00B82BDF">
        <w:rPr>
          <w:sz w:val="22"/>
          <w:szCs w:val="22"/>
        </w:rPr>
        <w:t xml:space="preserve">(1) </w:t>
      </w:r>
      <w:r w:rsidR="00741376" w:rsidRPr="00B82BDF">
        <w:rPr>
          <w:sz w:val="22"/>
          <w:szCs w:val="22"/>
        </w:rPr>
        <w:t>obtaining an understanding of [</w:t>
      </w:r>
      <w:r w:rsidR="00AA1898" w:rsidRPr="006F734B">
        <w:rPr>
          <w:rFonts w:eastAsia="MS Mincho"/>
          <w:b/>
          <w:bCs/>
          <w:sz w:val="22"/>
          <w:szCs w:val="22"/>
          <w:lang w:bidi="he-IL"/>
        </w:rPr>
        <w:t>Service organization short name</w:t>
      </w:r>
      <w:r w:rsidR="00741376" w:rsidRPr="00B82BDF">
        <w:rPr>
          <w:sz w:val="22"/>
          <w:szCs w:val="22"/>
        </w:rPr>
        <w:t xml:space="preserve">]’s relevant </w:t>
      </w:r>
      <w:commentRangeStart w:id="17"/>
      <w:r w:rsidR="00741376" w:rsidRPr="00B82BDF">
        <w:rPr>
          <w:sz w:val="22"/>
          <w:szCs w:val="22"/>
        </w:rPr>
        <w:t>[</w:t>
      </w:r>
      <w:r w:rsidR="00827E66" w:rsidRPr="00B82BDF">
        <w:rPr>
          <w:b/>
          <w:sz w:val="22"/>
          <w:szCs w:val="22"/>
        </w:rPr>
        <w:t>security, availability, processing integrity and confidentiality</w:t>
      </w:r>
      <w:r w:rsidR="00150103" w:rsidRPr="00B82BDF">
        <w:rPr>
          <w:b/>
          <w:sz w:val="22"/>
          <w:szCs w:val="22"/>
        </w:rPr>
        <w:t>, privacy</w:t>
      </w:r>
      <w:r w:rsidR="00741376" w:rsidRPr="00B82BDF">
        <w:rPr>
          <w:sz w:val="22"/>
          <w:szCs w:val="22"/>
        </w:rPr>
        <w:t>]</w:t>
      </w:r>
      <w:commentRangeEnd w:id="17"/>
      <w:r w:rsidR="00BB4788" w:rsidRPr="00B82BDF">
        <w:rPr>
          <w:rStyle w:val="CommentReference"/>
          <w:sz w:val="22"/>
          <w:szCs w:val="22"/>
        </w:rPr>
        <w:commentReference w:id="17"/>
      </w:r>
      <w:r w:rsidR="00B15CC3" w:rsidRPr="00B82BDF">
        <w:rPr>
          <w:b/>
          <w:sz w:val="22"/>
          <w:szCs w:val="22"/>
          <w:vertAlign w:val="superscript"/>
        </w:rPr>
        <w:t xml:space="preserve"> </w:t>
      </w:r>
      <w:r w:rsidR="004B2F0B" w:rsidRPr="00B82BDF">
        <w:rPr>
          <w:sz w:val="22"/>
          <w:szCs w:val="22"/>
        </w:rPr>
        <w:t xml:space="preserve">policies, processes and </w:t>
      </w:r>
      <w:r w:rsidR="00741376" w:rsidRPr="00B82BDF">
        <w:rPr>
          <w:sz w:val="22"/>
          <w:szCs w:val="22"/>
        </w:rPr>
        <w:t xml:space="preserve">controls, </w:t>
      </w:r>
      <w:r w:rsidR="002D32DE" w:rsidRPr="00B82BDF">
        <w:rPr>
          <w:sz w:val="22"/>
          <w:szCs w:val="22"/>
        </w:rPr>
        <w:t xml:space="preserve">(2) </w:t>
      </w:r>
      <w:r w:rsidR="00741376" w:rsidRPr="00B82BDF">
        <w:rPr>
          <w:sz w:val="22"/>
          <w:szCs w:val="22"/>
        </w:rPr>
        <w:t>testing and evaluating the operatin</w:t>
      </w:r>
      <w:r w:rsidR="002D32DE" w:rsidRPr="00B82BDF">
        <w:rPr>
          <w:sz w:val="22"/>
          <w:szCs w:val="22"/>
        </w:rPr>
        <w:t xml:space="preserve">g effectiveness of the controls, and (3) </w:t>
      </w:r>
      <w:r w:rsidR="00741376" w:rsidRPr="00B82BDF">
        <w:rPr>
          <w:sz w:val="22"/>
          <w:szCs w:val="22"/>
        </w:rPr>
        <w:t xml:space="preserve">performing such other procedures as we consider necessary in the circumstances. </w:t>
      </w:r>
      <w:r w:rsidR="001B367C" w:rsidRPr="00B82BDF">
        <w:rPr>
          <w:sz w:val="22"/>
          <w:szCs w:val="22"/>
        </w:rPr>
        <w:t xml:space="preserve">The nature, timing, and extent of the procedures selected depend on our judgment, including an assessment of the risk of material misstatement, whether due to fraud or error. </w:t>
      </w:r>
      <w:bookmarkEnd w:id="16"/>
      <w:r w:rsidR="00741376" w:rsidRPr="00B82BDF">
        <w:rPr>
          <w:sz w:val="22"/>
          <w:szCs w:val="22"/>
        </w:rPr>
        <w:t xml:space="preserve">We believe that </w:t>
      </w:r>
      <w:r w:rsidR="00D94C31" w:rsidRPr="00B82BDF">
        <w:rPr>
          <w:sz w:val="22"/>
          <w:szCs w:val="22"/>
        </w:rPr>
        <w:t xml:space="preserve">the evidence obtained during </w:t>
      </w:r>
      <w:r w:rsidR="00741376" w:rsidRPr="00B82BDF">
        <w:rPr>
          <w:sz w:val="22"/>
          <w:szCs w:val="22"/>
        </w:rPr>
        <w:t xml:space="preserve">our examination </w:t>
      </w:r>
      <w:r w:rsidR="00D94C31" w:rsidRPr="00B82BDF">
        <w:rPr>
          <w:sz w:val="22"/>
          <w:szCs w:val="22"/>
        </w:rPr>
        <w:t xml:space="preserve">is sufficient to </w:t>
      </w:r>
      <w:r w:rsidR="00741376" w:rsidRPr="00B82BDF">
        <w:rPr>
          <w:sz w:val="22"/>
          <w:szCs w:val="22"/>
        </w:rPr>
        <w:t>provide a reasonable basis for our opinion.</w:t>
      </w:r>
      <w:r w:rsidR="000E1A1F" w:rsidRPr="00B82BDF">
        <w:rPr>
          <w:sz w:val="22"/>
          <w:szCs w:val="22"/>
        </w:rPr>
        <w:t xml:space="preserve"> </w:t>
      </w:r>
    </w:p>
    <w:p w14:paraId="086508F6" w14:textId="77777777" w:rsidR="000E1A1F" w:rsidRPr="00B82BDF" w:rsidRDefault="000E1A1F" w:rsidP="00EC599D">
      <w:pPr>
        <w:widowControl w:val="0"/>
        <w:snapToGrid w:val="0"/>
        <w:spacing w:line="276" w:lineRule="auto"/>
        <w:jc w:val="both"/>
        <w:rPr>
          <w:sz w:val="22"/>
          <w:szCs w:val="22"/>
        </w:rPr>
      </w:pPr>
    </w:p>
    <w:p w14:paraId="20A630E0" w14:textId="52B04750" w:rsidR="000E1A1F" w:rsidRPr="00B82BDF" w:rsidRDefault="000E1A1F" w:rsidP="00EC599D">
      <w:pPr>
        <w:widowControl w:val="0"/>
        <w:snapToGrid w:val="0"/>
        <w:spacing w:line="276" w:lineRule="auto"/>
        <w:jc w:val="both"/>
        <w:rPr>
          <w:b/>
          <w:i/>
          <w:sz w:val="22"/>
          <w:szCs w:val="22"/>
        </w:rPr>
      </w:pPr>
      <w:r w:rsidRPr="00B82BDF">
        <w:rPr>
          <w:sz w:val="22"/>
          <w:szCs w:val="22"/>
        </w:rPr>
        <w:t>Our examination was not conducted for the purpose of evaluating [</w:t>
      </w:r>
      <w:r w:rsidR="00A34E01" w:rsidRPr="006F734B">
        <w:rPr>
          <w:rFonts w:eastAsia="MS Mincho"/>
          <w:b/>
          <w:bCs/>
          <w:sz w:val="22"/>
          <w:szCs w:val="22"/>
          <w:lang w:bidi="he-IL"/>
        </w:rPr>
        <w:t>Service organization</w:t>
      </w:r>
      <w:r w:rsidR="00E049C5" w:rsidRPr="00B82BDF">
        <w:rPr>
          <w:b/>
          <w:bCs/>
          <w:sz w:val="22"/>
          <w:szCs w:val="22"/>
          <w:lang w:eastAsia="zh-CN"/>
        </w:rPr>
        <w:t xml:space="preserve"> short name</w:t>
      </w:r>
      <w:r w:rsidRPr="00B82BDF">
        <w:rPr>
          <w:sz w:val="22"/>
          <w:szCs w:val="22"/>
        </w:rPr>
        <w:t>]’s cybersecurity risk management program. Accordingly, we do not express an opinion or any other form of assurance on its cybersecurity risk management program</w:t>
      </w:r>
      <w:r w:rsidRPr="00DA534D">
        <w:rPr>
          <w:bCs/>
          <w:i/>
          <w:sz w:val="22"/>
          <w:szCs w:val="22"/>
        </w:rPr>
        <w:t>.</w:t>
      </w:r>
    </w:p>
    <w:p w14:paraId="57970749" w14:textId="77777777" w:rsidR="0080021A" w:rsidRDefault="0080021A" w:rsidP="0080021A">
      <w:pPr>
        <w:pStyle w:val="Default"/>
        <w:widowControl w:val="0"/>
        <w:snapToGrid w:val="0"/>
        <w:spacing w:line="276" w:lineRule="auto"/>
        <w:rPr>
          <w:ins w:id="18" w:author="Fiona Xie" w:date="2025-08-05T16:44:00Z" w16du:dateUtc="2025-08-05T08:44:00Z"/>
          <w:sz w:val="22"/>
          <w:szCs w:val="22"/>
          <w:lang w:val="en-US" w:eastAsia="zh-CN"/>
        </w:rPr>
      </w:pPr>
    </w:p>
    <w:p w14:paraId="6CDB3BD7" w14:textId="762DD6D1" w:rsidR="0080021A" w:rsidRPr="004D616F" w:rsidRDefault="0080021A" w:rsidP="0080021A">
      <w:pPr>
        <w:pStyle w:val="Default"/>
        <w:widowControl w:val="0"/>
        <w:snapToGrid w:val="0"/>
        <w:spacing w:line="276" w:lineRule="auto"/>
        <w:rPr>
          <w:ins w:id="19" w:author="Fiona Xie" w:date="2025-08-05T16:44:00Z" w16du:dateUtc="2025-08-05T08:44:00Z"/>
          <w:rFonts w:ascii="Arial" w:hAnsi="Arial" w:cs="Arial"/>
          <w:sz w:val="22"/>
          <w:szCs w:val="22"/>
        </w:rPr>
      </w:pPr>
      <w:ins w:id="20" w:author="Fiona Xie" w:date="2025-08-05T16:44:00Z" w16du:dateUtc="2025-08-05T08:44:00Z">
        <w:r w:rsidRPr="005E33CE">
          <w:rPr>
            <w:sz w:val="22"/>
            <w:szCs w:val="22"/>
            <w:lang w:val="en-US" w:eastAsia="zh-CN"/>
          </w:rPr>
          <w:t xml:space="preserve">Our examination was not conducted for the purpose of evaluating the performance or integrity of </w:t>
        </w:r>
        <w:commentRangeStart w:id="21"/>
        <w:r w:rsidRPr="00564B50">
          <w:rPr>
            <w:sz w:val="22"/>
            <w:szCs w:val="22"/>
            <w:lang w:val="en-US"/>
          </w:rPr>
          <w:t>[</w:t>
        </w:r>
        <w:r w:rsidRPr="00564B50">
          <w:rPr>
            <w:b/>
            <w:sz w:val="22"/>
            <w:szCs w:val="22"/>
            <w:lang w:val="en-US"/>
          </w:rPr>
          <w:t xml:space="preserve">Service organization </w:t>
        </w:r>
        <w:r>
          <w:rPr>
            <w:b/>
            <w:sz w:val="22"/>
            <w:szCs w:val="22"/>
            <w:lang w:val="en-US"/>
          </w:rPr>
          <w:t xml:space="preserve">short </w:t>
        </w:r>
        <w:r w:rsidRPr="00564B50">
          <w:rPr>
            <w:b/>
            <w:sz w:val="22"/>
            <w:szCs w:val="22"/>
            <w:lang w:val="en-US"/>
          </w:rPr>
          <w:t>name</w:t>
        </w:r>
        <w:r w:rsidRPr="00564B50">
          <w:rPr>
            <w:sz w:val="22"/>
            <w:szCs w:val="22"/>
            <w:lang w:val="en-US"/>
          </w:rPr>
          <w:t>]</w:t>
        </w:r>
        <w:r>
          <w:rPr>
            <w:sz w:val="22"/>
            <w:szCs w:val="22"/>
            <w:lang w:val="en-US" w:eastAsia="zh-CN"/>
          </w:rPr>
          <w:t>’</w:t>
        </w:r>
        <w:r>
          <w:rPr>
            <w:rFonts w:hint="eastAsia"/>
            <w:sz w:val="22"/>
            <w:szCs w:val="22"/>
            <w:lang w:val="en-US" w:eastAsia="zh-CN"/>
          </w:rPr>
          <w:t xml:space="preserve">s </w:t>
        </w:r>
        <w:r w:rsidRPr="00802FFD">
          <w:rPr>
            <w:sz w:val="22"/>
            <w:szCs w:val="22"/>
            <w:lang w:val="en-US" w:eastAsia="zh-CN"/>
          </w:rPr>
          <w:t>Artificial Intelligence</w:t>
        </w:r>
        <w:r w:rsidRPr="00802FFD">
          <w:rPr>
            <w:rFonts w:hint="eastAsia"/>
            <w:sz w:val="22"/>
            <w:szCs w:val="22"/>
            <w:lang w:val="en-US" w:eastAsia="zh-CN"/>
          </w:rPr>
          <w:t xml:space="preserve"> (</w:t>
        </w:r>
        <w:r w:rsidRPr="00802FFD">
          <w:rPr>
            <w:sz w:val="22"/>
            <w:szCs w:val="22"/>
            <w:lang w:val="en-US" w:eastAsia="zh-CN"/>
          </w:rPr>
          <w:t>“</w:t>
        </w:r>
        <w:r w:rsidRPr="005E33CE">
          <w:rPr>
            <w:sz w:val="22"/>
            <w:szCs w:val="22"/>
            <w:lang w:val="en-US" w:eastAsia="zh-CN"/>
          </w:rPr>
          <w:t>AI</w:t>
        </w:r>
        <w:r>
          <w:rPr>
            <w:sz w:val="22"/>
            <w:szCs w:val="22"/>
            <w:lang w:val="en-US" w:eastAsia="zh-CN"/>
          </w:rPr>
          <w:t>”</w:t>
        </w:r>
        <w:r>
          <w:rPr>
            <w:rFonts w:hint="eastAsia"/>
            <w:sz w:val="22"/>
            <w:szCs w:val="22"/>
            <w:lang w:val="en-US" w:eastAsia="zh-CN"/>
          </w:rPr>
          <w:t>)</w:t>
        </w:r>
        <w:r w:rsidRPr="005E33CE">
          <w:rPr>
            <w:sz w:val="22"/>
            <w:szCs w:val="22"/>
            <w:lang w:val="en-US" w:eastAsia="zh-CN"/>
          </w:rPr>
          <w:t xml:space="preserve"> services</w:t>
        </w:r>
        <w:commentRangeEnd w:id="21"/>
        <w:r>
          <w:rPr>
            <w:rStyle w:val="CommentReference"/>
            <w:color w:val="auto"/>
            <w:lang w:val="en-US" w:eastAsia="en-US"/>
          </w:rPr>
          <w:commentReference w:id="21"/>
        </w:r>
        <w:r w:rsidRPr="005E33CE">
          <w:rPr>
            <w:sz w:val="22"/>
            <w:szCs w:val="22"/>
            <w:lang w:val="en-US" w:eastAsia="zh-CN"/>
          </w:rPr>
          <w:t xml:space="preserve">. Accordingly, we do not express an opinion or any other form of assurance on the performance or integrity of </w:t>
        </w:r>
        <w:r w:rsidRPr="00564B50">
          <w:rPr>
            <w:sz w:val="22"/>
            <w:szCs w:val="22"/>
            <w:lang w:val="en-US"/>
          </w:rPr>
          <w:t>[</w:t>
        </w:r>
        <w:r w:rsidRPr="00564B50">
          <w:rPr>
            <w:b/>
            <w:sz w:val="22"/>
            <w:szCs w:val="22"/>
            <w:lang w:val="en-US"/>
          </w:rPr>
          <w:t xml:space="preserve">Service organization </w:t>
        </w:r>
        <w:r>
          <w:rPr>
            <w:b/>
            <w:sz w:val="22"/>
            <w:szCs w:val="22"/>
            <w:lang w:val="en-US"/>
          </w:rPr>
          <w:t xml:space="preserve">short </w:t>
        </w:r>
        <w:r w:rsidRPr="00564B50">
          <w:rPr>
            <w:b/>
            <w:sz w:val="22"/>
            <w:szCs w:val="22"/>
            <w:lang w:val="en-US"/>
          </w:rPr>
          <w:t>name</w:t>
        </w:r>
        <w:r w:rsidRPr="00564B50">
          <w:rPr>
            <w:sz w:val="22"/>
            <w:szCs w:val="22"/>
            <w:lang w:val="en-US"/>
          </w:rPr>
          <w:t>]</w:t>
        </w:r>
        <w:r>
          <w:rPr>
            <w:sz w:val="22"/>
            <w:szCs w:val="22"/>
            <w:lang w:val="en-US" w:eastAsia="zh-CN"/>
          </w:rPr>
          <w:t>’</w:t>
        </w:r>
        <w:r>
          <w:rPr>
            <w:rFonts w:hint="eastAsia"/>
            <w:sz w:val="22"/>
            <w:szCs w:val="22"/>
            <w:lang w:val="en-US" w:eastAsia="zh-CN"/>
          </w:rPr>
          <w:t>s</w:t>
        </w:r>
        <w:r w:rsidRPr="005E33CE">
          <w:rPr>
            <w:sz w:val="22"/>
            <w:szCs w:val="22"/>
            <w:lang w:val="en-US" w:eastAsia="zh-CN"/>
          </w:rPr>
          <w:t xml:space="preserve"> AI services.</w:t>
        </w:r>
      </w:ins>
    </w:p>
    <w:p w14:paraId="15357166" w14:textId="1981E967" w:rsidR="00741376" w:rsidRPr="0080021A" w:rsidRDefault="00741376" w:rsidP="00EC599D">
      <w:pPr>
        <w:widowControl w:val="0"/>
        <w:snapToGrid w:val="0"/>
        <w:spacing w:line="276" w:lineRule="auto"/>
        <w:jc w:val="both"/>
        <w:rPr>
          <w:sz w:val="22"/>
          <w:szCs w:val="22"/>
          <w:lang w:val="en-GB"/>
          <w:rPrChange w:id="22" w:author="Fiona Xie" w:date="2025-08-05T16:44:00Z" w16du:dateUtc="2025-08-05T08:44:00Z">
            <w:rPr>
              <w:sz w:val="22"/>
              <w:szCs w:val="22"/>
            </w:rPr>
          </w:rPrChange>
        </w:rPr>
      </w:pPr>
    </w:p>
    <w:p w14:paraId="34089A09" w14:textId="0677632A" w:rsidR="00CB572C" w:rsidRPr="00B82BDF" w:rsidRDefault="00ED3DB4" w:rsidP="00EC599D">
      <w:pPr>
        <w:widowControl w:val="0"/>
        <w:snapToGrid w:val="0"/>
        <w:spacing w:line="276" w:lineRule="auto"/>
        <w:jc w:val="both"/>
        <w:rPr>
          <w:sz w:val="22"/>
          <w:szCs w:val="22"/>
        </w:rPr>
      </w:pPr>
      <w:r w:rsidRPr="00B82BDF">
        <w:rPr>
          <w:sz w:val="22"/>
          <w:szCs w:val="22"/>
        </w:rPr>
        <w:t>We are required to be independent of [</w:t>
      </w:r>
      <w:r w:rsidR="00865A6F" w:rsidRPr="006F734B">
        <w:rPr>
          <w:rFonts w:eastAsia="MS Mincho"/>
          <w:b/>
          <w:bCs/>
          <w:sz w:val="22"/>
          <w:szCs w:val="22"/>
          <w:lang w:bidi="he-IL"/>
        </w:rPr>
        <w:t>Service organization</w:t>
      </w:r>
      <w:r w:rsidR="00865A6F" w:rsidRPr="00B82BDF">
        <w:rPr>
          <w:b/>
          <w:bCs/>
          <w:sz w:val="22"/>
          <w:szCs w:val="22"/>
        </w:rPr>
        <w:t xml:space="preserve"> </w:t>
      </w:r>
      <w:r w:rsidR="008A10F1" w:rsidRPr="00B82BDF">
        <w:rPr>
          <w:b/>
          <w:bCs/>
          <w:sz w:val="22"/>
          <w:szCs w:val="22"/>
        </w:rPr>
        <w:t xml:space="preserve">short </w:t>
      </w:r>
      <w:r w:rsidRPr="00B82BDF">
        <w:rPr>
          <w:b/>
          <w:bCs/>
          <w:sz w:val="22"/>
          <w:szCs w:val="22"/>
        </w:rPr>
        <w:t>name</w:t>
      </w:r>
      <w:r w:rsidRPr="00B82BDF">
        <w:rPr>
          <w:sz w:val="22"/>
          <w:szCs w:val="22"/>
        </w:rPr>
        <w:t>] and to meet our other ethical responsibilities</w:t>
      </w:r>
      <w:r w:rsidR="008A10F1" w:rsidRPr="00B82BDF">
        <w:rPr>
          <w:sz w:val="22"/>
          <w:szCs w:val="22"/>
        </w:rPr>
        <w:t>, in accordance with the relevant ethical requirements related to our examination engagement.</w:t>
      </w:r>
    </w:p>
    <w:p w14:paraId="24A8FB92" w14:textId="77777777" w:rsidR="00CB572C" w:rsidRPr="00B82BDF" w:rsidRDefault="00CB572C" w:rsidP="00EC599D">
      <w:pPr>
        <w:widowControl w:val="0"/>
        <w:snapToGrid w:val="0"/>
        <w:spacing w:line="276" w:lineRule="auto"/>
        <w:jc w:val="both"/>
        <w:rPr>
          <w:sz w:val="22"/>
          <w:szCs w:val="22"/>
        </w:rPr>
      </w:pPr>
    </w:p>
    <w:p w14:paraId="0C9D1AC4" w14:textId="77777777" w:rsidR="004D1F54" w:rsidRPr="004D1F54" w:rsidRDefault="004D1F54" w:rsidP="00EC599D">
      <w:pPr>
        <w:widowControl w:val="0"/>
        <w:snapToGrid w:val="0"/>
        <w:spacing w:line="276" w:lineRule="auto"/>
        <w:jc w:val="both"/>
        <w:rPr>
          <w:sz w:val="22"/>
          <w:szCs w:val="22"/>
        </w:rPr>
      </w:pPr>
    </w:p>
    <w:p w14:paraId="5760A1EE" w14:textId="735A55AE" w:rsidR="004B3DF5" w:rsidRPr="00B82BDF" w:rsidRDefault="004B3DF5" w:rsidP="00EC599D">
      <w:pPr>
        <w:widowControl w:val="0"/>
        <w:snapToGrid w:val="0"/>
        <w:spacing w:line="276" w:lineRule="auto"/>
        <w:jc w:val="both"/>
        <w:rPr>
          <w:i/>
          <w:sz w:val="22"/>
          <w:szCs w:val="22"/>
        </w:rPr>
      </w:pPr>
      <w:r w:rsidRPr="00B82BDF">
        <w:rPr>
          <w:i/>
          <w:sz w:val="22"/>
          <w:szCs w:val="22"/>
        </w:rPr>
        <w:t>Inherent limitations</w:t>
      </w:r>
    </w:p>
    <w:p w14:paraId="51D9F2EA" w14:textId="4FB9A463" w:rsidR="00741376" w:rsidRPr="00B82BDF" w:rsidRDefault="008764F0" w:rsidP="00EC599D">
      <w:pPr>
        <w:widowControl w:val="0"/>
        <w:snapToGrid w:val="0"/>
        <w:spacing w:line="276" w:lineRule="auto"/>
        <w:jc w:val="both"/>
        <w:rPr>
          <w:sz w:val="22"/>
          <w:szCs w:val="22"/>
        </w:rPr>
      </w:pPr>
      <w:r w:rsidRPr="00B82BDF">
        <w:rPr>
          <w:sz w:val="22"/>
          <w:szCs w:val="22"/>
        </w:rPr>
        <w:lastRenderedPageBreak/>
        <w:t>Because of their nature and inherent limitations, controls may not prevent, or detect and correct, all misstatements that may be considered relevant. Furthermore, the projection of any evaluations of effectiveness to future periods, or conclusions about the suitability of the design of the controls to achieve [</w:t>
      </w:r>
      <w:r w:rsidR="00A71118" w:rsidRPr="006F734B">
        <w:rPr>
          <w:rFonts w:eastAsia="MS Mincho"/>
          <w:b/>
          <w:bCs/>
          <w:sz w:val="22"/>
          <w:szCs w:val="22"/>
          <w:lang w:bidi="he-IL"/>
        </w:rPr>
        <w:t>Service organization</w:t>
      </w:r>
      <w:r w:rsidR="00A71118" w:rsidRPr="00B82BDF">
        <w:rPr>
          <w:b/>
          <w:bCs/>
          <w:sz w:val="22"/>
          <w:szCs w:val="22"/>
          <w:lang w:eastAsia="zh-CN"/>
        </w:rPr>
        <w:t xml:space="preserve"> </w:t>
      </w:r>
      <w:r w:rsidR="00E049C5" w:rsidRPr="00B82BDF">
        <w:rPr>
          <w:b/>
          <w:bCs/>
          <w:sz w:val="22"/>
          <w:szCs w:val="22"/>
          <w:lang w:eastAsia="zh-CN"/>
        </w:rPr>
        <w:t>short name</w:t>
      </w:r>
      <w:r w:rsidRPr="00B82BDF">
        <w:rPr>
          <w:bCs/>
          <w:sz w:val="22"/>
          <w:szCs w:val="22"/>
        </w:rPr>
        <w:t>]’s</w:t>
      </w:r>
      <w:r w:rsidRPr="00B82BDF">
        <w:rPr>
          <w:sz w:val="22"/>
          <w:szCs w:val="22"/>
        </w:rPr>
        <w:t xml:space="preserve"> service commitments and system requirements, is subject to the risk that controls may become inadequate because of changes in conditions, that the degree of compliance with such controls may deteriorate, or that changes made to the </w:t>
      </w:r>
      <w:r w:rsidR="00E92C89">
        <w:rPr>
          <w:sz w:val="22"/>
          <w:szCs w:val="22"/>
        </w:rPr>
        <w:t>S</w:t>
      </w:r>
      <w:r w:rsidRPr="00B82BDF">
        <w:rPr>
          <w:sz w:val="22"/>
          <w:szCs w:val="22"/>
        </w:rPr>
        <w:t xml:space="preserve">ystem or controls, or the failure to make needed changes to the </w:t>
      </w:r>
      <w:r w:rsidR="00E92C89">
        <w:rPr>
          <w:sz w:val="22"/>
          <w:szCs w:val="22"/>
        </w:rPr>
        <w:t>S</w:t>
      </w:r>
      <w:r w:rsidRPr="00B82BDF">
        <w:rPr>
          <w:sz w:val="22"/>
          <w:szCs w:val="22"/>
        </w:rPr>
        <w:t xml:space="preserve">ystem or controls, may alter the validity of such evaluations. </w:t>
      </w:r>
      <w:r w:rsidR="00616DD7" w:rsidRPr="00B82BDF">
        <w:rPr>
          <w:sz w:val="22"/>
          <w:szCs w:val="22"/>
        </w:rPr>
        <w:t xml:space="preserve">Examples of inherent limitations of internal controls </w:t>
      </w:r>
      <w:r w:rsidR="00953FCD" w:rsidRPr="00B82BDF">
        <w:rPr>
          <w:sz w:val="22"/>
          <w:szCs w:val="22"/>
        </w:rPr>
        <w:t xml:space="preserve">related to security </w:t>
      </w:r>
      <w:r w:rsidR="00616DD7" w:rsidRPr="00B82BDF">
        <w:rPr>
          <w:sz w:val="22"/>
          <w:szCs w:val="22"/>
        </w:rPr>
        <w:t xml:space="preserve">include (a) vulnerabilities in information technology components </w:t>
      </w:r>
      <w:proofErr w:type="gramStart"/>
      <w:r w:rsidR="00616DD7" w:rsidRPr="00B82BDF">
        <w:rPr>
          <w:sz w:val="22"/>
          <w:szCs w:val="22"/>
        </w:rPr>
        <w:t>as a result of</w:t>
      </w:r>
      <w:proofErr w:type="gramEnd"/>
      <w:r w:rsidR="00616DD7" w:rsidRPr="00B82BDF">
        <w:rPr>
          <w:sz w:val="22"/>
          <w:szCs w:val="22"/>
        </w:rPr>
        <w:t xml:space="preserve"> design by their manufacturer or developer; (b) breakdown of internal control at a vendor or business partner; and (c) persistent attackers with the resources to use advanced technical means and sophisticated social engineering techniques specifically targeting the entity.</w:t>
      </w:r>
    </w:p>
    <w:p w14:paraId="3FD8C501" w14:textId="6AA334E7" w:rsidR="00F979ED" w:rsidRPr="00B82BDF" w:rsidRDefault="00F979ED" w:rsidP="00EC599D">
      <w:pPr>
        <w:widowControl w:val="0"/>
        <w:snapToGrid w:val="0"/>
        <w:spacing w:line="276" w:lineRule="auto"/>
        <w:jc w:val="both"/>
        <w:rPr>
          <w:sz w:val="22"/>
          <w:szCs w:val="22"/>
        </w:rPr>
      </w:pPr>
    </w:p>
    <w:p w14:paraId="12316593" w14:textId="77777777" w:rsidR="001A1A07" w:rsidRPr="00B82BDF" w:rsidRDefault="001A1A07" w:rsidP="00EC599D">
      <w:pPr>
        <w:widowControl w:val="0"/>
        <w:snapToGrid w:val="0"/>
        <w:spacing w:line="276" w:lineRule="auto"/>
        <w:jc w:val="both"/>
        <w:rPr>
          <w:sz w:val="22"/>
          <w:szCs w:val="22"/>
        </w:rPr>
      </w:pPr>
    </w:p>
    <w:p w14:paraId="01D6108D" w14:textId="1B56FDFB" w:rsidR="00F979ED" w:rsidRPr="00B82BDF" w:rsidRDefault="00F979ED" w:rsidP="00EC599D">
      <w:pPr>
        <w:widowControl w:val="0"/>
        <w:snapToGrid w:val="0"/>
        <w:spacing w:line="276" w:lineRule="auto"/>
        <w:jc w:val="both"/>
        <w:rPr>
          <w:b/>
          <w:i/>
          <w:sz w:val="22"/>
          <w:szCs w:val="22"/>
        </w:rPr>
      </w:pPr>
      <w:r w:rsidRPr="00B82BDF">
        <w:rPr>
          <w:i/>
          <w:sz w:val="22"/>
          <w:szCs w:val="22"/>
        </w:rPr>
        <w:t>Opinion</w:t>
      </w:r>
    </w:p>
    <w:p w14:paraId="1DFBC0D4" w14:textId="1FE43AD1" w:rsidR="007A66AE" w:rsidRPr="00B82BDF" w:rsidRDefault="00C672C7" w:rsidP="00EC599D">
      <w:pPr>
        <w:pStyle w:val="BodyCopy"/>
        <w:widowControl w:val="0"/>
        <w:snapToGrid w:val="0"/>
        <w:spacing w:line="276" w:lineRule="auto"/>
        <w:rPr>
          <w:sz w:val="22"/>
          <w:szCs w:val="22"/>
        </w:rPr>
      </w:pPr>
      <w:r w:rsidRPr="00B82BDF">
        <w:rPr>
          <w:sz w:val="22"/>
          <w:szCs w:val="22"/>
        </w:rPr>
        <w:t>In our opinion, [</w:t>
      </w:r>
      <w:r w:rsidR="00227305" w:rsidRPr="006F734B">
        <w:rPr>
          <w:rFonts w:eastAsia="MS Mincho"/>
          <w:b/>
          <w:bCs/>
          <w:sz w:val="22"/>
          <w:szCs w:val="22"/>
          <w:lang w:bidi="he-IL"/>
        </w:rPr>
        <w:t>Service organization</w:t>
      </w:r>
      <w:r w:rsidR="00227305" w:rsidRPr="00B82BDF">
        <w:rPr>
          <w:b/>
          <w:bCs/>
          <w:sz w:val="22"/>
          <w:szCs w:val="22"/>
          <w:lang w:eastAsia="zh-CN"/>
        </w:rPr>
        <w:t xml:space="preserve"> </w:t>
      </w:r>
      <w:r w:rsidR="00E049C5" w:rsidRPr="00B82BDF">
        <w:rPr>
          <w:b/>
          <w:bCs/>
          <w:sz w:val="22"/>
          <w:szCs w:val="22"/>
          <w:lang w:eastAsia="zh-CN"/>
        </w:rPr>
        <w:t>short name</w:t>
      </w:r>
      <w:r w:rsidRPr="00B82BDF">
        <w:rPr>
          <w:bCs/>
          <w:sz w:val="22"/>
          <w:szCs w:val="22"/>
        </w:rPr>
        <w:t>]’s</w:t>
      </w:r>
      <w:r w:rsidRPr="00B82BDF">
        <w:rPr>
          <w:sz w:val="22"/>
          <w:szCs w:val="22"/>
        </w:rPr>
        <w:t xml:space="preserve"> controls over the </w:t>
      </w:r>
      <w:r w:rsidR="00E92C89">
        <w:rPr>
          <w:sz w:val="22"/>
          <w:szCs w:val="22"/>
        </w:rPr>
        <w:t>S</w:t>
      </w:r>
      <w:r w:rsidRPr="00B82BDF">
        <w:rPr>
          <w:sz w:val="22"/>
          <w:szCs w:val="22"/>
        </w:rPr>
        <w:t>ystem were effective throughout the period [</w:t>
      </w:r>
      <w:r w:rsidRPr="00B82BDF">
        <w:rPr>
          <w:b/>
          <w:sz w:val="22"/>
          <w:szCs w:val="22"/>
        </w:rPr>
        <w:t>date</w:t>
      </w:r>
      <w:r w:rsidRPr="00B82BDF">
        <w:rPr>
          <w:sz w:val="22"/>
          <w:szCs w:val="22"/>
        </w:rPr>
        <w:t>] to [</w:t>
      </w:r>
      <w:r w:rsidRPr="00B82BDF">
        <w:rPr>
          <w:b/>
          <w:sz w:val="22"/>
          <w:szCs w:val="22"/>
        </w:rPr>
        <w:t>date</w:t>
      </w:r>
      <w:r w:rsidRPr="00B82BDF">
        <w:rPr>
          <w:sz w:val="22"/>
          <w:szCs w:val="22"/>
        </w:rPr>
        <w:t>], to provide reasonable assurance that its service commitments and system requirements were achieved based on the applicable trust services criteria.</w:t>
      </w:r>
    </w:p>
    <w:p w14:paraId="731AC456" w14:textId="64EB1844" w:rsidR="00FE728C" w:rsidRPr="00B82BDF" w:rsidRDefault="00FE728C" w:rsidP="00EC599D">
      <w:pPr>
        <w:pStyle w:val="BodyCopy"/>
        <w:widowControl w:val="0"/>
        <w:snapToGrid w:val="0"/>
        <w:spacing w:line="276" w:lineRule="auto"/>
        <w:rPr>
          <w:sz w:val="22"/>
          <w:szCs w:val="22"/>
        </w:rPr>
      </w:pPr>
    </w:p>
    <w:p w14:paraId="24E006D7" w14:textId="4173323C" w:rsidR="00FE728C" w:rsidRPr="00B82BDF" w:rsidRDefault="00FE728C" w:rsidP="00EC599D">
      <w:pPr>
        <w:pStyle w:val="BodyCopy"/>
        <w:widowControl w:val="0"/>
        <w:snapToGrid w:val="0"/>
        <w:spacing w:line="276" w:lineRule="auto"/>
        <w:rPr>
          <w:sz w:val="22"/>
          <w:szCs w:val="22"/>
        </w:rPr>
      </w:pPr>
    </w:p>
    <w:p w14:paraId="38EFF6DB" w14:textId="68DDEFD8" w:rsidR="00FE728C" w:rsidRPr="00B82BDF" w:rsidRDefault="00FE728C" w:rsidP="00EC599D">
      <w:pPr>
        <w:pStyle w:val="BodyCopy"/>
        <w:widowControl w:val="0"/>
        <w:snapToGrid w:val="0"/>
        <w:spacing w:line="276" w:lineRule="auto"/>
        <w:rPr>
          <w:sz w:val="22"/>
          <w:szCs w:val="22"/>
        </w:rPr>
      </w:pPr>
    </w:p>
    <w:p w14:paraId="3D551648" w14:textId="77777777" w:rsidR="00B82BDF" w:rsidRDefault="00B82BDF" w:rsidP="00EC599D">
      <w:pPr>
        <w:pStyle w:val="BodyCopy"/>
        <w:widowControl w:val="0"/>
        <w:snapToGrid w:val="0"/>
        <w:spacing w:line="276" w:lineRule="auto"/>
        <w:rPr>
          <w:sz w:val="22"/>
          <w:szCs w:val="22"/>
        </w:rPr>
      </w:pPr>
    </w:p>
    <w:p w14:paraId="04F0F5B7" w14:textId="77777777" w:rsidR="00083525" w:rsidRDefault="00083525" w:rsidP="00EC599D">
      <w:pPr>
        <w:pStyle w:val="BodyCopy"/>
        <w:widowControl w:val="0"/>
        <w:snapToGrid w:val="0"/>
        <w:spacing w:line="276" w:lineRule="auto"/>
        <w:rPr>
          <w:sz w:val="22"/>
          <w:szCs w:val="22"/>
        </w:rPr>
      </w:pPr>
    </w:p>
    <w:p w14:paraId="7D1A1810" w14:textId="77777777" w:rsidR="00083525" w:rsidRPr="00B82BDF" w:rsidRDefault="00083525" w:rsidP="00EC599D">
      <w:pPr>
        <w:pStyle w:val="BodyCopy"/>
        <w:widowControl w:val="0"/>
        <w:snapToGrid w:val="0"/>
        <w:spacing w:line="276" w:lineRule="auto"/>
        <w:rPr>
          <w:sz w:val="22"/>
          <w:szCs w:val="22"/>
        </w:rPr>
      </w:pPr>
    </w:p>
    <w:p w14:paraId="57D0E7C4" w14:textId="77777777" w:rsidR="00B82BDF" w:rsidRPr="00B82BDF" w:rsidRDefault="00B82BDF" w:rsidP="00EC599D">
      <w:pPr>
        <w:pStyle w:val="BodyCopy"/>
        <w:widowControl w:val="0"/>
        <w:snapToGrid w:val="0"/>
        <w:spacing w:line="276" w:lineRule="auto"/>
        <w:rPr>
          <w:sz w:val="22"/>
          <w:szCs w:val="22"/>
        </w:rPr>
      </w:pPr>
    </w:p>
    <w:p w14:paraId="7C464572" w14:textId="77777777" w:rsidR="00FE728C" w:rsidRPr="00B82BDF" w:rsidRDefault="00FE728C" w:rsidP="00EC599D">
      <w:pPr>
        <w:pStyle w:val="BodyCopy"/>
        <w:widowControl w:val="0"/>
        <w:snapToGrid w:val="0"/>
        <w:spacing w:line="276" w:lineRule="auto"/>
        <w:rPr>
          <w:sz w:val="22"/>
          <w:szCs w:val="22"/>
        </w:rPr>
      </w:pPr>
    </w:p>
    <w:p w14:paraId="52DF4D3D" w14:textId="77777777" w:rsidR="00FE728C" w:rsidRPr="00B82BDF" w:rsidRDefault="00FE728C" w:rsidP="00EC599D">
      <w:pPr>
        <w:widowControl w:val="0"/>
        <w:snapToGrid w:val="0"/>
        <w:spacing w:line="276" w:lineRule="auto"/>
        <w:jc w:val="both"/>
        <w:rPr>
          <w:b/>
          <w:bCs/>
          <w:iCs/>
          <w:sz w:val="22"/>
          <w:szCs w:val="22"/>
        </w:rPr>
      </w:pPr>
      <w:commentRangeStart w:id="23"/>
      <w:r w:rsidRPr="00B82BDF">
        <w:rPr>
          <w:b/>
          <w:sz w:val="22"/>
          <w:szCs w:val="22"/>
        </w:rPr>
        <w:t xml:space="preserve">Ernst &amp; Young Hua Ming LLP Shanghai </w:t>
      </w:r>
      <w:proofErr w:type="gramStart"/>
      <w:r w:rsidRPr="00B82BDF">
        <w:rPr>
          <w:b/>
          <w:sz w:val="22"/>
          <w:szCs w:val="22"/>
        </w:rPr>
        <w:t>Branch[</w:t>
      </w:r>
      <w:proofErr w:type="gramEnd"/>
      <w:r w:rsidRPr="00B82BDF">
        <w:rPr>
          <w:b/>
          <w:sz w:val="22"/>
          <w:szCs w:val="22"/>
        </w:rPr>
        <w:t>Ernst &amp; Young Hua Ming LLP]</w:t>
      </w:r>
    </w:p>
    <w:p w14:paraId="5BA2F413" w14:textId="77777777" w:rsidR="00FE728C" w:rsidRPr="00B82BDF" w:rsidRDefault="00FE728C" w:rsidP="00EC599D">
      <w:pPr>
        <w:widowControl w:val="0"/>
        <w:snapToGrid w:val="0"/>
        <w:spacing w:line="276" w:lineRule="auto"/>
        <w:jc w:val="both"/>
        <w:rPr>
          <w:b/>
          <w:sz w:val="22"/>
          <w:szCs w:val="22"/>
          <w:vertAlign w:val="superscript"/>
        </w:rPr>
      </w:pPr>
      <w:r w:rsidRPr="00B82BDF">
        <w:rPr>
          <w:sz w:val="22"/>
          <w:szCs w:val="22"/>
        </w:rPr>
        <w:t>[</w:t>
      </w:r>
      <w:r w:rsidRPr="00B82BDF">
        <w:rPr>
          <w:b/>
          <w:sz w:val="22"/>
          <w:szCs w:val="22"/>
        </w:rPr>
        <w:t>Date of the service auditor’s report</w:t>
      </w:r>
      <w:r w:rsidRPr="00B82BDF">
        <w:rPr>
          <w:sz w:val="22"/>
          <w:szCs w:val="22"/>
        </w:rPr>
        <w:t>]</w:t>
      </w:r>
    </w:p>
    <w:p w14:paraId="4B2F4406" w14:textId="0960AA68" w:rsidR="00491925" w:rsidRPr="00B82BDF" w:rsidRDefault="00FE728C" w:rsidP="007F1C70">
      <w:pPr>
        <w:widowControl w:val="0"/>
        <w:snapToGrid w:val="0"/>
        <w:spacing w:line="276" w:lineRule="auto"/>
        <w:jc w:val="both"/>
        <w:rPr>
          <w:sz w:val="22"/>
          <w:szCs w:val="22"/>
        </w:rPr>
      </w:pPr>
      <w:proofErr w:type="gramStart"/>
      <w:r w:rsidRPr="00B82BDF">
        <w:rPr>
          <w:b/>
          <w:sz w:val="22"/>
          <w:szCs w:val="22"/>
        </w:rPr>
        <w:t>Shanghai[</w:t>
      </w:r>
      <w:proofErr w:type="gramEnd"/>
      <w:r w:rsidRPr="00B82BDF">
        <w:rPr>
          <w:b/>
          <w:sz w:val="22"/>
          <w:szCs w:val="22"/>
        </w:rPr>
        <w:t>Beijing, Shenzhen</w:t>
      </w:r>
      <w:r w:rsidRPr="00B82BDF">
        <w:rPr>
          <w:rFonts w:hint="eastAsia"/>
          <w:b/>
          <w:bCs/>
          <w:sz w:val="22"/>
          <w:szCs w:val="22"/>
          <w:lang w:eastAsia="zh-CN"/>
        </w:rPr>
        <w:t>]</w:t>
      </w:r>
      <w:r w:rsidRPr="00B82BDF">
        <w:rPr>
          <w:rFonts w:hint="eastAsia"/>
          <w:b/>
          <w:sz w:val="22"/>
          <w:szCs w:val="22"/>
        </w:rPr>
        <w:t>,</w:t>
      </w:r>
      <w:r w:rsidRPr="00B82BDF">
        <w:rPr>
          <w:b/>
          <w:sz w:val="22"/>
          <w:szCs w:val="22"/>
        </w:rPr>
        <w:t xml:space="preserve"> China</w:t>
      </w:r>
      <w:commentRangeEnd w:id="23"/>
      <w:r w:rsidRPr="00B82BDF">
        <w:rPr>
          <w:rStyle w:val="CommentReference"/>
          <w:sz w:val="22"/>
          <w:szCs w:val="22"/>
        </w:rPr>
        <w:commentReference w:id="23"/>
      </w:r>
    </w:p>
    <w:sectPr w:rsidR="00491925" w:rsidRPr="00B82BDF" w:rsidSect="00EC599D">
      <w:pgSz w:w="12240" w:h="15840" w:code="1"/>
      <w:pgMar w:top="1440" w:right="1797" w:bottom="1440" w:left="1797" w:header="720" w:footer="720" w:gutter="0"/>
      <w:cols w:space="720"/>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Faye FN Cheng" w:date="2022-03-28T20:33:00Z" w:initials="FFC">
    <w:p w14:paraId="1D11A8D6" w14:textId="5364B00D" w:rsidR="008478E4" w:rsidRDefault="008478E4">
      <w:pPr>
        <w:pStyle w:val="CommentText"/>
        <w:rPr>
          <w:lang w:eastAsia="zh-CN"/>
        </w:rPr>
      </w:pPr>
      <w:r>
        <w:rPr>
          <w:rStyle w:val="CommentReference"/>
        </w:rPr>
        <w:annotationRef/>
      </w:r>
      <w:r w:rsidRPr="006208E0">
        <w:rPr>
          <w:rFonts w:eastAsia="黑体" w:hint="eastAsia"/>
          <w:lang w:eastAsia="zh-CN"/>
        </w:rPr>
        <w:t>注：文档首页空</w:t>
      </w:r>
      <w:r w:rsidRPr="006208E0">
        <w:rPr>
          <w:rFonts w:eastAsia="黑体" w:hint="eastAsia"/>
          <w:lang w:eastAsia="zh-CN"/>
        </w:rPr>
        <w:t>4-5</w:t>
      </w:r>
      <w:r w:rsidRPr="006208E0">
        <w:rPr>
          <w:rFonts w:eastAsia="黑体" w:hint="eastAsia"/>
          <w:lang w:eastAsia="zh-CN"/>
        </w:rPr>
        <w:t>行，之后每页空</w:t>
      </w:r>
      <w:r w:rsidRPr="006208E0">
        <w:rPr>
          <w:rFonts w:eastAsia="黑体" w:hint="eastAsia"/>
          <w:lang w:eastAsia="zh-CN"/>
        </w:rPr>
        <w:t>1</w:t>
      </w:r>
      <w:r w:rsidRPr="006208E0">
        <w:rPr>
          <w:rFonts w:eastAsia="黑体" w:hint="eastAsia"/>
          <w:lang w:eastAsia="zh-CN"/>
        </w:rPr>
        <w:t>行，以避免被报告纸的</w:t>
      </w:r>
      <w:r w:rsidRPr="006208E0">
        <w:rPr>
          <w:rFonts w:eastAsia="黑体" w:hint="eastAsia"/>
          <w:lang w:eastAsia="zh-CN"/>
        </w:rPr>
        <w:t>EY</w:t>
      </w:r>
      <w:r w:rsidRPr="006208E0">
        <w:rPr>
          <w:rFonts w:eastAsia="黑体"/>
          <w:lang w:eastAsia="zh-CN"/>
        </w:rPr>
        <w:t xml:space="preserve"> </w:t>
      </w:r>
      <w:r w:rsidRPr="006208E0">
        <w:rPr>
          <w:rFonts w:eastAsia="黑体" w:hint="eastAsia"/>
          <w:lang w:eastAsia="zh-CN"/>
        </w:rPr>
        <w:t>logo</w:t>
      </w:r>
      <w:r w:rsidRPr="006208E0">
        <w:rPr>
          <w:rFonts w:eastAsia="黑体" w:hint="eastAsia"/>
          <w:lang w:eastAsia="zh-CN"/>
        </w:rPr>
        <w:t>遮挡</w:t>
      </w:r>
    </w:p>
  </w:comment>
  <w:comment w:id="1" w:author="Vic Gong" w:date="2023-08-09T11:56:00Z" w:initials="VG">
    <w:p w14:paraId="53D88C78" w14:textId="7E6B99FE" w:rsidR="00817E84" w:rsidRPr="00817E84" w:rsidRDefault="00817E84">
      <w:pPr>
        <w:pStyle w:val="CommentText"/>
        <w:rPr>
          <w:rFonts w:ascii="黑体" w:eastAsia="黑体" w:hAnsi="黑体"/>
          <w:lang w:eastAsia="zh-CN"/>
        </w:rPr>
      </w:pPr>
      <w:r>
        <w:rPr>
          <w:rStyle w:val="CommentReference"/>
        </w:rPr>
        <w:annotationRef/>
      </w:r>
      <w:r w:rsidRPr="00817E84">
        <w:rPr>
          <w:rFonts w:ascii="黑体" w:eastAsia="黑体" w:hAnsi="黑体" w:hint="eastAsia"/>
          <w:lang w:eastAsia="zh-CN"/>
        </w:rPr>
        <w:t>注：或Management</w:t>
      </w:r>
    </w:p>
  </w:comment>
  <w:comment w:id="2" w:author="Sally Zhong" w:date="2023-05-31T15:26:00Z" w:initials="SZ">
    <w:p w14:paraId="756A363A" w14:textId="0A791088" w:rsidR="00234884" w:rsidRDefault="00234884">
      <w:pPr>
        <w:pStyle w:val="CommentText"/>
        <w:rPr>
          <w:lang w:eastAsia="zh-CN"/>
        </w:rPr>
      </w:pPr>
      <w:r>
        <w:rPr>
          <w:rStyle w:val="CommentReference"/>
        </w:rPr>
        <w:annotationRef/>
      </w:r>
      <w:r>
        <w:rPr>
          <w:rFonts w:hint="eastAsia"/>
          <w:lang w:eastAsia="zh-CN"/>
        </w:rPr>
        <w:t>每个小标题距离上文空两行</w:t>
      </w:r>
    </w:p>
  </w:comment>
  <w:comment w:id="3" w:author="Faye FN Cheng" w:date="2022-03-28T19:59:00Z" w:initials="FFC">
    <w:p w14:paraId="7CACB4EE" w14:textId="4EA9EBE4" w:rsidR="00CD71F1" w:rsidRDefault="00CD71F1">
      <w:pPr>
        <w:pStyle w:val="CommentText"/>
        <w:rPr>
          <w:lang w:eastAsia="zh-CN"/>
        </w:rPr>
      </w:pPr>
      <w:r>
        <w:rPr>
          <w:rStyle w:val="CommentReference"/>
        </w:rPr>
        <w:annotationRef/>
      </w:r>
      <w:r>
        <w:rPr>
          <w:rFonts w:hint="eastAsia"/>
          <w:lang w:eastAsia="zh-CN"/>
        </w:rPr>
        <w:t>注：选择适用的可信服务标准</w:t>
      </w:r>
    </w:p>
  </w:comment>
  <w:comment w:id="6" w:author="Faye FN Cheng" w:date="2022-03-28T18:13:00Z" w:initials="FFC">
    <w:p w14:paraId="3ADAE458" w14:textId="710945B9" w:rsidR="00AA0F6B" w:rsidRDefault="00AA0F6B">
      <w:pPr>
        <w:pStyle w:val="CommentText"/>
        <w:rPr>
          <w:lang w:eastAsia="zh-CN"/>
        </w:rPr>
      </w:pPr>
      <w:r>
        <w:rPr>
          <w:rStyle w:val="CommentReference"/>
        </w:rPr>
        <w:annotationRef/>
      </w:r>
      <w:r>
        <w:rPr>
          <w:rFonts w:hint="eastAsia"/>
          <w:lang w:eastAsia="zh-CN"/>
        </w:rPr>
        <w:t>注：选择</w:t>
      </w:r>
      <w:r w:rsidR="002067AA">
        <w:rPr>
          <w:rFonts w:hint="eastAsia"/>
          <w:lang w:eastAsia="zh-CN"/>
        </w:rPr>
        <w:t>适</w:t>
      </w:r>
      <w:r>
        <w:rPr>
          <w:rFonts w:hint="eastAsia"/>
          <w:lang w:eastAsia="zh-CN"/>
        </w:rPr>
        <w:t>用的可信服务标准</w:t>
      </w:r>
    </w:p>
  </w:comment>
  <w:comment w:id="7" w:author="Vic Gong" w:date="2023-08-09T13:52:00Z" w:initials="VG">
    <w:p w14:paraId="33DCEC9C" w14:textId="1FE33B7F" w:rsidR="005D7BC4" w:rsidRDefault="005D7BC4">
      <w:pPr>
        <w:pStyle w:val="CommentText"/>
      </w:pPr>
      <w:r>
        <w:rPr>
          <w:rStyle w:val="CommentReference"/>
        </w:rPr>
        <w:annotationRef/>
      </w:r>
      <w:r>
        <w:rPr>
          <w:rFonts w:hint="eastAsia"/>
          <w:lang w:eastAsia="zh-CN"/>
        </w:rPr>
        <w:t>注：若无</w:t>
      </w:r>
      <w:r>
        <w:rPr>
          <w:rFonts w:hint="eastAsia"/>
          <w:lang w:eastAsia="zh-CN"/>
        </w:rPr>
        <w:t>carve</w:t>
      </w:r>
      <w:r>
        <w:rPr>
          <w:lang w:eastAsia="zh-CN"/>
        </w:rPr>
        <w:t>-</w:t>
      </w:r>
      <w:r>
        <w:rPr>
          <w:rFonts w:hint="eastAsia"/>
          <w:lang w:eastAsia="zh-CN"/>
        </w:rPr>
        <w:t>out</w:t>
      </w:r>
      <w:r>
        <w:rPr>
          <w:rFonts w:hint="eastAsia"/>
          <w:lang w:eastAsia="zh-CN"/>
        </w:rPr>
        <w:t>子服务机构，则删除此段</w:t>
      </w:r>
    </w:p>
  </w:comment>
  <w:comment w:id="8" w:author="Vic Gong" w:date="2023-08-02T13:16:00Z" w:initials="VG">
    <w:p w14:paraId="2038E5B9" w14:textId="77777777" w:rsidR="00AA0CC2" w:rsidRPr="002341DD" w:rsidRDefault="00AA0CC2" w:rsidP="00AA0CC2">
      <w:pPr>
        <w:pStyle w:val="CommentText"/>
        <w:rPr>
          <w:rFonts w:eastAsia="黑体"/>
          <w:b/>
          <w:bCs/>
          <w:lang w:eastAsia="zh-CN"/>
        </w:rPr>
      </w:pPr>
      <w:bookmarkStart w:id="10" w:name="_Hlk99396891"/>
      <w:r>
        <w:rPr>
          <w:rStyle w:val="CommentReference"/>
        </w:rPr>
        <w:annotationRef/>
      </w:r>
      <w:r w:rsidRPr="002341DD">
        <w:rPr>
          <w:rFonts w:eastAsia="黑体"/>
          <w:bCs/>
          <w:lang w:eastAsia="zh-CN"/>
        </w:rPr>
        <w:t>注：</w:t>
      </w:r>
    </w:p>
    <w:p w14:paraId="41D1B9A2" w14:textId="77777777" w:rsidR="00AA0CC2" w:rsidRPr="002341DD" w:rsidRDefault="00AA0CC2" w:rsidP="00AA0CC2">
      <w:pPr>
        <w:pStyle w:val="CommentText"/>
        <w:numPr>
          <w:ilvl w:val="0"/>
          <w:numId w:val="17"/>
        </w:numPr>
        <w:rPr>
          <w:rFonts w:eastAsia="黑体"/>
          <w:b/>
          <w:bCs/>
          <w:lang w:eastAsia="zh-CN"/>
        </w:rPr>
      </w:pPr>
      <w:r w:rsidRPr="002341DD">
        <w:rPr>
          <w:rFonts w:eastAsia="黑体"/>
          <w:bCs/>
          <w:lang w:eastAsia="zh-CN"/>
        </w:rPr>
        <w:t>如涉及多家</w:t>
      </w:r>
      <w:r w:rsidRPr="002341DD">
        <w:rPr>
          <w:rFonts w:eastAsia="黑体"/>
          <w:bCs/>
          <w:lang w:eastAsia="zh-CN"/>
        </w:rPr>
        <w:t>SSO</w:t>
      </w:r>
      <w:r w:rsidRPr="002341DD">
        <w:rPr>
          <w:rFonts w:eastAsia="黑体"/>
          <w:bCs/>
          <w:lang w:eastAsia="zh-CN"/>
        </w:rPr>
        <w:t>，使用此句式</w:t>
      </w:r>
    </w:p>
    <w:p w14:paraId="25CB4402" w14:textId="77777777" w:rsidR="00AA0CC2" w:rsidRPr="002341DD" w:rsidRDefault="00AA0CC2" w:rsidP="00AA0CC2">
      <w:pPr>
        <w:pStyle w:val="CommentText"/>
        <w:numPr>
          <w:ilvl w:val="0"/>
          <w:numId w:val="17"/>
        </w:numPr>
        <w:rPr>
          <w:rFonts w:eastAsia="黑体"/>
          <w:b/>
          <w:bCs/>
          <w:lang w:eastAsia="zh-CN"/>
        </w:rPr>
      </w:pPr>
      <w:r w:rsidRPr="002341DD">
        <w:rPr>
          <w:rFonts w:eastAsia="黑体"/>
          <w:bCs/>
          <w:lang w:eastAsia="zh-CN"/>
        </w:rPr>
        <w:t>如果一家</w:t>
      </w:r>
      <w:r w:rsidRPr="002341DD">
        <w:rPr>
          <w:rFonts w:eastAsia="黑体"/>
          <w:bCs/>
          <w:lang w:eastAsia="zh-CN"/>
        </w:rPr>
        <w:t>SSO</w:t>
      </w:r>
      <w:r w:rsidRPr="002341DD">
        <w:rPr>
          <w:rFonts w:eastAsia="黑体"/>
          <w:bCs/>
          <w:lang w:eastAsia="zh-CN"/>
        </w:rPr>
        <w:t>提供多个</w:t>
      </w:r>
      <w:r w:rsidRPr="002341DD">
        <w:rPr>
          <w:rFonts w:eastAsia="黑体"/>
          <w:bCs/>
          <w:lang w:eastAsia="zh-CN"/>
        </w:rPr>
        <w:t>service</w:t>
      </w:r>
      <w:r w:rsidRPr="002341DD">
        <w:rPr>
          <w:rFonts w:eastAsia="黑体"/>
          <w:bCs/>
          <w:lang w:eastAsia="zh-CN"/>
        </w:rPr>
        <w:t>，比如云服务包括</w:t>
      </w:r>
      <w:r w:rsidRPr="002341DD">
        <w:rPr>
          <w:rFonts w:eastAsia="黑体"/>
          <w:bCs/>
          <w:lang w:eastAsia="zh-CN"/>
        </w:rPr>
        <w:t>ECS</w:t>
      </w:r>
      <w:r w:rsidRPr="002341DD">
        <w:rPr>
          <w:rFonts w:eastAsia="黑体"/>
          <w:bCs/>
          <w:lang w:eastAsia="zh-CN"/>
        </w:rPr>
        <w:t>、</w:t>
      </w:r>
      <w:r w:rsidRPr="002341DD">
        <w:rPr>
          <w:rFonts w:eastAsia="黑体"/>
          <w:bCs/>
          <w:lang w:eastAsia="zh-CN"/>
        </w:rPr>
        <w:t>RDS</w:t>
      </w:r>
      <w:r w:rsidRPr="002341DD">
        <w:rPr>
          <w:rFonts w:eastAsia="黑体"/>
          <w:bCs/>
          <w:lang w:eastAsia="zh-CN"/>
        </w:rPr>
        <w:t>等，不建议罗列出所有</w:t>
      </w:r>
      <w:r w:rsidRPr="002341DD">
        <w:rPr>
          <w:rFonts w:eastAsia="黑体"/>
          <w:bCs/>
          <w:lang w:eastAsia="zh-CN"/>
        </w:rPr>
        <w:t>service</w:t>
      </w:r>
      <w:r w:rsidRPr="002341DD">
        <w:rPr>
          <w:rFonts w:eastAsia="黑体"/>
          <w:bCs/>
          <w:lang w:eastAsia="zh-CN"/>
        </w:rPr>
        <w:t>，建议采用统称，如</w:t>
      </w:r>
      <w:r w:rsidRPr="002341DD">
        <w:rPr>
          <w:rFonts w:eastAsia="黑体"/>
          <w:bCs/>
          <w:lang w:eastAsia="zh-CN"/>
        </w:rPr>
        <w:t>cloud computing services, cloud security services</w:t>
      </w:r>
      <w:r w:rsidRPr="002341DD">
        <w:rPr>
          <w:rFonts w:eastAsia="黑体"/>
          <w:bCs/>
          <w:lang w:eastAsia="zh-CN"/>
        </w:rPr>
        <w:t>等</w:t>
      </w:r>
    </w:p>
    <w:p w14:paraId="01FCD77F" w14:textId="77777777" w:rsidR="00AA0CC2" w:rsidRPr="002341DD" w:rsidRDefault="00AA0CC2" w:rsidP="00AA0CC2">
      <w:pPr>
        <w:pStyle w:val="CommentText"/>
        <w:numPr>
          <w:ilvl w:val="0"/>
          <w:numId w:val="17"/>
        </w:numPr>
        <w:rPr>
          <w:rFonts w:eastAsia="黑体"/>
          <w:b/>
          <w:bCs/>
          <w:lang w:eastAsia="zh-CN"/>
        </w:rPr>
      </w:pPr>
      <w:r w:rsidRPr="002341DD">
        <w:rPr>
          <w:rFonts w:eastAsia="黑体"/>
          <w:bCs/>
          <w:lang w:eastAsia="zh-CN"/>
        </w:rPr>
        <w:t>如果一家</w:t>
      </w:r>
      <w:r w:rsidRPr="002341DD">
        <w:rPr>
          <w:rFonts w:eastAsia="黑体"/>
          <w:bCs/>
          <w:lang w:eastAsia="zh-CN"/>
        </w:rPr>
        <w:t>SSO</w:t>
      </w:r>
      <w:r w:rsidRPr="002341DD">
        <w:rPr>
          <w:rFonts w:eastAsia="黑体"/>
          <w:bCs/>
          <w:lang w:eastAsia="zh-CN"/>
        </w:rPr>
        <w:t>只提供一种具体的服务，可以直接写出，如</w:t>
      </w:r>
      <w:r w:rsidRPr="002341DD">
        <w:rPr>
          <w:rFonts w:eastAsia="黑体"/>
          <w:bCs/>
          <w:lang w:eastAsia="zh-CN"/>
        </w:rPr>
        <w:t>DingTalk Platform service</w:t>
      </w:r>
      <w:bookmarkEnd w:id="10"/>
    </w:p>
  </w:comment>
  <w:comment w:id="11" w:author="Stella TY Shen" w:date="2023-10-09T11:25:00Z" w:initials="STS">
    <w:p w14:paraId="11B11708" w14:textId="3370A5B0" w:rsidR="00636EF2" w:rsidRDefault="00636EF2">
      <w:pPr>
        <w:pStyle w:val="CommentText"/>
        <w:rPr>
          <w:lang w:eastAsia="zh-CN"/>
        </w:rPr>
      </w:pPr>
      <w:r>
        <w:rPr>
          <w:rStyle w:val="CommentReference"/>
        </w:rPr>
        <w:annotationRef/>
      </w:r>
      <w:r>
        <w:rPr>
          <w:rFonts w:ascii="等线" w:eastAsia="等线" w:hAnsi="等线" w:cs="Calibri" w:hint="eastAsia"/>
          <w:b/>
          <w:bCs/>
          <w:sz w:val="22"/>
          <w:szCs w:val="22"/>
          <w:lang w:eastAsia="zh-CN"/>
        </w:rPr>
        <w:t>小标题不要单独落在一页的页尾，请根据实际情况调整此处格式问题。</w:t>
      </w:r>
    </w:p>
  </w:comment>
  <w:comment w:id="17" w:author="Faye FN Cheng" w:date="2022-03-28T18:20:00Z" w:initials="FFC">
    <w:p w14:paraId="0366B630" w14:textId="647B597F" w:rsidR="00BB4788" w:rsidRDefault="00BB4788">
      <w:pPr>
        <w:pStyle w:val="CommentText"/>
        <w:rPr>
          <w:lang w:eastAsia="zh-CN"/>
        </w:rPr>
      </w:pPr>
      <w:r>
        <w:rPr>
          <w:rStyle w:val="CommentReference"/>
        </w:rPr>
        <w:annotationRef/>
      </w:r>
      <w:r>
        <w:rPr>
          <w:rFonts w:hint="eastAsia"/>
          <w:lang w:eastAsia="zh-CN"/>
        </w:rPr>
        <w:t>注：选择适用的可信服务标准</w:t>
      </w:r>
    </w:p>
  </w:comment>
  <w:comment w:id="21" w:author="Fiona Xie" w:date="2025-08-05T15:10:00Z" w:initials="FX">
    <w:p w14:paraId="31939241" w14:textId="77777777" w:rsidR="0080021A" w:rsidRDefault="0080021A" w:rsidP="0080021A">
      <w:pPr>
        <w:pStyle w:val="CommentText"/>
      </w:pPr>
      <w:r>
        <w:rPr>
          <w:rStyle w:val="CommentReference"/>
        </w:rPr>
        <w:annotationRef/>
      </w:r>
      <w:r>
        <w:rPr>
          <w:rFonts w:hint="eastAsia"/>
        </w:rPr>
        <w:t>如果</w:t>
      </w:r>
      <w:r>
        <w:rPr>
          <w:rFonts w:hint="eastAsia"/>
        </w:rPr>
        <w:t>subject matter</w:t>
      </w:r>
      <w:r>
        <w:rPr>
          <w:rFonts w:hint="eastAsia"/>
        </w:rPr>
        <w:t>中某部分使用到了</w:t>
      </w:r>
      <w:r>
        <w:rPr>
          <w:rFonts w:hint="eastAsia"/>
        </w:rPr>
        <w:t>AI</w:t>
      </w:r>
      <w:r>
        <w:rPr>
          <w:rFonts w:hint="eastAsia"/>
        </w:rPr>
        <w:t>技术，但我们的审计范围不包含</w:t>
      </w:r>
      <w:r>
        <w:rPr>
          <w:rFonts w:hint="eastAsia"/>
        </w:rPr>
        <w:t>AI</w:t>
      </w:r>
      <w:r>
        <w:rPr>
          <w:rFonts w:hint="eastAsia"/>
        </w:rPr>
        <w:t>技术的特定功能，则需</w:t>
      </w:r>
      <w:r>
        <w:rPr>
          <w:rFonts w:hint="eastAsia"/>
        </w:rPr>
        <w:t xml:space="preserve"> </w:t>
      </w:r>
      <w:r>
        <w:rPr>
          <w:rFonts w:hint="eastAsia"/>
        </w:rPr>
        <w:t>添加这段话。</w:t>
      </w:r>
    </w:p>
    <w:p w14:paraId="055E97DE" w14:textId="77777777" w:rsidR="0080021A" w:rsidRDefault="0080021A" w:rsidP="0080021A">
      <w:pPr>
        <w:pStyle w:val="CommentText"/>
      </w:pPr>
      <w:r>
        <w:rPr>
          <w:rFonts w:hint="eastAsia"/>
        </w:rPr>
        <w:t>如果</w:t>
      </w:r>
      <w:r>
        <w:rPr>
          <w:rFonts w:hint="eastAsia"/>
        </w:rPr>
        <w:t>sub</w:t>
      </w:r>
      <w:r>
        <w:t>ject matter</w:t>
      </w:r>
      <w:r>
        <w:rPr>
          <w:rFonts w:hint="eastAsia"/>
        </w:rPr>
        <w:t>不涉及</w:t>
      </w:r>
      <w:r>
        <w:t>AI</w:t>
      </w:r>
      <w:r>
        <w:rPr>
          <w:rFonts w:hint="eastAsia"/>
        </w:rPr>
        <w:t>技术，则不需要添加这段话。</w:t>
      </w:r>
    </w:p>
  </w:comment>
  <w:comment w:id="23" w:author="Nicole H Jin" w:date="2022-03-24T15:27:00Z" w:initials="NHJ">
    <w:p w14:paraId="15695A24" w14:textId="77777777" w:rsidR="00FE728C" w:rsidRDefault="00FE728C" w:rsidP="00FE728C">
      <w:pPr>
        <w:pStyle w:val="CommentText"/>
        <w:rPr>
          <w:lang w:eastAsia="zh-CN"/>
        </w:rPr>
      </w:pPr>
      <w:r>
        <w:rPr>
          <w:rStyle w:val="CommentReference"/>
        </w:rPr>
        <w:annotationRef/>
      </w:r>
      <w:r>
        <w:rPr>
          <w:rFonts w:hint="eastAsia"/>
          <w:lang w:eastAsia="zh-CN"/>
        </w:rPr>
        <w:t>注：</w:t>
      </w:r>
      <w:bookmarkStart w:id="24" w:name="_Hlk99113289"/>
      <w:r>
        <w:rPr>
          <w:rFonts w:hint="eastAsia"/>
          <w:lang w:eastAsia="zh-CN"/>
        </w:rPr>
        <w:t>1</w:t>
      </w:r>
      <w:r>
        <w:rPr>
          <w:lang w:eastAsia="zh-CN"/>
        </w:rPr>
        <w:t xml:space="preserve">) </w:t>
      </w:r>
      <w:r w:rsidRPr="002576A4">
        <w:rPr>
          <w:rFonts w:hint="eastAsia"/>
          <w:lang w:eastAsia="zh-CN"/>
        </w:rPr>
        <w:t>落款要注意位置，不要单独一页</w:t>
      </w:r>
    </w:p>
    <w:p w14:paraId="05B3D6B2" w14:textId="77777777" w:rsidR="00FE728C" w:rsidRDefault="00FE728C" w:rsidP="00FE728C">
      <w:pPr>
        <w:pStyle w:val="CommentText"/>
        <w:rPr>
          <w:lang w:eastAsia="zh-CN"/>
        </w:rPr>
      </w:pPr>
      <w:r>
        <w:rPr>
          <w:rFonts w:hint="eastAsia"/>
          <w:lang w:eastAsia="zh-CN"/>
        </w:rPr>
        <w:t>2</w:t>
      </w:r>
      <w:r>
        <w:rPr>
          <w:lang w:eastAsia="zh-CN"/>
        </w:rPr>
        <w:t xml:space="preserve">) </w:t>
      </w:r>
      <w:r>
        <w:rPr>
          <w:rFonts w:hint="eastAsia"/>
          <w:lang w:eastAsia="zh-CN"/>
        </w:rPr>
        <w:t>根据项目选择相应的主体和地点</w:t>
      </w:r>
    </w:p>
    <w:p w14:paraId="5F40264E" w14:textId="77777777" w:rsidR="00FE728C" w:rsidRPr="00F13341" w:rsidRDefault="00FE728C" w:rsidP="00FE728C">
      <w:pPr>
        <w:pStyle w:val="CommentText"/>
        <w:rPr>
          <w:lang w:eastAsia="zh-CN"/>
        </w:rPr>
      </w:pPr>
      <w:r>
        <w:rPr>
          <w:lang w:eastAsia="zh-CN"/>
        </w:rPr>
        <w:t xml:space="preserve">3) </w:t>
      </w:r>
      <w:r>
        <w:rPr>
          <w:rFonts w:hint="eastAsia"/>
          <w:lang w:eastAsia="zh-CN"/>
        </w:rPr>
        <w:t>落款须给签字人留足够的空间</w:t>
      </w:r>
      <w:bookmarkEnd w:id="24"/>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D11A8D6" w15:done="0"/>
  <w15:commentEx w15:paraId="53D88C78" w15:done="0"/>
  <w15:commentEx w15:paraId="756A363A" w15:done="0"/>
  <w15:commentEx w15:paraId="7CACB4EE" w15:done="0"/>
  <w15:commentEx w15:paraId="3ADAE458" w15:done="0"/>
  <w15:commentEx w15:paraId="33DCEC9C" w15:done="0"/>
  <w15:commentEx w15:paraId="01FCD77F" w15:done="0"/>
  <w15:commentEx w15:paraId="11B11708" w15:done="0"/>
  <w15:commentEx w15:paraId="0366B630" w15:done="0"/>
  <w15:commentEx w15:paraId="055E97DE" w15:done="0"/>
  <w15:commentEx w15:paraId="5F40264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5EC9A14" w16cex:dateUtc="2022-03-28T12:33:00Z"/>
  <w16cex:commentExtensible w16cex:durableId="287DFD83" w16cex:dateUtc="2023-08-09T03:56:00Z"/>
  <w16cex:commentExtensible w16cex:durableId="2821E59C" w16cex:dateUtc="2023-05-31T07:26:00Z"/>
  <w16cex:commentExtensible w16cex:durableId="25EC9206" w16cex:dateUtc="2022-03-28T11:59:00Z"/>
  <w16cex:commentExtensible w16cex:durableId="25EC7953" w16cex:dateUtc="2022-03-28T10:13:00Z"/>
  <w16cex:commentExtensible w16cex:durableId="287E18AF" w16cex:dateUtc="2023-08-09T05:52:00Z"/>
  <w16cex:commentExtensible w16cex:durableId="2874D5B6" w16cex:dateUtc="2023-08-02T05:16:00Z"/>
  <w16cex:commentExtensible w16cex:durableId="28CE61AF" w16cex:dateUtc="2023-10-09T03:25:00Z"/>
  <w16cex:commentExtensible w16cex:durableId="25EC7AD3" w16cex:dateUtc="2022-03-28T10:20:00Z"/>
  <w16cex:commentExtensible w16cex:durableId="06E558F5" w16cex:dateUtc="2025-08-05T07:10:00Z"/>
  <w16cex:commentExtensible w16cex:durableId="25E70C53" w16cex:dateUtc="2022-03-24T07:2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D11A8D6" w16cid:durableId="25EC9A14"/>
  <w16cid:commentId w16cid:paraId="53D88C78" w16cid:durableId="287DFD83"/>
  <w16cid:commentId w16cid:paraId="756A363A" w16cid:durableId="2821E59C"/>
  <w16cid:commentId w16cid:paraId="7CACB4EE" w16cid:durableId="25EC9206"/>
  <w16cid:commentId w16cid:paraId="3ADAE458" w16cid:durableId="25EC7953"/>
  <w16cid:commentId w16cid:paraId="33DCEC9C" w16cid:durableId="287E18AF"/>
  <w16cid:commentId w16cid:paraId="01FCD77F" w16cid:durableId="2874D5B6"/>
  <w16cid:commentId w16cid:paraId="11B11708" w16cid:durableId="28CE61AF"/>
  <w16cid:commentId w16cid:paraId="0366B630" w16cid:durableId="25EC7AD3"/>
  <w16cid:commentId w16cid:paraId="055E97DE" w16cid:durableId="06E558F5"/>
  <w16cid:commentId w16cid:paraId="5F40264E" w16cid:durableId="25E70C5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359132" w14:textId="77777777" w:rsidR="00C038E1" w:rsidRDefault="00C038E1">
      <w:r>
        <w:separator/>
      </w:r>
    </w:p>
  </w:endnote>
  <w:endnote w:type="continuationSeparator" w:id="0">
    <w:p w14:paraId="1E40CD2D" w14:textId="77777777" w:rsidR="00C038E1" w:rsidRDefault="00C038E1">
      <w:r>
        <w:continuationSeparator/>
      </w:r>
    </w:p>
  </w:endnote>
  <w:endnote w:type="continuationNotice" w:id="1">
    <w:p w14:paraId="61AF1621" w14:textId="77777777" w:rsidR="00C038E1" w:rsidRDefault="00C038E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黑体">
    <w:altName w:val="SimHei"/>
    <w:panose1 w:val="02010609060101010101"/>
    <w:charset w:val="86"/>
    <w:family w:val="modern"/>
    <w:pitch w:val="fixed"/>
    <w:sig w:usb0="800002BF" w:usb1="38CF7CFA"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等线">
    <w:altName w:val="DengXian"/>
    <w:panose1 w:val="02010600030101010101"/>
    <w:charset w:val="86"/>
    <w:family w:val="auto"/>
    <w:pitch w:val="variable"/>
    <w:sig w:usb0="A00002BF" w:usb1="38CF7CFA" w:usb2="00000016" w:usb3="00000000" w:csb0="0004000F" w:csb1="00000000"/>
  </w:font>
  <w:font w:name="Arial Bold">
    <w:altName w:val="Arial"/>
    <w:panose1 w:val="020B07040202020202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0B0A6E" w14:textId="77777777" w:rsidR="00C038E1" w:rsidRDefault="00C038E1">
      <w:r>
        <w:separator/>
      </w:r>
    </w:p>
  </w:footnote>
  <w:footnote w:type="continuationSeparator" w:id="0">
    <w:p w14:paraId="36C2EB06" w14:textId="77777777" w:rsidR="00C038E1" w:rsidRDefault="00C038E1">
      <w:r>
        <w:continuationSeparator/>
      </w:r>
    </w:p>
  </w:footnote>
  <w:footnote w:type="continuationNotice" w:id="1">
    <w:p w14:paraId="30FF9A91" w14:textId="77777777" w:rsidR="00C038E1" w:rsidRDefault="00C038E1"/>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C90A216C"/>
    <w:lvl w:ilvl="0">
      <w:numFmt w:val="decimal"/>
      <w:lvlText w:val="*"/>
      <w:lvlJc w:val="left"/>
    </w:lvl>
  </w:abstractNum>
  <w:abstractNum w:abstractNumId="1" w15:restartNumberingAfterBreak="0">
    <w:nsid w:val="00F67E7E"/>
    <w:multiLevelType w:val="hybridMultilevel"/>
    <w:tmpl w:val="347833FE"/>
    <w:lvl w:ilvl="0" w:tplc="2170307E">
      <w:start w:val="1"/>
      <w:numFmt w:val="bullet"/>
      <w:lvlText w:val=""/>
      <w:lvlJc w:val="left"/>
      <w:pPr>
        <w:ind w:left="780" w:hanging="360"/>
      </w:pPr>
      <w:rPr>
        <w:rFonts w:ascii="Wingdings" w:hAnsi="Wingdings" w:hint="default"/>
        <w:sz w:val="16"/>
        <w:szCs w:val="16"/>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 w15:restartNumberingAfterBreak="0">
    <w:nsid w:val="05565594"/>
    <w:multiLevelType w:val="hybridMultilevel"/>
    <w:tmpl w:val="3D72C8FC"/>
    <w:lvl w:ilvl="0" w:tplc="8D78CA38">
      <w:start w:val="1"/>
      <w:numFmt w:val="bullet"/>
      <w:lvlText w:val=""/>
      <w:lvlJc w:val="left"/>
      <w:pPr>
        <w:tabs>
          <w:tab w:val="num" w:pos="2520"/>
        </w:tabs>
        <w:ind w:left="2520" w:hanging="360"/>
      </w:pPr>
      <w:rPr>
        <w:rFonts w:ascii="Symbol" w:hAnsi="Symbol" w:hint="default"/>
      </w:rPr>
    </w:lvl>
    <w:lvl w:ilvl="1" w:tplc="8D78CA38">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3" w15:restartNumberingAfterBreak="0">
    <w:nsid w:val="0A69190F"/>
    <w:multiLevelType w:val="hybridMultilevel"/>
    <w:tmpl w:val="211A39B0"/>
    <w:lvl w:ilvl="0" w:tplc="04090005">
      <w:start w:val="1"/>
      <w:numFmt w:val="bullet"/>
      <w:lvlText w:val=""/>
      <w:lvlJc w:val="left"/>
      <w:pPr>
        <w:tabs>
          <w:tab w:val="num" w:pos="720"/>
        </w:tabs>
        <w:ind w:left="720" w:hanging="360"/>
      </w:pPr>
      <w:rPr>
        <w:rFonts w:ascii="Wingdings" w:hAnsi="Wingdings" w:hint="default"/>
      </w:rPr>
    </w:lvl>
    <w:lvl w:ilvl="1" w:tplc="C90A216C">
      <w:start w:val="1"/>
      <w:numFmt w:val="bullet"/>
      <w:lvlText w:val=""/>
      <w:legacy w:legacy="1" w:legacySpace="360" w:legacyIndent="360"/>
      <w:lvlJc w:val="left"/>
      <w:pPr>
        <w:ind w:left="1440" w:hanging="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CF42595"/>
    <w:multiLevelType w:val="hybridMultilevel"/>
    <w:tmpl w:val="22D0D5E6"/>
    <w:lvl w:ilvl="0" w:tplc="AAAC09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0C86B9C"/>
    <w:multiLevelType w:val="hybridMultilevel"/>
    <w:tmpl w:val="A1A23348"/>
    <w:lvl w:ilvl="0" w:tplc="A420FDB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21D055EA"/>
    <w:multiLevelType w:val="hybridMultilevel"/>
    <w:tmpl w:val="F852F5B6"/>
    <w:lvl w:ilvl="0" w:tplc="B27837B4">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2AAB2BB9"/>
    <w:multiLevelType w:val="hybridMultilevel"/>
    <w:tmpl w:val="154C6102"/>
    <w:lvl w:ilvl="0" w:tplc="04090001">
      <w:start w:val="1"/>
      <w:numFmt w:val="bullet"/>
      <w:lvlText w:val=""/>
      <w:lvlJc w:val="left"/>
      <w:pPr>
        <w:tabs>
          <w:tab w:val="num" w:pos="780"/>
        </w:tabs>
        <w:ind w:left="780" w:hanging="360"/>
      </w:pPr>
      <w:rPr>
        <w:rFonts w:ascii="Symbol" w:hAnsi="Symbol" w:hint="default"/>
      </w:rPr>
    </w:lvl>
    <w:lvl w:ilvl="1" w:tplc="04090003" w:tentative="1">
      <w:start w:val="1"/>
      <w:numFmt w:val="bullet"/>
      <w:lvlText w:val="o"/>
      <w:lvlJc w:val="left"/>
      <w:pPr>
        <w:tabs>
          <w:tab w:val="num" w:pos="1500"/>
        </w:tabs>
        <w:ind w:left="1500" w:hanging="360"/>
      </w:pPr>
      <w:rPr>
        <w:rFonts w:ascii="Courier New" w:hAnsi="Courier New" w:hint="default"/>
      </w:rPr>
    </w:lvl>
    <w:lvl w:ilvl="2" w:tplc="04090005" w:tentative="1">
      <w:start w:val="1"/>
      <w:numFmt w:val="bullet"/>
      <w:lvlText w:val=""/>
      <w:lvlJc w:val="left"/>
      <w:pPr>
        <w:tabs>
          <w:tab w:val="num" w:pos="2220"/>
        </w:tabs>
        <w:ind w:left="2220" w:hanging="360"/>
      </w:pPr>
      <w:rPr>
        <w:rFonts w:ascii="Wingdings" w:hAnsi="Wingdings" w:hint="default"/>
      </w:rPr>
    </w:lvl>
    <w:lvl w:ilvl="3" w:tplc="04090001" w:tentative="1">
      <w:start w:val="1"/>
      <w:numFmt w:val="bullet"/>
      <w:lvlText w:val=""/>
      <w:lvlJc w:val="left"/>
      <w:pPr>
        <w:tabs>
          <w:tab w:val="num" w:pos="2940"/>
        </w:tabs>
        <w:ind w:left="2940" w:hanging="360"/>
      </w:pPr>
      <w:rPr>
        <w:rFonts w:ascii="Symbol" w:hAnsi="Symbol" w:hint="default"/>
      </w:rPr>
    </w:lvl>
    <w:lvl w:ilvl="4" w:tplc="04090003" w:tentative="1">
      <w:start w:val="1"/>
      <w:numFmt w:val="bullet"/>
      <w:lvlText w:val="o"/>
      <w:lvlJc w:val="left"/>
      <w:pPr>
        <w:tabs>
          <w:tab w:val="num" w:pos="3660"/>
        </w:tabs>
        <w:ind w:left="3660" w:hanging="360"/>
      </w:pPr>
      <w:rPr>
        <w:rFonts w:ascii="Courier New" w:hAnsi="Courier New" w:hint="default"/>
      </w:rPr>
    </w:lvl>
    <w:lvl w:ilvl="5" w:tplc="04090005" w:tentative="1">
      <w:start w:val="1"/>
      <w:numFmt w:val="bullet"/>
      <w:lvlText w:val=""/>
      <w:lvlJc w:val="left"/>
      <w:pPr>
        <w:tabs>
          <w:tab w:val="num" w:pos="4380"/>
        </w:tabs>
        <w:ind w:left="4380" w:hanging="360"/>
      </w:pPr>
      <w:rPr>
        <w:rFonts w:ascii="Wingdings" w:hAnsi="Wingdings" w:hint="default"/>
      </w:rPr>
    </w:lvl>
    <w:lvl w:ilvl="6" w:tplc="04090001" w:tentative="1">
      <w:start w:val="1"/>
      <w:numFmt w:val="bullet"/>
      <w:lvlText w:val=""/>
      <w:lvlJc w:val="left"/>
      <w:pPr>
        <w:tabs>
          <w:tab w:val="num" w:pos="5100"/>
        </w:tabs>
        <w:ind w:left="5100" w:hanging="360"/>
      </w:pPr>
      <w:rPr>
        <w:rFonts w:ascii="Symbol" w:hAnsi="Symbol" w:hint="default"/>
      </w:rPr>
    </w:lvl>
    <w:lvl w:ilvl="7" w:tplc="04090003" w:tentative="1">
      <w:start w:val="1"/>
      <w:numFmt w:val="bullet"/>
      <w:lvlText w:val="o"/>
      <w:lvlJc w:val="left"/>
      <w:pPr>
        <w:tabs>
          <w:tab w:val="num" w:pos="5820"/>
        </w:tabs>
        <w:ind w:left="5820" w:hanging="360"/>
      </w:pPr>
      <w:rPr>
        <w:rFonts w:ascii="Courier New" w:hAnsi="Courier New" w:hint="default"/>
      </w:rPr>
    </w:lvl>
    <w:lvl w:ilvl="8" w:tplc="04090005" w:tentative="1">
      <w:start w:val="1"/>
      <w:numFmt w:val="bullet"/>
      <w:lvlText w:val=""/>
      <w:lvlJc w:val="left"/>
      <w:pPr>
        <w:tabs>
          <w:tab w:val="num" w:pos="6540"/>
        </w:tabs>
        <w:ind w:left="6540" w:hanging="360"/>
      </w:pPr>
      <w:rPr>
        <w:rFonts w:ascii="Wingdings" w:hAnsi="Wingdings" w:hint="default"/>
      </w:rPr>
    </w:lvl>
  </w:abstractNum>
  <w:abstractNum w:abstractNumId="8" w15:restartNumberingAfterBreak="0">
    <w:nsid w:val="315F4DF6"/>
    <w:multiLevelType w:val="hybridMultilevel"/>
    <w:tmpl w:val="3D72C8FC"/>
    <w:lvl w:ilvl="0" w:tplc="8D78CA38">
      <w:start w:val="1"/>
      <w:numFmt w:val="bullet"/>
      <w:lvlText w:val=""/>
      <w:lvlJc w:val="left"/>
      <w:pPr>
        <w:tabs>
          <w:tab w:val="num" w:pos="2520"/>
        </w:tabs>
        <w:ind w:left="2520" w:hanging="360"/>
      </w:pPr>
      <w:rPr>
        <w:rFonts w:ascii="Symbol" w:hAnsi="Symbol" w:hint="default"/>
      </w:rPr>
    </w:lvl>
    <w:lvl w:ilvl="1" w:tplc="04090003">
      <w:start w:val="1"/>
      <w:numFmt w:val="bullet"/>
      <w:lvlText w:val="o"/>
      <w:lvlJc w:val="left"/>
      <w:pPr>
        <w:tabs>
          <w:tab w:val="num" w:pos="2520"/>
        </w:tabs>
        <w:ind w:left="2520" w:hanging="360"/>
      </w:pPr>
      <w:rPr>
        <w:rFonts w:ascii="Courier New" w:hAnsi="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9" w15:restartNumberingAfterBreak="0">
    <w:nsid w:val="37C42B1D"/>
    <w:multiLevelType w:val="hybridMultilevel"/>
    <w:tmpl w:val="0D34FF48"/>
    <w:lvl w:ilvl="0" w:tplc="04090005">
      <w:start w:val="1"/>
      <w:numFmt w:val="bullet"/>
      <w:lvlText w:val=""/>
      <w:lvlJc w:val="left"/>
      <w:pPr>
        <w:tabs>
          <w:tab w:val="num" w:pos="720"/>
        </w:tabs>
        <w:ind w:left="720" w:hanging="360"/>
      </w:pPr>
      <w:rPr>
        <w:rFonts w:ascii="Wingdings" w:hAnsi="Wingdings" w:hint="default"/>
      </w:rPr>
    </w:lvl>
    <w:lvl w:ilvl="1" w:tplc="8D78CA38">
      <w:start w:val="1"/>
      <w:numFmt w:val="bullet"/>
      <w:lvlText w:val=""/>
      <w:lvlJc w:val="left"/>
      <w:pPr>
        <w:tabs>
          <w:tab w:val="num" w:pos="1440"/>
        </w:tabs>
        <w:ind w:left="1440" w:hanging="360"/>
      </w:pPr>
      <w:rPr>
        <w:rFonts w:ascii="Symbol" w:hAnsi="Symbol"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4AFF4DB5"/>
    <w:multiLevelType w:val="hybridMultilevel"/>
    <w:tmpl w:val="E1D40F16"/>
    <w:lvl w:ilvl="0" w:tplc="04090001">
      <w:start w:val="1"/>
      <w:numFmt w:val="bullet"/>
      <w:lvlText w:val=""/>
      <w:lvlJc w:val="left"/>
      <w:pPr>
        <w:tabs>
          <w:tab w:val="num" w:pos="1260"/>
        </w:tabs>
        <w:ind w:left="1260" w:hanging="360"/>
      </w:pPr>
      <w:rPr>
        <w:rFonts w:ascii="Symbol" w:hAnsi="Symbol" w:hint="default"/>
      </w:rPr>
    </w:lvl>
    <w:lvl w:ilvl="1" w:tplc="04090003" w:tentative="1">
      <w:start w:val="1"/>
      <w:numFmt w:val="bullet"/>
      <w:lvlText w:val="o"/>
      <w:lvlJc w:val="left"/>
      <w:pPr>
        <w:tabs>
          <w:tab w:val="num" w:pos="1980"/>
        </w:tabs>
        <w:ind w:left="1980" w:hanging="360"/>
      </w:pPr>
      <w:rPr>
        <w:rFonts w:ascii="Courier New" w:hAnsi="Courier New" w:hint="default"/>
      </w:rPr>
    </w:lvl>
    <w:lvl w:ilvl="2" w:tplc="04090005" w:tentative="1">
      <w:start w:val="1"/>
      <w:numFmt w:val="bullet"/>
      <w:lvlText w:val=""/>
      <w:lvlJc w:val="left"/>
      <w:pPr>
        <w:tabs>
          <w:tab w:val="num" w:pos="2700"/>
        </w:tabs>
        <w:ind w:left="2700" w:hanging="360"/>
      </w:pPr>
      <w:rPr>
        <w:rFonts w:ascii="Wingdings" w:hAnsi="Wingdings" w:hint="default"/>
      </w:rPr>
    </w:lvl>
    <w:lvl w:ilvl="3" w:tplc="04090001" w:tentative="1">
      <w:start w:val="1"/>
      <w:numFmt w:val="bullet"/>
      <w:lvlText w:val=""/>
      <w:lvlJc w:val="left"/>
      <w:pPr>
        <w:tabs>
          <w:tab w:val="num" w:pos="3420"/>
        </w:tabs>
        <w:ind w:left="3420" w:hanging="360"/>
      </w:pPr>
      <w:rPr>
        <w:rFonts w:ascii="Symbol" w:hAnsi="Symbol" w:hint="default"/>
      </w:rPr>
    </w:lvl>
    <w:lvl w:ilvl="4" w:tplc="04090003" w:tentative="1">
      <w:start w:val="1"/>
      <w:numFmt w:val="bullet"/>
      <w:lvlText w:val="o"/>
      <w:lvlJc w:val="left"/>
      <w:pPr>
        <w:tabs>
          <w:tab w:val="num" w:pos="4140"/>
        </w:tabs>
        <w:ind w:left="4140" w:hanging="360"/>
      </w:pPr>
      <w:rPr>
        <w:rFonts w:ascii="Courier New" w:hAnsi="Courier New" w:hint="default"/>
      </w:rPr>
    </w:lvl>
    <w:lvl w:ilvl="5" w:tplc="04090005" w:tentative="1">
      <w:start w:val="1"/>
      <w:numFmt w:val="bullet"/>
      <w:lvlText w:val=""/>
      <w:lvlJc w:val="left"/>
      <w:pPr>
        <w:tabs>
          <w:tab w:val="num" w:pos="4860"/>
        </w:tabs>
        <w:ind w:left="4860" w:hanging="360"/>
      </w:pPr>
      <w:rPr>
        <w:rFonts w:ascii="Wingdings" w:hAnsi="Wingdings" w:hint="default"/>
      </w:rPr>
    </w:lvl>
    <w:lvl w:ilvl="6" w:tplc="04090001" w:tentative="1">
      <w:start w:val="1"/>
      <w:numFmt w:val="bullet"/>
      <w:lvlText w:val=""/>
      <w:lvlJc w:val="left"/>
      <w:pPr>
        <w:tabs>
          <w:tab w:val="num" w:pos="5580"/>
        </w:tabs>
        <w:ind w:left="5580" w:hanging="360"/>
      </w:pPr>
      <w:rPr>
        <w:rFonts w:ascii="Symbol" w:hAnsi="Symbol" w:hint="default"/>
      </w:rPr>
    </w:lvl>
    <w:lvl w:ilvl="7" w:tplc="04090003" w:tentative="1">
      <w:start w:val="1"/>
      <w:numFmt w:val="bullet"/>
      <w:lvlText w:val="o"/>
      <w:lvlJc w:val="left"/>
      <w:pPr>
        <w:tabs>
          <w:tab w:val="num" w:pos="6300"/>
        </w:tabs>
        <w:ind w:left="6300" w:hanging="360"/>
      </w:pPr>
      <w:rPr>
        <w:rFonts w:ascii="Courier New" w:hAnsi="Courier New" w:hint="default"/>
      </w:rPr>
    </w:lvl>
    <w:lvl w:ilvl="8" w:tplc="04090005" w:tentative="1">
      <w:start w:val="1"/>
      <w:numFmt w:val="bullet"/>
      <w:lvlText w:val=""/>
      <w:lvlJc w:val="left"/>
      <w:pPr>
        <w:tabs>
          <w:tab w:val="num" w:pos="7020"/>
        </w:tabs>
        <w:ind w:left="7020" w:hanging="360"/>
      </w:pPr>
      <w:rPr>
        <w:rFonts w:ascii="Wingdings" w:hAnsi="Wingdings" w:hint="default"/>
      </w:rPr>
    </w:lvl>
  </w:abstractNum>
  <w:abstractNum w:abstractNumId="11" w15:restartNumberingAfterBreak="0">
    <w:nsid w:val="504C4A22"/>
    <w:multiLevelType w:val="hybridMultilevel"/>
    <w:tmpl w:val="5D3EA5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45C1651"/>
    <w:multiLevelType w:val="hybridMultilevel"/>
    <w:tmpl w:val="0D34FF48"/>
    <w:lvl w:ilvl="0" w:tplc="04090005">
      <w:start w:val="1"/>
      <w:numFmt w:val="bullet"/>
      <w:lvlText w:val=""/>
      <w:lvlJc w:val="left"/>
      <w:pPr>
        <w:tabs>
          <w:tab w:val="num" w:pos="720"/>
        </w:tabs>
        <w:ind w:left="720" w:hanging="360"/>
      </w:pPr>
      <w:rPr>
        <w:rFonts w:ascii="Wingdings" w:hAnsi="Wingdings" w:hint="default"/>
      </w:rPr>
    </w:lvl>
    <w:lvl w:ilvl="1" w:tplc="C99AC6BC">
      <w:start w:val="1"/>
      <w:numFmt w:val="bullet"/>
      <w:lvlText w:val=""/>
      <w:lvlJc w:val="left"/>
      <w:pPr>
        <w:tabs>
          <w:tab w:val="num" w:pos="1440"/>
        </w:tabs>
        <w:ind w:left="1440" w:hanging="360"/>
      </w:pPr>
      <w:rPr>
        <w:rFonts w:ascii="Symbol" w:hAnsi="Symbol"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5AB81606"/>
    <w:multiLevelType w:val="hybridMultilevel"/>
    <w:tmpl w:val="0D34FF48"/>
    <w:lvl w:ilvl="0" w:tplc="8D78CA38">
      <w:start w:val="1"/>
      <w:numFmt w:val="bullet"/>
      <w:lvlText w:val=""/>
      <w:lvlJc w:val="left"/>
      <w:pPr>
        <w:tabs>
          <w:tab w:val="num" w:pos="720"/>
        </w:tabs>
        <w:ind w:left="720" w:hanging="360"/>
      </w:pPr>
      <w:rPr>
        <w:rFonts w:ascii="Symbol" w:hAnsi="Symbol" w:hint="default"/>
      </w:rPr>
    </w:lvl>
    <w:lvl w:ilvl="1" w:tplc="C90A216C">
      <w:start w:val="1"/>
      <w:numFmt w:val="bullet"/>
      <w:lvlText w:val=""/>
      <w:legacy w:legacy="1" w:legacySpace="360" w:legacyIndent="360"/>
      <w:lvlJc w:val="left"/>
      <w:pPr>
        <w:ind w:left="1440" w:hanging="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6C2F1A59"/>
    <w:multiLevelType w:val="hybridMultilevel"/>
    <w:tmpl w:val="0D34FF48"/>
    <w:lvl w:ilvl="0" w:tplc="04090005">
      <w:start w:val="1"/>
      <w:numFmt w:val="bullet"/>
      <w:lvlText w:val=""/>
      <w:lvlJc w:val="left"/>
      <w:pPr>
        <w:tabs>
          <w:tab w:val="num" w:pos="720"/>
        </w:tabs>
        <w:ind w:left="720" w:hanging="360"/>
      </w:pPr>
      <w:rPr>
        <w:rFonts w:ascii="Wingdings" w:hAnsi="Wingdings" w:hint="default"/>
      </w:rPr>
    </w:lvl>
    <w:lvl w:ilvl="1" w:tplc="C90A216C">
      <w:start w:val="1"/>
      <w:numFmt w:val="bullet"/>
      <w:lvlText w:val=""/>
      <w:legacy w:legacy="1" w:legacySpace="360" w:legacyIndent="360"/>
      <w:lvlJc w:val="left"/>
      <w:pPr>
        <w:ind w:left="1440" w:hanging="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7B0F3EC9"/>
    <w:multiLevelType w:val="hybridMultilevel"/>
    <w:tmpl w:val="A9E2F5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20169156">
    <w:abstractNumId w:val="0"/>
    <w:lvlOverride w:ilvl="0">
      <w:lvl w:ilvl="0">
        <w:start w:val="1"/>
        <w:numFmt w:val="bullet"/>
        <w:lvlText w:val=""/>
        <w:legacy w:legacy="1" w:legacySpace="0" w:legacyIndent="360"/>
        <w:lvlJc w:val="left"/>
        <w:pPr>
          <w:ind w:left="720" w:hanging="360"/>
        </w:pPr>
        <w:rPr>
          <w:rFonts w:ascii="Symbol" w:hAnsi="Symbol" w:hint="default"/>
        </w:rPr>
      </w:lvl>
    </w:lvlOverride>
  </w:num>
  <w:num w:numId="2" w16cid:durableId="756444462">
    <w:abstractNumId w:val="0"/>
    <w:lvlOverride w:ilvl="0">
      <w:lvl w:ilvl="0">
        <w:start w:val="1"/>
        <w:numFmt w:val="bullet"/>
        <w:lvlText w:val=""/>
        <w:legacy w:legacy="1" w:legacySpace="120" w:legacyIndent="360"/>
        <w:lvlJc w:val="left"/>
        <w:pPr>
          <w:ind w:left="1260" w:hanging="360"/>
        </w:pPr>
        <w:rPr>
          <w:rFonts w:ascii="Symbol" w:hAnsi="Symbol" w:hint="default"/>
        </w:rPr>
      </w:lvl>
    </w:lvlOverride>
  </w:num>
  <w:num w:numId="3" w16cid:durableId="1792164546">
    <w:abstractNumId w:val="14"/>
  </w:num>
  <w:num w:numId="4" w16cid:durableId="1465464064">
    <w:abstractNumId w:val="3"/>
  </w:num>
  <w:num w:numId="5" w16cid:durableId="954215667">
    <w:abstractNumId w:val="12"/>
  </w:num>
  <w:num w:numId="6" w16cid:durableId="604390796">
    <w:abstractNumId w:val="9"/>
  </w:num>
  <w:num w:numId="7" w16cid:durableId="2034762546">
    <w:abstractNumId w:val="8"/>
  </w:num>
  <w:num w:numId="8" w16cid:durableId="1513497689">
    <w:abstractNumId w:val="2"/>
  </w:num>
  <w:num w:numId="9" w16cid:durableId="800537919">
    <w:abstractNumId w:val="13"/>
  </w:num>
  <w:num w:numId="10" w16cid:durableId="837231637">
    <w:abstractNumId w:val="10"/>
  </w:num>
  <w:num w:numId="11" w16cid:durableId="1068042142">
    <w:abstractNumId w:val="7"/>
  </w:num>
  <w:num w:numId="12" w16cid:durableId="1120489141">
    <w:abstractNumId w:val="6"/>
  </w:num>
  <w:num w:numId="13" w16cid:durableId="973026059">
    <w:abstractNumId w:val="15"/>
  </w:num>
  <w:num w:numId="14" w16cid:durableId="1711295989">
    <w:abstractNumId w:val="4"/>
  </w:num>
  <w:num w:numId="15" w16cid:durableId="132602331">
    <w:abstractNumId w:val="11"/>
  </w:num>
  <w:num w:numId="16" w16cid:durableId="1563565936">
    <w:abstractNumId w:val="1"/>
  </w:num>
  <w:num w:numId="17" w16cid:durableId="1772579211">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aye FN Cheng">
    <w15:presenceInfo w15:providerId="AD" w15:userId="S::Faye.FN.Cheng@cn.ey.com::a0de8972-2a92-49e3-8251-233a3c008f6d"/>
  </w15:person>
  <w15:person w15:author="Vic Gong">
    <w15:presenceInfo w15:providerId="AD" w15:userId="S::Vic.Gong@cn.ey.com::9fb16b2a-5395-4f25-838a-0a0bfad18d2a"/>
  </w15:person>
  <w15:person w15:author="Sally Zhong">
    <w15:presenceInfo w15:providerId="AD" w15:userId="S::Sally.Zhong@cn.ey.com::8ea21686-6d55-4adc-a53a-657ad61aa23a"/>
  </w15:person>
  <w15:person w15:author="Mike Ruan">
    <w15:presenceInfo w15:providerId="AD" w15:userId="S::Mike.Ruan@cn.ey.com::791c2f6a-e79d-42f8-9034-8bcaaaa3a1bd"/>
  </w15:person>
  <w15:person w15:author="Stella TY">
    <w15:presenceInfo w15:providerId="AD" w15:userId="S::Stella.TY.Shen@cn.ey.com::22437f56-47b7-45b9-b44d-4940b7b79eca"/>
  </w15:person>
  <w15:person w15:author="Stella TY Shen">
    <w15:presenceInfo w15:providerId="AD" w15:userId="S::Stella.TY.Shen@cn.ey.com::22437f56-47b7-45b9-b44d-4940b7b79eca"/>
  </w15:person>
  <w15:person w15:author="Fiona Xie">
    <w15:presenceInfo w15:providerId="AD" w15:userId="S::Fiona.Xie@cn.ey.com::20e938e6-ba1e-4450-b777-8c74bdeef9fe"/>
  </w15:person>
  <w15:person w15:author="Jessica Y Xu">
    <w15:presenceInfo w15:providerId="AD" w15:userId="S::Jessica-Y.Xu@cn.ey.com::c7561934-2549-4517-ba86-6a3f4361e0b9"/>
  </w15:person>
  <w15:person w15:author="Nicole H Jin">
    <w15:presenceInfo w15:providerId="AD" w15:userId="S::Nicole.H.Jin@cn.ey.com::cdbbc219-a839-4fde-8c65-abd18eb655b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removeDateAndTime/>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doNotHyphenateCaps/>
  <w:drawingGridHorizontalSpacing w:val="120"/>
  <w:drawingGridVerticalSpacing w:val="120"/>
  <w:displayVerticalDrawingGridEvery w:val="0"/>
  <w:doNotUseMarginsForDrawingGridOrigin/>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0266"/>
    <w:rsid w:val="0000413B"/>
    <w:rsid w:val="000068AD"/>
    <w:rsid w:val="00007F01"/>
    <w:rsid w:val="00011552"/>
    <w:rsid w:val="00011ED2"/>
    <w:rsid w:val="0002445F"/>
    <w:rsid w:val="0004376B"/>
    <w:rsid w:val="00045EB3"/>
    <w:rsid w:val="000670E6"/>
    <w:rsid w:val="00072AF4"/>
    <w:rsid w:val="0007674D"/>
    <w:rsid w:val="00077BA7"/>
    <w:rsid w:val="00083525"/>
    <w:rsid w:val="00091954"/>
    <w:rsid w:val="00095636"/>
    <w:rsid w:val="0009752E"/>
    <w:rsid w:val="000A1283"/>
    <w:rsid w:val="000A2981"/>
    <w:rsid w:val="000A5774"/>
    <w:rsid w:val="000B1BB2"/>
    <w:rsid w:val="000C1A6C"/>
    <w:rsid w:val="000D35CD"/>
    <w:rsid w:val="000E0819"/>
    <w:rsid w:val="000E175A"/>
    <w:rsid w:val="000E1A1F"/>
    <w:rsid w:val="000E535E"/>
    <w:rsid w:val="000F5251"/>
    <w:rsid w:val="000F7C4B"/>
    <w:rsid w:val="00100CDE"/>
    <w:rsid w:val="001145F7"/>
    <w:rsid w:val="0011493C"/>
    <w:rsid w:val="001238F1"/>
    <w:rsid w:val="0012718F"/>
    <w:rsid w:val="0012723B"/>
    <w:rsid w:val="001315DE"/>
    <w:rsid w:val="001370F4"/>
    <w:rsid w:val="001430AF"/>
    <w:rsid w:val="00147F58"/>
    <w:rsid w:val="00150103"/>
    <w:rsid w:val="001506DC"/>
    <w:rsid w:val="001507E6"/>
    <w:rsid w:val="001527FF"/>
    <w:rsid w:val="00156534"/>
    <w:rsid w:val="00161A1D"/>
    <w:rsid w:val="0016370A"/>
    <w:rsid w:val="00166D58"/>
    <w:rsid w:val="00167E74"/>
    <w:rsid w:val="00186741"/>
    <w:rsid w:val="00195CDA"/>
    <w:rsid w:val="001A1A07"/>
    <w:rsid w:val="001A3EA3"/>
    <w:rsid w:val="001A674D"/>
    <w:rsid w:val="001B367C"/>
    <w:rsid w:val="001C3320"/>
    <w:rsid w:val="001D6FBE"/>
    <w:rsid w:val="001E099F"/>
    <w:rsid w:val="001E289F"/>
    <w:rsid w:val="001E5BCB"/>
    <w:rsid w:val="001E6DA9"/>
    <w:rsid w:val="001E6FCB"/>
    <w:rsid w:val="001F1301"/>
    <w:rsid w:val="001F3FD2"/>
    <w:rsid w:val="00204C8A"/>
    <w:rsid w:val="002055C6"/>
    <w:rsid w:val="002067AA"/>
    <w:rsid w:val="00211813"/>
    <w:rsid w:val="00227305"/>
    <w:rsid w:val="00234884"/>
    <w:rsid w:val="002348DD"/>
    <w:rsid w:val="002413A9"/>
    <w:rsid w:val="002435CE"/>
    <w:rsid w:val="00246416"/>
    <w:rsid w:val="00253A55"/>
    <w:rsid w:val="00256F2A"/>
    <w:rsid w:val="00257F42"/>
    <w:rsid w:val="00277EEF"/>
    <w:rsid w:val="0028676C"/>
    <w:rsid w:val="00287627"/>
    <w:rsid w:val="0029540E"/>
    <w:rsid w:val="002A3EEA"/>
    <w:rsid w:val="002A6008"/>
    <w:rsid w:val="002B041E"/>
    <w:rsid w:val="002B3526"/>
    <w:rsid w:val="002C20A8"/>
    <w:rsid w:val="002C3915"/>
    <w:rsid w:val="002C48AB"/>
    <w:rsid w:val="002C61F6"/>
    <w:rsid w:val="002D32DE"/>
    <w:rsid w:val="002D3F3C"/>
    <w:rsid w:val="002D5ED2"/>
    <w:rsid w:val="002D6EEE"/>
    <w:rsid w:val="002E0E8B"/>
    <w:rsid w:val="002E107C"/>
    <w:rsid w:val="002F10D6"/>
    <w:rsid w:val="002F1F68"/>
    <w:rsid w:val="002F31F7"/>
    <w:rsid w:val="002F4B2D"/>
    <w:rsid w:val="002F5E63"/>
    <w:rsid w:val="002F61EA"/>
    <w:rsid w:val="002F7ADA"/>
    <w:rsid w:val="00305D26"/>
    <w:rsid w:val="003101D7"/>
    <w:rsid w:val="0032188A"/>
    <w:rsid w:val="00323212"/>
    <w:rsid w:val="0033470D"/>
    <w:rsid w:val="003356D2"/>
    <w:rsid w:val="00345F44"/>
    <w:rsid w:val="00351330"/>
    <w:rsid w:val="003532A1"/>
    <w:rsid w:val="00357587"/>
    <w:rsid w:val="0037395F"/>
    <w:rsid w:val="003754DE"/>
    <w:rsid w:val="003771C3"/>
    <w:rsid w:val="0038348F"/>
    <w:rsid w:val="00391A0F"/>
    <w:rsid w:val="00393C4E"/>
    <w:rsid w:val="00396370"/>
    <w:rsid w:val="003A1FB8"/>
    <w:rsid w:val="003A4BEA"/>
    <w:rsid w:val="003A4F53"/>
    <w:rsid w:val="003B0FD2"/>
    <w:rsid w:val="003B45DB"/>
    <w:rsid w:val="003B60CF"/>
    <w:rsid w:val="003C5114"/>
    <w:rsid w:val="003E65DA"/>
    <w:rsid w:val="00423CB6"/>
    <w:rsid w:val="00426778"/>
    <w:rsid w:val="00430560"/>
    <w:rsid w:val="00432AE8"/>
    <w:rsid w:val="00434284"/>
    <w:rsid w:val="00434A9C"/>
    <w:rsid w:val="00434C10"/>
    <w:rsid w:val="00445991"/>
    <w:rsid w:val="004603DA"/>
    <w:rsid w:val="00461790"/>
    <w:rsid w:val="00463731"/>
    <w:rsid w:val="00471DC0"/>
    <w:rsid w:val="00472F8F"/>
    <w:rsid w:val="00477410"/>
    <w:rsid w:val="00483686"/>
    <w:rsid w:val="004838A7"/>
    <w:rsid w:val="0049031D"/>
    <w:rsid w:val="00490CE4"/>
    <w:rsid w:val="00491925"/>
    <w:rsid w:val="0049470C"/>
    <w:rsid w:val="004A1F04"/>
    <w:rsid w:val="004A3BFA"/>
    <w:rsid w:val="004A447F"/>
    <w:rsid w:val="004B0550"/>
    <w:rsid w:val="004B2EC3"/>
    <w:rsid w:val="004B2F0B"/>
    <w:rsid w:val="004B3DF5"/>
    <w:rsid w:val="004C04EF"/>
    <w:rsid w:val="004C5B8E"/>
    <w:rsid w:val="004C6432"/>
    <w:rsid w:val="004D1F54"/>
    <w:rsid w:val="004D25CC"/>
    <w:rsid w:val="004D5282"/>
    <w:rsid w:val="004D5E68"/>
    <w:rsid w:val="004E2B53"/>
    <w:rsid w:val="004E482A"/>
    <w:rsid w:val="004E4E5B"/>
    <w:rsid w:val="004F2311"/>
    <w:rsid w:val="004F2EA7"/>
    <w:rsid w:val="004F7A69"/>
    <w:rsid w:val="00517738"/>
    <w:rsid w:val="005251F6"/>
    <w:rsid w:val="0053488D"/>
    <w:rsid w:val="00534B19"/>
    <w:rsid w:val="005414F3"/>
    <w:rsid w:val="00542445"/>
    <w:rsid w:val="00546F53"/>
    <w:rsid w:val="005536B6"/>
    <w:rsid w:val="005540FE"/>
    <w:rsid w:val="00556EE4"/>
    <w:rsid w:val="00576DEA"/>
    <w:rsid w:val="005858B0"/>
    <w:rsid w:val="00594434"/>
    <w:rsid w:val="00594B91"/>
    <w:rsid w:val="005B0EF9"/>
    <w:rsid w:val="005B47F7"/>
    <w:rsid w:val="005C0031"/>
    <w:rsid w:val="005C0B30"/>
    <w:rsid w:val="005C18C6"/>
    <w:rsid w:val="005C5B5A"/>
    <w:rsid w:val="005D43D0"/>
    <w:rsid w:val="005D7BC4"/>
    <w:rsid w:val="005F2686"/>
    <w:rsid w:val="005F4409"/>
    <w:rsid w:val="005F76E5"/>
    <w:rsid w:val="005F789C"/>
    <w:rsid w:val="00601866"/>
    <w:rsid w:val="00611DDA"/>
    <w:rsid w:val="00615542"/>
    <w:rsid w:val="00616DD7"/>
    <w:rsid w:val="00636199"/>
    <w:rsid w:val="00636EF2"/>
    <w:rsid w:val="006372A8"/>
    <w:rsid w:val="00641C5A"/>
    <w:rsid w:val="006569D7"/>
    <w:rsid w:val="00657483"/>
    <w:rsid w:val="00660815"/>
    <w:rsid w:val="006624BE"/>
    <w:rsid w:val="00662A27"/>
    <w:rsid w:val="0066598D"/>
    <w:rsid w:val="006766F1"/>
    <w:rsid w:val="00697CF0"/>
    <w:rsid w:val="006A2BD6"/>
    <w:rsid w:val="006A647C"/>
    <w:rsid w:val="006B2734"/>
    <w:rsid w:val="006B5D38"/>
    <w:rsid w:val="006B75EF"/>
    <w:rsid w:val="006C1958"/>
    <w:rsid w:val="006C66B1"/>
    <w:rsid w:val="006C6DA6"/>
    <w:rsid w:val="006C7BC7"/>
    <w:rsid w:val="006D2189"/>
    <w:rsid w:val="006D33C5"/>
    <w:rsid w:val="006D3ABA"/>
    <w:rsid w:val="006D7587"/>
    <w:rsid w:val="006E059C"/>
    <w:rsid w:val="006E302F"/>
    <w:rsid w:val="006F08AC"/>
    <w:rsid w:val="0070654E"/>
    <w:rsid w:val="00707DE4"/>
    <w:rsid w:val="00713769"/>
    <w:rsid w:val="00713DE4"/>
    <w:rsid w:val="0072729C"/>
    <w:rsid w:val="007276E9"/>
    <w:rsid w:val="00731038"/>
    <w:rsid w:val="00732AD2"/>
    <w:rsid w:val="0073688D"/>
    <w:rsid w:val="00741376"/>
    <w:rsid w:val="0074676D"/>
    <w:rsid w:val="00747A13"/>
    <w:rsid w:val="00752FC2"/>
    <w:rsid w:val="00761AA3"/>
    <w:rsid w:val="00764C96"/>
    <w:rsid w:val="007651B3"/>
    <w:rsid w:val="00770F32"/>
    <w:rsid w:val="00774678"/>
    <w:rsid w:val="00780084"/>
    <w:rsid w:val="00784F0C"/>
    <w:rsid w:val="00786DC4"/>
    <w:rsid w:val="007946F1"/>
    <w:rsid w:val="007A14FE"/>
    <w:rsid w:val="007A66AE"/>
    <w:rsid w:val="007A7131"/>
    <w:rsid w:val="007B2F2F"/>
    <w:rsid w:val="007E512D"/>
    <w:rsid w:val="007F1C70"/>
    <w:rsid w:val="007F50B9"/>
    <w:rsid w:val="007F6CD9"/>
    <w:rsid w:val="0080021A"/>
    <w:rsid w:val="00800675"/>
    <w:rsid w:val="00811548"/>
    <w:rsid w:val="00811E3B"/>
    <w:rsid w:val="0081248C"/>
    <w:rsid w:val="00812976"/>
    <w:rsid w:val="0081367D"/>
    <w:rsid w:val="00817E84"/>
    <w:rsid w:val="00823FB8"/>
    <w:rsid w:val="00827A62"/>
    <w:rsid w:val="00827E66"/>
    <w:rsid w:val="00832EEB"/>
    <w:rsid w:val="00833066"/>
    <w:rsid w:val="00835011"/>
    <w:rsid w:val="008413E5"/>
    <w:rsid w:val="008422B8"/>
    <w:rsid w:val="00842B2A"/>
    <w:rsid w:val="008478E4"/>
    <w:rsid w:val="008506AA"/>
    <w:rsid w:val="00853D28"/>
    <w:rsid w:val="00863628"/>
    <w:rsid w:val="00865A6F"/>
    <w:rsid w:val="008667F7"/>
    <w:rsid w:val="00871818"/>
    <w:rsid w:val="0087319D"/>
    <w:rsid w:val="00874D3A"/>
    <w:rsid w:val="00875BCB"/>
    <w:rsid w:val="00875E50"/>
    <w:rsid w:val="008764F0"/>
    <w:rsid w:val="00882654"/>
    <w:rsid w:val="00885239"/>
    <w:rsid w:val="0088527E"/>
    <w:rsid w:val="00891A50"/>
    <w:rsid w:val="00893352"/>
    <w:rsid w:val="008A10F1"/>
    <w:rsid w:val="008A4730"/>
    <w:rsid w:val="008B0359"/>
    <w:rsid w:val="008B1C4C"/>
    <w:rsid w:val="008B4B2F"/>
    <w:rsid w:val="008C2635"/>
    <w:rsid w:val="008C2BA3"/>
    <w:rsid w:val="008C4769"/>
    <w:rsid w:val="008D2EC5"/>
    <w:rsid w:val="008D58A1"/>
    <w:rsid w:val="008E4C8D"/>
    <w:rsid w:val="008E7F09"/>
    <w:rsid w:val="008F200F"/>
    <w:rsid w:val="008F5374"/>
    <w:rsid w:val="008F6BD8"/>
    <w:rsid w:val="008F767D"/>
    <w:rsid w:val="0091208B"/>
    <w:rsid w:val="00913A22"/>
    <w:rsid w:val="0091432A"/>
    <w:rsid w:val="00916477"/>
    <w:rsid w:val="00917DD0"/>
    <w:rsid w:val="00925495"/>
    <w:rsid w:val="009265E0"/>
    <w:rsid w:val="00927409"/>
    <w:rsid w:val="00930C9C"/>
    <w:rsid w:val="00934ADA"/>
    <w:rsid w:val="0094017C"/>
    <w:rsid w:val="00947CAD"/>
    <w:rsid w:val="00953FCD"/>
    <w:rsid w:val="009718A3"/>
    <w:rsid w:val="009725DE"/>
    <w:rsid w:val="009800DA"/>
    <w:rsid w:val="00985B30"/>
    <w:rsid w:val="0099088C"/>
    <w:rsid w:val="009A2F7C"/>
    <w:rsid w:val="009A739D"/>
    <w:rsid w:val="009B3B6B"/>
    <w:rsid w:val="009B7577"/>
    <w:rsid w:val="009C0676"/>
    <w:rsid w:val="009C5A4E"/>
    <w:rsid w:val="009D47CE"/>
    <w:rsid w:val="009D7B4F"/>
    <w:rsid w:val="009F043C"/>
    <w:rsid w:val="00A01819"/>
    <w:rsid w:val="00A06CF7"/>
    <w:rsid w:val="00A0707E"/>
    <w:rsid w:val="00A116AD"/>
    <w:rsid w:val="00A118A1"/>
    <w:rsid w:val="00A27DEA"/>
    <w:rsid w:val="00A34E01"/>
    <w:rsid w:val="00A424BB"/>
    <w:rsid w:val="00A430D1"/>
    <w:rsid w:val="00A51618"/>
    <w:rsid w:val="00A52D0F"/>
    <w:rsid w:val="00A5475E"/>
    <w:rsid w:val="00A60A96"/>
    <w:rsid w:val="00A71118"/>
    <w:rsid w:val="00A80FB9"/>
    <w:rsid w:val="00A857E3"/>
    <w:rsid w:val="00A97165"/>
    <w:rsid w:val="00AA0CC2"/>
    <w:rsid w:val="00AA0F6B"/>
    <w:rsid w:val="00AA1898"/>
    <w:rsid w:val="00AA4CFD"/>
    <w:rsid w:val="00AC67A6"/>
    <w:rsid w:val="00AC787E"/>
    <w:rsid w:val="00AD1054"/>
    <w:rsid w:val="00AD603A"/>
    <w:rsid w:val="00AE3471"/>
    <w:rsid w:val="00AE4B1C"/>
    <w:rsid w:val="00AE6C45"/>
    <w:rsid w:val="00AE7D4A"/>
    <w:rsid w:val="00AF1546"/>
    <w:rsid w:val="00B152C9"/>
    <w:rsid w:val="00B15CC3"/>
    <w:rsid w:val="00B23CBC"/>
    <w:rsid w:val="00B31316"/>
    <w:rsid w:val="00B3636E"/>
    <w:rsid w:val="00B41B81"/>
    <w:rsid w:val="00B41B98"/>
    <w:rsid w:val="00B51D26"/>
    <w:rsid w:val="00B5476F"/>
    <w:rsid w:val="00B61F75"/>
    <w:rsid w:val="00B6383B"/>
    <w:rsid w:val="00B65537"/>
    <w:rsid w:val="00B7593B"/>
    <w:rsid w:val="00B82BDF"/>
    <w:rsid w:val="00B870A8"/>
    <w:rsid w:val="00B877DC"/>
    <w:rsid w:val="00B946EE"/>
    <w:rsid w:val="00BA1BD1"/>
    <w:rsid w:val="00BB1F4C"/>
    <w:rsid w:val="00BB4788"/>
    <w:rsid w:val="00BC2E7E"/>
    <w:rsid w:val="00BC4DAE"/>
    <w:rsid w:val="00BD6AA3"/>
    <w:rsid w:val="00BE0D46"/>
    <w:rsid w:val="00BF4522"/>
    <w:rsid w:val="00BF4E41"/>
    <w:rsid w:val="00C038E1"/>
    <w:rsid w:val="00C20A14"/>
    <w:rsid w:val="00C30436"/>
    <w:rsid w:val="00C30861"/>
    <w:rsid w:val="00C356A0"/>
    <w:rsid w:val="00C37426"/>
    <w:rsid w:val="00C37846"/>
    <w:rsid w:val="00C5130F"/>
    <w:rsid w:val="00C558C2"/>
    <w:rsid w:val="00C62060"/>
    <w:rsid w:val="00C672C7"/>
    <w:rsid w:val="00C70266"/>
    <w:rsid w:val="00C762D0"/>
    <w:rsid w:val="00C77486"/>
    <w:rsid w:val="00C810DA"/>
    <w:rsid w:val="00C95014"/>
    <w:rsid w:val="00C96B8F"/>
    <w:rsid w:val="00C97614"/>
    <w:rsid w:val="00CA0816"/>
    <w:rsid w:val="00CA0AB4"/>
    <w:rsid w:val="00CA7497"/>
    <w:rsid w:val="00CB572C"/>
    <w:rsid w:val="00CC5F34"/>
    <w:rsid w:val="00CC6A17"/>
    <w:rsid w:val="00CC6C0D"/>
    <w:rsid w:val="00CD305E"/>
    <w:rsid w:val="00CD71F1"/>
    <w:rsid w:val="00CF3095"/>
    <w:rsid w:val="00D0221A"/>
    <w:rsid w:val="00D15B9A"/>
    <w:rsid w:val="00D1691D"/>
    <w:rsid w:val="00D17FC3"/>
    <w:rsid w:val="00D2029F"/>
    <w:rsid w:val="00D31562"/>
    <w:rsid w:val="00D47F7E"/>
    <w:rsid w:val="00D50DA7"/>
    <w:rsid w:val="00D5430E"/>
    <w:rsid w:val="00D5460E"/>
    <w:rsid w:val="00D548D5"/>
    <w:rsid w:val="00D6653D"/>
    <w:rsid w:val="00D713C3"/>
    <w:rsid w:val="00D7300A"/>
    <w:rsid w:val="00D939CE"/>
    <w:rsid w:val="00D940FE"/>
    <w:rsid w:val="00D94C31"/>
    <w:rsid w:val="00DA203F"/>
    <w:rsid w:val="00DA37D9"/>
    <w:rsid w:val="00DA534D"/>
    <w:rsid w:val="00DB0D48"/>
    <w:rsid w:val="00DB19F0"/>
    <w:rsid w:val="00DB31B8"/>
    <w:rsid w:val="00DB6350"/>
    <w:rsid w:val="00DB6E67"/>
    <w:rsid w:val="00DC203D"/>
    <w:rsid w:val="00DC215C"/>
    <w:rsid w:val="00DC5239"/>
    <w:rsid w:val="00DD1C5D"/>
    <w:rsid w:val="00DD577F"/>
    <w:rsid w:val="00DE11F1"/>
    <w:rsid w:val="00DE171E"/>
    <w:rsid w:val="00DE46B2"/>
    <w:rsid w:val="00DE6AA6"/>
    <w:rsid w:val="00DE7F92"/>
    <w:rsid w:val="00DF207F"/>
    <w:rsid w:val="00E049C5"/>
    <w:rsid w:val="00E2283E"/>
    <w:rsid w:val="00E30CA6"/>
    <w:rsid w:val="00E316C5"/>
    <w:rsid w:val="00E37E3A"/>
    <w:rsid w:val="00E565E9"/>
    <w:rsid w:val="00E57103"/>
    <w:rsid w:val="00E62A6D"/>
    <w:rsid w:val="00E762E0"/>
    <w:rsid w:val="00E77DCC"/>
    <w:rsid w:val="00E85FB7"/>
    <w:rsid w:val="00E90DFD"/>
    <w:rsid w:val="00E92C89"/>
    <w:rsid w:val="00E97E57"/>
    <w:rsid w:val="00EA0AB2"/>
    <w:rsid w:val="00EA2EFF"/>
    <w:rsid w:val="00EA3358"/>
    <w:rsid w:val="00EB366E"/>
    <w:rsid w:val="00EB7EFB"/>
    <w:rsid w:val="00EC599D"/>
    <w:rsid w:val="00ED3DB4"/>
    <w:rsid w:val="00ED5DEA"/>
    <w:rsid w:val="00ED7199"/>
    <w:rsid w:val="00EE5561"/>
    <w:rsid w:val="00EF0F93"/>
    <w:rsid w:val="00F016C7"/>
    <w:rsid w:val="00F035E7"/>
    <w:rsid w:val="00F03A71"/>
    <w:rsid w:val="00F041F2"/>
    <w:rsid w:val="00F07B0E"/>
    <w:rsid w:val="00F14867"/>
    <w:rsid w:val="00F16505"/>
    <w:rsid w:val="00F20198"/>
    <w:rsid w:val="00F21A0B"/>
    <w:rsid w:val="00F40033"/>
    <w:rsid w:val="00F479EE"/>
    <w:rsid w:val="00F51DED"/>
    <w:rsid w:val="00F5236C"/>
    <w:rsid w:val="00F52E6B"/>
    <w:rsid w:val="00F54BDB"/>
    <w:rsid w:val="00F54DA3"/>
    <w:rsid w:val="00F726F9"/>
    <w:rsid w:val="00F732C4"/>
    <w:rsid w:val="00F74AEC"/>
    <w:rsid w:val="00F7616D"/>
    <w:rsid w:val="00F763FE"/>
    <w:rsid w:val="00F766D8"/>
    <w:rsid w:val="00F77DE8"/>
    <w:rsid w:val="00F83196"/>
    <w:rsid w:val="00F86B28"/>
    <w:rsid w:val="00F875EF"/>
    <w:rsid w:val="00F875FC"/>
    <w:rsid w:val="00F90928"/>
    <w:rsid w:val="00F949D3"/>
    <w:rsid w:val="00F95410"/>
    <w:rsid w:val="00F96476"/>
    <w:rsid w:val="00F979ED"/>
    <w:rsid w:val="00F97E47"/>
    <w:rsid w:val="00FA0F7F"/>
    <w:rsid w:val="00FA2146"/>
    <w:rsid w:val="00FA45B8"/>
    <w:rsid w:val="00FA540A"/>
    <w:rsid w:val="00FA568A"/>
    <w:rsid w:val="00FA7FF4"/>
    <w:rsid w:val="00FB5D93"/>
    <w:rsid w:val="00FC4CFB"/>
    <w:rsid w:val="00FC5350"/>
    <w:rsid w:val="00FD1073"/>
    <w:rsid w:val="00FD339C"/>
    <w:rsid w:val="00FE3478"/>
    <w:rsid w:val="00FE355F"/>
    <w:rsid w:val="00FE728C"/>
    <w:rsid w:val="00FF08B9"/>
    <w:rsid w:val="00FF12B4"/>
    <w:rsid w:val="00FF6163"/>
    <w:rsid w:val="00FF62AC"/>
    <w:rsid w:val="00FF698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4EC3DE9"/>
  <w15:docId w15:val="{48E89B33-80E6-45F8-9641-F94C6DBEDD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96476"/>
    <w:pPr>
      <w:overflowPunct w:val="0"/>
      <w:autoSpaceDE w:val="0"/>
      <w:autoSpaceDN w:val="0"/>
      <w:adjustRightInd w:val="0"/>
      <w:textAlignment w:val="baseline"/>
    </w:pPr>
    <w:rPr>
      <w:sz w:val="24"/>
    </w:rPr>
  </w:style>
  <w:style w:type="paragraph" w:styleId="Heading1">
    <w:name w:val="heading 1"/>
    <w:basedOn w:val="Normal"/>
    <w:next w:val="Normal"/>
    <w:qFormat/>
    <w:rsid w:val="00F96476"/>
    <w:pPr>
      <w:keepNext/>
      <w:spacing w:after="120" w:line="240" w:lineRule="atLeast"/>
      <w:outlineLvl w:val="0"/>
    </w:pPr>
    <w:rPr>
      <w:b/>
    </w:rPr>
  </w:style>
  <w:style w:type="paragraph" w:styleId="Heading2">
    <w:name w:val="heading 2"/>
    <w:basedOn w:val="Normal"/>
    <w:next w:val="Normal"/>
    <w:qFormat/>
    <w:rsid w:val="00F96476"/>
    <w:pPr>
      <w:keepNext/>
      <w:spacing w:line="360" w:lineRule="auto"/>
      <w:jc w:val="both"/>
      <w:outlineLvl w:val="1"/>
    </w:pPr>
    <w:rPr>
      <w:b/>
    </w:rPr>
  </w:style>
  <w:style w:type="paragraph" w:styleId="Heading3">
    <w:name w:val="heading 3"/>
    <w:basedOn w:val="Normal"/>
    <w:next w:val="Normal"/>
    <w:qFormat/>
    <w:rsid w:val="00F96476"/>
    <w:pPr>
      <w:keepNext/>
      <w:spacing w:after="120"/>
      <w:outlineLvl w:val="2"/>
    </w:pPr>
    <w:rPr>
      <w:b/>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aliases w:val="bt"/>
    <w:basedOn w:val="Normal"/>
    <w:rsid w:val="00F96476"/>
    <w:pPr>
      <w:spacing w:after="220"/>
      <w:jc w:val="both"/>
    </w:pPr>
    <w:rPr>
      <w:rFonts w:ascii="Arial" w:hAnsi="Arial"/>
      <w:spacing w:val="-5"/>
      <w:sz w:val="20"/>
    </w:rPr>
  </w:style>
  <w:style w:type="paragraph" w:styleId="Header">
    <w:name w:val="header"/>
    <w:basedOn w:val="Normal"/>
    <w:rsid w:val="00F96476"/>
    <w:pPr>
      <w:tabs>
        <w:tab w:val="center" w:pos="4320"/>
        <w:tab w:val="right" w:pos="8640"/>
      </w:tabs>
      <w:spacing w:after="80" w:line="280" w:lineRule="atLeast"/>
      <w:jc w:val="center"/>
    </w:pPr>
    <w:rPr>
      <w:sz w:val="32"/>
    </w:rPr>
  </w:style>
  <w:style w:type="paragraph" w:styleId="FootnoteText">
    <w:name w:val="footnote text"/>
    <w:basedOn w:val="Normal"/>
    <w:semiHidden/>
    <w:rsid w:val="00F96476"/>
    <w:pPr>
      <w:spacing w:line="360" w:lineRule="auto"/>
      <w:jc w:val="both"/>
    </w:pPr>
    <w:rPr>
      <w:sz w:val="20"/>
    </w:rPr>
  </w:style>
  <w:style w:type="paragraph" w:styleId="BodyTextIndent2">
    <w:name w:val="Body Text Indent 2"/>
    <w:basedOn w:val="Normal"/>
    <w:rsid w:val="00F96476"/>
    <w:pPr>
      <w:spacing w:line="360" w:lineRule="auto"/>
      <w:ind w:left="720"/>
      <w:jc w:val="both"/>
    </w:pPr>
  </w:style>
  <w:style w:type="paragraph" w:styleId="Footer">
    <w:name w:val="footer"/>
    <w:basedOn w:val="Normal"/>
    <w:rsid w:val="00F96476"/>
    <w:pPr>
      <w:tabs>
        <w:tab w:val="center" w:pos="4153"/>
        <w:tab w:val="right" w:pos="8306"/>
      </w:tabs>
    </w:pPr>
  </w:style>
  <w:style w:type="paragraph" w:styleId="BalloonText">
    <w:name w:val="Balloon Text"/>
    <w:basedOn w:val="Normal"/>
    <w:semiHidden/>
    <w:rsid w:val="0002445F"/>
    <w:rPr>
      <w:rFonts w:ascii="Tahoma" w:hAnsi="Tahoma" w:cs="Tahoma"/>
      <w:sz w:val="16"/>
      <w:szCs w:val="16"/>
    </w:rPr>
  </w:style>
  <w:style w:type="paragraph" w:customStyle="1" w:styleId="Subhead">
    <w:name w:val="Subhead"/>
    <w:basedOn w:val="Heading3"/>
    <w:rsid w:val="00F96476"/>
    <w:pPr>
      <w:spacing w:after="80" w:line="240" w:lineRule="atLeast"/>
      <w:jc w:val="both"/>
    </w:pPr>
    <w:rPr>
      <w:sz w:val="28"/>
    </w:rPr>
  </w:style>
  <w:style w:type="paragraph" w:customStyle="1" w:styleId="BodyCopy">
    <w:name w:val="Body Copy"/>
    <w:basedOn w:val="Normal"/>
    <w:link w:val="BodyCopyChar"/>
    <w:rsid w:val="00F96476"/>
    <w:pPr>
      <w:spacing w:line="280" w:lineRule="exact"/>
      <w:jc w:val="both"/>
    </w:pPr>
  </w:style>
  <w:style w:type="paragraph" w:customStyle="1" w:styleId="Indent3">
    <w:name w:val="Indent 3"/>
    <w:basedOn w:val="Normal"/>
    <w:rsid w:val="00F96476"/>
    <w:pPr>
      <w:spacing w:before="80" w:after="240" w:line="280" w:lineRule="atLeast"/>
      <w:ind w:left="360" w:hanging="360"/>
      <w:jc w:val="both"/>
    </w:pPr>
  </w:style>
  <w:style w:type="paragraph" w:customStyle="1" w:styleId="CenteredHeading">
    <w:name w:val="Centered Heading"/>
    <w:basedOn w:val="BodyCopy"/>
    <w:rsid w:val="00F96476"/>
    <w:pPr>
      <w:numPr>
        <w:ilvl w:val="12"/>
      </w:numPr>
      <w:spacing w:after="120" w:line="240" w:lineRule="atLeast"/>
      <w:jc w:val="center"/>
    </w:pPr>
    <w:rPr>
      <w:b/>
    </w:rPr>
  </w:style>
  <w:style w:type="paragraph" w:styleId="Revision">
    <w:name w:val="Revision"/>
    <w:hidden/>
    <w:uiPriority w:val="99"/>
    <w:semiHidden/>
    <w:rsid w:val="00C62060"/>
    <w:rPr>
      <w:sz w:val="24"/>
    </w:rPr>
  </w:style>
  <w:style w:type="character" w:styleId="CommentReference">
    <w:name w:val="annotation reference"/>
    <w:basedOn w:val="DefaultParagraphFont"/>
    <w:uiPriority w:val="99"/>
    <w:rsid w:val="006F08AC"/>
    <w:rPr>
      <w:sz w:val="16"/>
      <w:szCs w:val="16"/>
    </w:rPr>
  </w:style>
  <w:style w:type="paragraph" w:styleId="CommentText">
    <w:name w:val="annotation text"/>
    <w:basedOn w:val="Normal"/>
    <w:link w:val="CommentTextChar"/>
    <w:uiPriority w:val="99"/>
    <w:rsid w:val="006F08AC"/>
    <w:rPr>
      <w:sz w:val="20"/>
    </w:rPr>
  </w:style>
  <w:style w:type="character" w:customStyle="1" w:styleId="CommentTextChar">
    <w:name w:val="Comment Text Char"/>
    <w:basedOn w:val="DefaultParagraphFont"/>
    <w:link w:val="CommentText"/>
    <w:uiPriority w:val="99"/>
    <w:rsid w:val="006F08AC"/>
  </w:style>
  <w:style w:type="paragraph" w:styleId="CommentSubject">
    <w:name w:val="annotation subject"/>
    <w:basedOn w:val="CommentText"/>
    <w:next w:val="CommentText"/>
    <w:link w:val="CommentSubjectChar"/>
    <w:rsid w:val="006F08AC"/>
    <w:rPr>
      <w:b/>
      <w:bCs/>
    </w:rPr>
  </w:style>
  <w:style w:type="character" w:customStyle="1" w:styleId="CommentSubjectChar">
    <w:name w:val="Comment Subject Char"/>
    <w:basedOn w:val="CommentTextChar"/>
    <w:link w:val="CommentSubject"/>
    <w:rsid w:val="006F08AC"/>
    <w:rPr>
      <w:b/>
      <w:bCs/>
    </w:rPr>
  </w:style>
  <w:style w:type="character" w:styleId="Hyperlink">
    <w:name w:val="Hyperlink"/>
    <w:basedOn w:val="DefaultParagraphFont"/>
    <w:rsid w:val="00BF4E41"/>
    <w:rPr>
      <w:rFonts w:cs="Times New Roman"/>
      <w:color w:val="0000FF"/>
      <w:u w:val="single"/>
    </w:rPr>
  </w:style>
  <w:style w:type="paragraph" w:customStyle="1" w:styleId="psindenthang4">
    <w:name w:val="ps_indent_hang_4"/>
    <w:basedOn w:val="Normal"/>
    <w:rsid w:val="00BF4E41"/>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 w:val="left" w:pos="11880"/>
        <w:tab w:val="left" w:pos="12240"/>
        <w:tab w:val="left" w:pos="12600"/>
        <w:tab w:val="left" w:pos="12960"/>
        <w:tab w:val="left" w:pos="13320"/>
        <w:tab w:val="left" w:pos="13680"/>
        <w:tab w:val="left" w:pos="14040"/>
        <w:tab w:val="left" w:pos="14400"/>
        <w:tab w:val="left" w:pos="14760"/>
        <w:tab w:val="left" w:pos="15120"/>
        <w:tab w:val="left" w:pos="15480"/>
        <w:tab w:val="left" w:pos="15840"/>
      </w:tabs>
      <w:overflowPunct/>
      <w:autoSpaceDE/>
      <w:autoSpaceDN/>
      <w:adjustRightInd/>
      <w:spacing w:before="240" w:after="240"/>
      <w:ind w:left="2160" w:hanging="360"/>
      <w:textAlignment w:val="auto"/>
    </w:pPr>
    <w:rPr>
      <w:szCs w:val="24"/>
    </w:rPr>
  </w:style>
  <w:style w:type="paragraph" w:styleId="ListParagraph">
    <w:name w:val="List Paragraph"/>
    <w:basedOn w:val="Normal"/>
    <w:uiPriority w:val="34"/>
    <w:qFormat/>
    <w:rsid w:val="00D94C31"/>
    <w:pPr>
      <w:ind w:left="720"/>
      <w:contextualSpacing/>
    </w:pPr>
  </w:style>
  <w:style w:type="character" w:styleId="FootnoteReference">
    <w:name w:val="footnote reference"/>
    <w:basedOn w:val="DefaultParagraphFont"/>
    <w:semiHidden/>
    <w:rsid w:val="008764F0"/>
    <w:rPr>
      <w:vertAlign w:val="superscript"/>
    </w:rPr>
  </w:style>
  <w:style w:type="character" w:customStyle="1" w:styleId="BodyCopyChar">
    <w:name w:val="Body Copy Char"/>
    <w:basedOn w:val="DefaultParagraphFont"/>
    <w:link w:val="BodyCopy"/>
    <w:locked/>
    <w:rsid w:val="00FF62AC"/>
    <w:rPr>
      <w:sz w:val="24"/>
    </w:rPr>
  </w:style>
  <w:style w:type="character" w:styleId="UnresolvedMention">
    <w:name w:val="Unresolved Mention"/>
    <w:basedOn w:val="DefaultParagraphFont"/>
    <w:uiPriority w:val="99"/>
    <w:semiHidden/>
    <w:unhideWhenUsed/>
    <w:rsid w:val="004C5B8E"/>
    <w:rPr>
      <w:color w:val="808080"/>
      <w:shd w:val="clear" w:color="auto" w:fill="E6E6E6"/>
    </w:rPr>
  </w:style>
  <w:style w:type="paragraph" w:customStyle="1" w:styleId="Default">
    <w:name w:val="Default"/>
    <w:rsid w:val="0080021A"/>
    <w:pPr>
      <w:autoSpaceDE w:val="0"/>
      <w:autoSpaceDN w:val="0"/>
      <w:adjustRightInd w:val="0"/>
    </w:pPr>
    <w:rPr>
      <w:color w:val="000000"/>
      <w:sz w:val="24"/>
      <w:szCs w:val="24"/>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4723395">
      <w:bodyDiv w:val="1"/>
      <w:marLeft w:val="0"/>
      <w:marRight w:val="0"/>
      <w:marTop w:val="0"/>
      <w:marBottom w:val="0"/>
      <w:divBdr>
        <w:top w:val="none" w:sz="0" w:space="0" w:color="auto"/>
        <w:left w:val="none" w:sz="0" w:space="0" w:color="auto"/>
        <w:bottom w:val="none" w:sz="0" w:space="0" w:color="auto"/>
        <w:right w:val="none" w:sz="0" w:space="0" w:color="auto"/>
      </w:divBdr>
    </w:div>
    <w:div w:id="231743788">
      <w:bodyDiv w:val="1"/>
      <w:marLeft w:val="0"/>
      <w:marRight w:val="0"/>
      <w:marTop w:val="0"/>
      <w:marBottom w:val="0"/>
      <w:divBdr>
        <w:top w:val="none" w:sz="0" w:space="0" w:color="auto"/>
        <w:left w:val="none" w:sz="0" w:space="0" w:color="auto"/>
        <w:bottom w:val="none" w:sz="0" w:space="0" w:color="auto"/>
        <w:right w:val="none" w:sz="0" w:space="0" w:color="auto"/>
      </w:divBdr>
    </w:div>
    <w:div w:id="17609770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theme" Target="theme/theme1.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文档" ma:contentTypeID="0x010100A8C3BB641D249E4BB69D94D612BF9DC6" ma:contentTypeVersion="0" ma:contentTypeDescription="新建文档。" ma:contentTypeScope="" ma:versionID="8527aa5d45578aef14ee5cd8d89e6bcc">
  <xsd:schema xmlns:xsd="http://www.w3.org/2001/XMLSchema" xmlns:xs="http://www.w3.org/2001/XMLSchema" xmlns:p="http://schemas.microsoft.com/office/2006/metadata/properties" targetNamespace="http://schemas.microsoft.com/office/2006/metadata/properties" ma:root="true" ma:fieldsID="5b2cdd164d825b3503e39baf1bb8575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9AD4255-01C6-4A77-84B3-8903BD033AE2}">
  <ds:schemaRefs>
    <ds:schemaRef ds:uri="http://schemas.microsoft.com/office/2006/documentManagement/types"/>
    <ds:schemaRef ds:uri="http://schemas.openxmlformats.org/package/2006/metadata/core-properties"/>
    <ds:schemaRef ds:uri="http://www.w3.org/XML/1998/namespace"/>
    <ds:schemaRef ds:uri="http://schemas.microsoft.com/office/2006/metadata/properties"/>
    <ds:schemaRef ds:uri="http://purl.org/dc/elements/1.1/"/>
    <ds:schemaRef ds:uri="http://purl.org/dc/terms/"/>
    <ds:schemaRef ds:uri="http://schemas.microsoft.com/office/infopath/2007/PartnerControls"/>
    <ds:schemaRef ds:uri="http://purl.org/dc/dcmitype/"/>
  </ds:schemaRefs>
</ds:datastoreItem>
</file>

<file path=customXml/itemProps2.xml><?xml version="1.0" encoding="utf-8"?>
<ds:datastoreItem xmlns:ds="http://schemas.openxmlformats.org/officeDocument/2006/customXml" ds:itemID="{DE9D43AC-B79F-4EAB-A985-A9C27080BC6F}"/>
</file>

<file path=customXml/itemProps3.xml><?xml version="1.0" encoding="utf-8"?>
<ds:datastoreItem xmlns:ds="http://schemas.openxmlformats.org/officeDocument/2006/customXml" ds:itemID="{1AAECFC5-CB8F-4AA3-8EE5-43E7495B8804}">
  <ds:schemaRefs>
    <ds:schemaRef ds:uri="http://schemas.openxmlformats.org/officeDocument/2006/bibliography"/>
  </ds:schemaRefs>
</ds:datastoreItem>
</file>

<file path=customXml/itemProps4.xml><?xml version="1.0" encoding="utf-8"?>
<ds:datastoreItem xmlns:ds="http://schemas.openxmlformats.org/officeDocument/2006/customXml" ds:itemID="{CC64F3CB-8518-49D3-8605-0DCCAE60136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194</TotalTime>
  <Pages>3</Pages>
  <Words>1012</Words>
  <Characters>6438</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Fiona Xie</cp:lastModifiedBy>
  <cp:revision>115</cp:revision>
  <dcterms:created xsi:type="dcterms:W3CDTF">2021-10-17T16:16:00Z</dcterms:created>
  <dcterms:modified xsi:type="dcterms:W3CDTF">2025-08-05T08:44:00Z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0x010100A8C3BB641D249E4BB69D94D612BF9DC6</vt:lpwstr>
  </property>
  <property fmtid="{D5CDD505-2E9C-101B-9397-08002B2CF9AE}" pid="3" name="Order">
    <vt:r8>7183800</vt:r8>
  </property>
  <property fmtid="{D5CDD505-2E9C-101B-9397-08002B2CF9AE}" pid="4" name="_activity">
    <vt:lpwstr>{"FileActivityType":"6","FileActivityTimeStamp":"2023-08-09T06:21:06.633Z","FileActivityUsersOnPage":[{"DisplayName":"Vic Gong","Id":"vic.gong@cn.ey.com"}],"FileActivityNavigationId":null}</vt:lpwstr>
  </property>
  <property fmtid="{D5CDD505-2E9C-101B-9397-08002B2CF9AE}" pid="5" name="_ExtendedDescription">
    <vt:lpwstr/>
  </property>
  <property fmtid="{D5CDD505-2E9C-101B-9397-08002B2CF9AE}" pid="6" name="TriggerFlowInfo">
    <vt:lpwstr/>
  </property>
  <property fmtid="{D5CDD505-2E9C-101B-9397-08002B2CF9AE}" pid="7" name="ComplianceAssetId">
    <vt:lpwstr/>
  </property>
</Properties>
</file>
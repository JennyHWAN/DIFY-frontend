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9DE8E"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lang w:bidi="he-IL"/>
        </w:rPr>
      </w:pPr>
      <w:bookmarkStart w:id="0" w:name="_Toc532726706"/>
      <w:bookmarkStart w:id="1" w:name="_Toc947423"/>
      <w:bookmarkStart w:id="2" w:name="_Toc949771"/>
      <w:bookmarkStart w:id="3" w:name="_Toc947429"/>
      <w:bookmarkStart w:id="4" w:name="_Toc949777"/>
    </w:p>
    <w:p w14:paraId="48BBB2D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lang w:bidi="he-IL"/>
        </w:rPr>
      </w:pPr>
    </w:p>
    <w:p w14:paraId="63C7F5D5"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lang w:bidi="he-IL"/>
        </w:rPr>
      </w:pPr>
    </w:p>
    <w:p w14:paraId="092EDA87"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lang w:bidi="he-IL"/>
        </w:rPr>
      </w:pPr>
    </w:p>
    <w:p w14:paraId="658220F7" w14:textId="6B704801"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commentRangeStart w:id="5"/>
      <w:r w:rsidRPr="00677ED1">
        <w:rPr>
          <w:rFonts w:ascii="Times New Roman" w:eastAsia="黑体" w:hAnsi="Times New Roman" w:cs="Times New Roman"/>
          <w:b/>
          <w:lang w:bidi="he-IL"/>
        </w:rPr>
        <w:t>独立</w:t>
      </w:r>
      <w:commentRangeEnd w:id="5"/>
      <w:r w:rsidRPr="00677ED1">
        <w:rPr>
          <w:rStyle w:val="CommentReference"/>
          <w:sz w:val="22"/>
          <w:szCs w:val="22"/>
        </w:rPr>
        <w:commentReference w:id="5"/>
      </w:r>
      <w:r w:rsidR="00AF6465">
        <w:rPr>
          <w:rFonts w:ascii="Times New Roman" w:eastAsia="黑体" w:hAnsi="Times New Roman" w:cs="Times New Roman" w:hint="eastAsia"/>
          <w:b/>
          <w:lang w:bidi="he-IL"/>
        </w:rPr>
        <w:t>服务</w:t>
      </w:r>
      <w:r w:rsidRPr="00677ED1">
        <w:rPr>
          <w:rFonts w:ascii="Times New Roman" w:eastAsia="黑体" w:hAnsi="Times New Roman" w:cs="Times New Roman"/>
          <w:b/>
          <w:lang w:bidi="he-IL"/>
        </w:rPr>
        <w:t>审计师</w:t>
      </w:r>
      <w:r w:rsidR="00CE42D2" w:rsidRPr="00677ED1">
        <w:rPr>
          <w:rFonts w:ascii="Times New Roman" w:eastAsia="黑体" w:hAnsi="Times New Roman" w:cs="Times New Roman" w:hint="eastAsia"/>
          <w:b/>
          <w:lang w:bidi="he-IL"/>
        </w:rPr>
        <w:t>鉴证</w:t>
      </w:r>
      <w:r w:rsidRPr="00677ED1">
        <w:rPr>
          <w:rFonts w:ascii="Times New Roman" w:eastAsia="黑体" w:hAnsi="Times New Roman" w:cs="Times New Roman"/>
          <w:b/>
          <w:lang w:bidi="he-IL"/>
        </w:rPr>
        <w:t>报告</w:t>
      </w:r>
    </w:p>
    <w:p w14:paraId="4C379F36"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bCs/>
        </w:rPr>
      </w:pPr>
    </w:p>
    <w:p w14:paraId="0CE3C1A6" w14:textId="44116EE2"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r w:rsidRPr="00761039">
        <w:rPr>
          <w:rFonts w:ascii="Times New Roman" w:eastAsia="黑体" w:hAnsi="Times New Roman" w:cs="Times New Roman"/>
          <w:spacing w:val="-4"/>
        </w:rPr>
        <w:t>致</w:t>
      </w:r>
      <w:r w:rsidRPr="00677ED1">
        <w:rPr>
          <w:rFonts w:ascii="Times New Roman" w:eastAsia="黑体" w:hAnsi="Times New Roman" w:cs="Times New Roman"/>
          <w:spacing w:val="-4"/>
        </w:rPr>
        <w:t xml:space="preserve"> </w:t>
      </w:r>
      <w:r w:rsidRPr="00677ED1">
        <w:rPr>
          <w:rFonts w:ascii="Times New Roman" w:eastAsia="黑体" w:hAnsi="Times New Roman" w:cs="Times New Roman" w:hint="eastAsia"/>
          <w:b/>
          <w:bCs/>
          <w:spacing w:val="-4"/>
        </w:rPr>
        <w:t>【服务机构名称】</w:t>
      </w:r>
      <w:r w:rsidRPr="00761039">
        <w:rPr>
          <w:rFonts w:ascii="Times New Roman" w:eastAsia="黑体" w:hAnsi="Times New Roman" w:cs="Times New Roman" w:hint="eastAsia"/>
          <w:lang w:bidi="he-IL"/>
        </w:rPr>
        <w:t>董事会</w:t>
      </w:r>
    </w:p>
    <w:p w14:paraId="1888A76B"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spacing w:val="-4"/>
        </w:rPr>
      </w:pPr>
    </w:p>
    <w:p w14:paraId="4D8B6A7E"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spacing w:val="-4"/>
        </w:rPr>
      </w:pPr>
    </w:p>
    <w:p w14:paraId="78814D9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iCs/>
        </w:rPr>
      </w:pPr>
      <w:commentRangeStart w:id="7"/>
      <w:r w:rsidRPr="00677ED1">
        <w:rPr>
          <w:rFonts w:ascii="Times New Roman" w:eastAsia="黑体" w:hAnsi="Times New Roman" w:cs="Times New Roman"/>
          <w:i/>
          <w:iCs/>
        </w:rPr>
        <w:t>范围</w:t>
      </w:r>
      <w:commentRangeEnd w:id="7"/>
      <w:r w:rsidR="00B769FD" w:rsidRPr="00677ED1">
        <w:rPr>
          <w:rStyle w:val="CommentReference"/>
          <w:sz w:val="22"/>
          <w:szCs w:val="22"/>
        </w:rPr>
        <w:commentReference w:id="7"/>
      </w:r>
    </w:p>
    <w:p w14:paraId="2F9B3133" w14:textId="4D31559F" w:rsidR="00747F84" w:rsidRPr="00677ED1" w:rsidRDefault="00C25FA6" w:rsidP="008A469E">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我们</w:t>
      </w:r>
      <w:r w:rsidR="00CE42D2" w:rsidRPr="00677ED1">
        <w:rPr>
          <w:rFonts w:ascii="Times New Roman" w:eastAsia="黑体" w:hAnsi="Times New Roman" w:cs="Times New Roman" w:hint="eastAsia"/>
        </w:rPr>
        <w:t>接受委托，对</w:t>
      </w:r>
      <w:r w:rsidRPr="00677ED1">
        <w:rPr>
          <w:rFonts w:ascii="Times New Roman" w:eastAsia="黑体" w:hAnsi="Times New Roman" w:cs="Times New Roman" w:hint="eastAsia"/>
          <w:b/>
          <w:bCs/>
        </w:rPr>
        <w:t>【服务机构名称】</w:t>
      </w:r>
      <w:r w:rsidRPr="00677ED1">
        <w:rPr>
          <w:rFonts w:ascii="Times New Roman" w:eastAsia="黑体" w:hAnsi="Times New Roman" w:cs="Times New Roman"/>
          <w:lang w:bidi="he-IL"/>
        </w:rPr>
        <w:t>（以下简称</w:t>
      </w:r>
      <w:r w:rsidR="00F9319E" w:rsidRPr="00677ED1">
        <w:rPr>
          <w:rFonts w:ascii="Times New Roman" w:eastAsia="黑体" w:hAnsi="Times New Roman" w:cs="Times New Roman" w:hint="eastAsia"/>
          <w:lang w:bidi="he-IL"/>
        </w:rPr>
        <w:t>“</w:t>
      </w:r>
      <w:r w:rsidRPr="00677ED1">
        <w:rPr>
          <w:rFonts w:ascii="Times New Roman" w:eastAsia="黑体" w:hAnsi="Times New Roman" w:cs="Times New Roman" w:hint="eastAsia"/>
          <w:b/>
          <w:bCs/>
          <w:lang w:bidi="he-IL"/>
        </w:rPr>
        <w:t>【服务机构简称】</w:t>
      </w:r>
      <w:r w:rsidR="00F9319E" w:rsidRPr="00677ED1">
        <w:rPr>
          <w:rFonts w:ascii="Times New Roman" w:eastAsia="黑体" w:hAnsi="Times New Roman" w:cs="Times New Roman" w:hint="eastAsia"/>
          <w:lang w:bidi="he-IL"/>
        </w:rPr>
        <w:t>”</w:t>
      </w:r>
      <w:r w:rsidRPr="00677ED1">
        <w:rPr>
          <w:rFonts w:ascii="Times New Roman" w:eastAsia="黑体" w:hAnsi="Times New Roman" w:cs="Times New Roman"/>
          <w:lang w:bidi="he-IL"/>
        </w:rPr>
        <w:t>或</w:t>
      </w:r>
      <w:r w:rsidR="00F9319E" w:rsidRPr="00677ED1">
        <w:rPr>
          <w:rFonts w:ascii="Times New Roman" w:eastAsia="黑体" w:hAnsi="Times New Roman" w:cs="Times New Roman" w:hint="eastAsia"/>
          <w:lang w:bidi="he-IL"/>
        </w:rPr>
        <w:t>“</w:t>
      </w:r>
      <w:r w:rsidRPr="00677ED1">
        <w:rPr>
          <w:rFonts w:ascii="Times New Roman" w:eastAsia="黑体" w:hAnsi="Times New Roman" w:cs="Times New Roman"/>
          <w:lang w:bidi="he-IL"/>
        </w:rPr>
        <w:t>服务机构</w:t>
      </w:r>
      <w:r w:rsidR="00F9319E" w:rsidRPr="00677ED1">
        <w:rPr>
          <w:rFonts w:ascii="Times New Roman" w:eastAsia="黑体" w:hAnsi="Times New Roman" w:cs="Times New Roman" w:hint="eastAsia"/>
          <w:lang w:bidi="he-IL"/>
        </w:rPr>
        <w:t>”</w:t>
      </w:r>
      <w:r w:rsidRPr="00677ED1">
        <w:rPr>
          <w:rFonts w:ascii="Times New Roman" w:eastAsia="黑体" w:hAnsi="Times New Roman" w:cs="Times New Roman"/>
          <w:lang w:bidi="he-IL"/>
        </w:rPr>
        <w:t>）随附的</w:t>
      </w:r>
      <w:commentRangeStart w:id="8"/>
      <w:r w:rsidRPr="00677ED1">
        <w:rPr>
          <w:rFonts w:ascii="Times New Roman" w:eastAsia="黑体" w:hAnsi="Times New Roman" w:cs="Times New Roman"/>
          <w:i/>
          <w:lang w:bidi="he-IL"/>
        </w:rPr>
        <w:t>自</w:t>
      </w:r>
      <w:r w:rsidRPr="00677ED1">
        <w:rPr>
          <w:rFonts w:ascii="Times New Roman" w:eastAsia="黑体" w:hAnsi="Times New Roman" w:cs="Times New Roman"/>
          <w:b/>
          <w:bCs/>
          <w:i/>
          <w:lang w:bidi="he-IL"/>
        </w:rPr>
        <w:t>【日期】</w:t>
      </w:r>
      <w:r w:rsidRPr="00677ED1">
        <w:rPr>
          <w:rFonts w:ascii="Times New Roman" w:eastAsia="黑体" w:hAnsi="Times New Roman" w:cs="Times New Roman"/>
          <w:i/>
          <w:lang w:bidi="he-IL"/>
        </w:rPr>
        <w:t>至</w:t>
      </w:r>
      <w:r w:rsidRPr="00677ED1">
        <w:rPr>
          <w:rFonts w:ascii="Times New Roman" w:eastAsia="黑体" w:hAnsi="Times New Roman" w:cs="Times New Roman"/>
          <w:b/>
          <w:bCs/>
          <w:i/>
          <w:lang w:bidi="he-IL"/>
        </w:rPr>
        <w:t>【日期】</w:t>
      </w:r>
      <w:r w:rsidRPr="00677ED1">
        <w:rPr>
          <w:rFonts w:ascii="Times New Roman" w:eastAsia="黑体" w:hAnsi="Times New Roman" w:cs="Times New Roman"/>
          <w:i/>
          <w:lang w:bidi="he-IL"/>
        </w:rPr>
        <w:t>止期间的</w:t>
      </w:r>
      <w:r w:rsidRPr="00677ED1">
        <w:rPr>
          <w:rFonts w:ascii="Times New Roman" w:eastAsia="黑体" w:hAnsi="Times New Roman" w:cs="Times New Roman" w:hint="eastAsia"/>
          <w:b/>
          <w:bCs/>
          <w:i/>
          <w:lang w:bidi="he-IL"/>
        </w:rPr>
        <w:t>【服务机构名称】</w:t>
      </w:r>
      <w:r w:rsidRPr="00677ED1">
        <w:rPr>
          <w:rFonts w:ascii="Times New Roman" w:eastAsia="黑体" w:hAnsi="Times New Roman" w:cs="Times New Roman"/>
          <w:i/>
          <w:lang w:bidi="he-IL"/>
        </w:rPr>
        <w:t>之</w:t>
      </w:r>
      <w:r w:rsidRPr="00677ED1">
        <w:rPr>
          <w:rFonts w:ascii="Times New Roman" w:eastAsia="黑体" w:hAnsi="Times New Roman" w:cs="Times New Roman" w:hint="eastAsia"/>
          <w:i/>
          <w:lang w:bidi="he-IL"/>
        </w:rPr>
        <w:t>【</w:t>
      </w:r>
      <w:r w:rsidRPr="00677ED1">
        <w:rPr>
          <w:rFonts w:ascii="Times New Roman" w:eastAsia="黑体" w:hAnsi="Times New Roman" w:cs="Times New Roman" w:hint="eastAsia"/>
          <w:b/>
          <w:bCs/>
          <w:i/>
          <w:lang w:bidi="he-IL"/>
        </w:rPr>
        <w:t>服务机构体系</w:t>
      </w:r>
      <w:r w:rsidRPr="00677ED1">
        <w:rPr>
          <w:rFonts w:ascii="Times New Roman" w:eastAsia="黑体" w:hAnsi="Times New Roman" w:cs="Times New Roman" w:hint="eastAsia"/>
          <w:i/>
          <w:lang w:bidi="he-IL"/>
        </w:rPr>
        <w:t>】</w:t>
      </w:r>
      <w:r w:rsidRPr="00677ED1">
        <w:rPr>
          <w:rFonts w:ascii="Times New Roman" w:eastAsia="黑体" w:hAnsi="Times New Roman" w:cs="Times New Roman"/>
          <w:i/>
          <w:iCs/>
          <w:lang w:bidi="he-IL"/>
        </w:rPr>
        <w:t>与</w:t>
      </w:r>
      <w:r w:rsidR="00FA0AE9" w:rsidRPr="00677ED1">
        <w:rPr>
          <w:rFonts w:ascii="Times New Roman" w:eastAsia="黑体" w:hAnsi="Times New Roman" w:cs="Times New Roman" w:hint="eastAsia"/>
          <w:i/>
          <w:iCs/>
          <w:lang w:bidi="he-IL"/>
        </w:rPr>
        <w:t>【</w:t>
      </w:r>
      <w:r w:rsidRPr="00677ED1">
        <w:rPr>
          <w:rFonts w:ascii="Times New Roman" w:eastAsia="黑体" w:hAnsi="Times New Roman" w:cs="Times New Roman"/>
          <w:b/>
          <w:bCs/>
          <w:i/>
          <w:iCs/>
          <w:lang w:bidi="he-IL"/>
        </w:rPr>
        <w:t>安全性、可用性</w:t>
      </w:r>
      <w:r w:rsidRPr="00677ED1">
        <w:rPr>
          <w:rFonts w:ascii="Times New Roman" w:eastAsia="黑体" w:hAnsi="Times New Roman" w:cs="Times New Roman" w:hint="eastAsia"/>
          <w:b/>
          <w:bCs/>
          <w:i/>
          <w:iCs/>
          <w:lang w:bidi="he-IL"/>
        </w:rPr>
        <w:t>、进程完整性、</w:t>
      </w:r>
      <w:r w:rsidRPr="00677ED1">
        <w:rPr>
          <w:rFonts w:ascii="Times New Roman" w:eastAsia="黑体" w:hAnsi="Times New Roman" w:cs="Times New Roman"/>
          <w:b/>
          <w:bCs/>
          <w:i/>
          <w:iCs/>
          <w:lang w:bidi="he-IL"/>
        </w:rPr>
        <w:t>保密性</w:t>
      </w:r>
      <w:r w:rsidRPr="00677ED1">
        <w:rPr>
          <w:rFonts w:ascii="Times New Roman" w:eastAsia="黑体" w:hAnsi="Times New Roman" w:cs="Times New Roman" w:hint="eastAsia"/>
          <w:b/>
          <w:bCs/>
          <w:i/>
          <w:iCs/>
          <w:lang w:bidi="he-IL"/>
        </w:rPr>
        <w:t>以及隐私性</w:t>
      </w:r>
      <w:r w:rsidR="00FA0AE9" w:rsidRPr="00677ED1">
        <w:rPr>
          <w:rFonts w:ascii="Times New Roman" w:eastAsia="黑体" w:hAnsi="Times New Roman" w:cs="Times New Roman" w:hint="eastAsia"/>
          <w:i/>
          <w:iCs/>
          <w:lang w:bidi="he-IL"/>
        </w:rPr>
        <w:t>】</w:t>
      </w:r>
      <w:r w:rsidRPr="00677ED1">
        <w:rPr>
          <w:rFonts w:ascii="Times New Roman" w:eastAsia="黑体" w:hAnsi="Times New Roman" w:cs="Times New Roman"/>
          <w:i/>
          <w:lang w:bidi="he-IL"/>
        </w:rPr>
        <w:t>相关的体系之描述</w:t>
      </w:r>
      <w:commentRangeEnd w:id="8"/>
      <w:r w:rsidR="00EB6A15" w:rsidRPr="00677ED1">
        <w:rPr>
          <w:rStyle w:val="CommentReference"/>
          <w:sz w:val="22"/>
          <w:szCs w:val="22"/>
        </w:rPr>
        <w:commentReference w:id="8"/>
      </w:r>
      <w:r w:rsidRPr="00677ED1">
        <w:rPr>
          <w:rFonts w:ascii="Times New Roman" w:eastAsia="黑体" w:hAnsi="Times New Roman" w:cs="Times New Roman"/>
        </w:rPr>
        <w:t>（以下简称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描述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w:t>
      </w:r>
      <w:r w:rsidR="00CE42D2" w:rsidRPr="00677ED1">
        <w:rPr>
          <w:rFonts w:ascii="Times New Roman" w:eastAsia="黑体" w:hAnsi="Times New Roman" w:cs="Times New Roman" w:hint="eastAsia"/>
        </w:rPr>
        <w:t>进行检查</w:t>
      </w:r>
      <w:r w:rsidRPr="00677ED1">
        <w:rPr>
          <w:rFonts w:ascii="Times New Roman" w:eastAsia="黑体" w:hAnsi="Times New Roman" w:cs="Times New Roman"/>
        </w:rPr>
        <w:t>。该描述是</w:t>
      </w:r>
      <w:r w:rsidRPr="00677ED1">
        <w:rPr>
          <w:rFonts w:ascii="Times New Roman" w:eastAsia="黑体" w:hAnsi="Times New Roman" w:cs="Times New Roman"/>
          <w:lang w:bidi="he-IL"/>
        </w:rPr>
        <w:t>基于</w:t>
      </w:r>
      <w:r w:rsidRPr="00677ED1">
        <w:rPr>
          <w:rFonts w:ascii="Times New Roman" w:eastAsia="黑体" w:hAnsi="Times New Roman" w:cs="Times New Roman"/>
          <w:lang w:bidi="he-IL"/>
        </w:rPr>
        <w:t>DC Section 200</w:t>
      </w:r>
      <w:r w:rsidRPr="00677ED1">
        <w:rPr>
          <w:rFonts w:ascii="Times New Roman" w:eastAsia="黑体" w:hAnsi="Times New Roman" w:cs="Times New Roman"/>
          <w:lang w:bidi="he-IL"/>
        </w:rPr>
        <w:t>《</w:t>
      </w:r>
      <w:r w:rsidRPr="00677ED1">
        <w:rPr>
          <w:rFonts w:ascii="Times New Roman" w:eastAsia="黑体" w:hAnsi="Times New Roman" w:cs="Times New Roman"/>
          <w:lang w:bidi="he-IL"/>
        </w:rPr>
        <w:t>SOC 2</w:t>
      </w:r>
      <w:r w:rsidRPr="00677ED1">
        <w:rPr>
          <w:rFonts w:ascii="Times New Roman" w:eastAsia="黑体" w:hAnsi="Times New Roman" w:cs="Times New Roman"/>
          <w:lang w:bidi="he-IL"/>
        </w:rPr>
        <w:t>报告中的服务机构体系的描述标准</w:t>
      </w:r>
      <w:r w:rsidRPr="00677ED1">
        <w:rPr>
          <w:rFonts w:ascii="Times New Roman" w:eastAsia="黑体" w:hAnsi="Times New Roman" w:cs="Times New Roman"/>
          <w:lang w:bidi="he-IL"/>
        </w:rPr>
        <w:t>2018</w:t>
      </w:r>
      <w:r w:rsidRPr="00677ED1">
        <w:rPr>
          <w:rFonts w:ascii="Times New Roman" w:eastAsia="黑体" w:hAnsi="Times New Roman" w:cs="Times New Roman"/>
          <w:lang w:bidi="he-IL"/>
        </w:rPr>
        <w:t>年版》中所列示的服务机构体系描述标准</w:t>
      </w:r>
      <w:r w:rsidRPr="00677ED1">
        <w:rPr>
          <w:rFonts w:ascii="Times New Roman" w:eastAsia="黑体" w:hAnsi="Times New Roman" w:cs="Times New Roman"/>
        </w:rPr>
        <w:t>（以下简称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描述标准</w:t>
      </w:r>
      <w:r w:rsidR="00F9319E" w:rsidRPr="00677ED1">
        <w:rPr>
          <w:rFonts w:ascii="Times New Roman" w:eastAsia="黑体" w:hAnsi="Times New Roman" w:cs="Times New Roman" w:hint="eastAsia"/>
        </w:rPr>
        <w:t>”</w:t>
      </w:r>
      <w:r w:rsidRPr="00677ED1">
        <w:rPr>
          <w:rFonts w:ascii="Times New Roman" w:eastAsia="黑体" w:hAnsi="Times New Roman" w:cs="Times New Roman"/>
        </w:rPr>
        <w:t>）而准备的。我们同时</w:t>
      </w:r>
      <w:r w:rsidR="00267FCD" w:rsidRPr="00677ED1">
        <w:rPr>
          <w:rFonts w:ascii="Times New Roman" w:eastAsia="黑体" w:hAnsi="Times New Roman" w:cs="Times New Roman" w:hint="eastAsia"/>
        </w:rPr>
        <w:t>检查</w:t>
      </w:r>
      <w:r w:rsidR="00CE42D2" w:rsidRPr="00677ED1">
        <w:rPr>
          <w:rFonts w:ascii="Times New Roman" w:eastAsia="黑体" w:hAnsi="Times New Roman" w:cs="Times New Roman" w:hint="eastAsia"/>
        </w:rPr>
        <w:t>了</w:t>
      </w:r>
      <w:r w:rsidRPr="00677ED1">
        <w:rPr>
          <w:rFonts w:ascii="Times New Roman" w:eastAsia="黑体" w:hAnsi="Times New Roman" w:cs="Times New Roman"/>
        </w:rPr>
        <w:t>描述中所述之自</w:t>
      </w:r>
      <w:r w:rsidRPr="00677ED1">
        <w:rPr>
          <w:rFonts w:ascii="Times New Roman" w:eastAsia="黑体" w:hAnsi="Times New Roman" w:cs="Times New Roman"/>
          <w:b/>
          <w:bCs/>
        </w:rPr>
        <w:t>【日期】</w:t>
      </w:r>
      <w:r w:rsidRPr="00677ED1">
        <w:rPr>
          <w:rFonts w:ascii="Times New Roman" w:eastAsia="黑体" w:hAnsi="Times New Roman" w:cs="Times New Roman"/>
        </w:rPr>
        <w:t>至</w:t>
      </w:r>
      <w:r w:rsidRPr="00677ED1">
        <w:rPr>
          <w:rFonts w:ascii="Times New Roman" w:eastAsia="黑体" w:hAnsi="Times New Roman" w:cs="Times New Roman"/>
          <w:b/>
          <w:bCs/>
        </w:rPr>
        <w:t>【日期】</w:t>
      </w:r>
      <w:r w:rsidRPr="00677ED1">
        <w:rPr>
          <w:rFonts w:ascii="Times New Roman" w:eastAsia="黑体" w:hAnsi="Times New Roman" w:cs="Times New Roman"/>
        </w:rPr>
        <w:t>止期间内</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为合理保证</w:t>
      </w:r>
      <w:r w:rsidRPr="00677ED1">
        <w:rPr>
          <w:rFonts w:ascii="Times New Roman" w:eastAsia="黑体" w:hAnsi="Times New Roman" w:cs="Times New Roman"/>
          <w:spacing w:val="-2"/>
        </w:rPr>
        <w:t>实现基于</w:t>
      </w:r>
      <w:r w:rsidRPr="00677ED1">
        <w:rPr>
          <w:rFonts w:ascii="Times New Roman" w:eastAsia="黑体" w:hAnsi="Times New Roman" w:cs="Times New Roman"/>
        </w:rPr>
        <w:t>TSP Section 100</w:t>
      </w:r>
      <w:r w:rsidRPr="00677ED1">
        <w:rPr>
          <w:rFonts w:ascii="Times New Roman" w:eastAsia="黑体" w:hAnsi="Times New Roman" w:cs="Times New Roman"/>
        </w:rPr>
        <w:t>《可信服务之关于安全性、可用性、进程完整性、保密性和隐私性的标准</w:t>
      </w:r>
      <w:r w:rsidRPr="00677ED1">
        <w:rPr>
          <w:rFonts w:ascii="Times New Roman" w:eastAsia="黑体" w:hAnsi="Times New Roman" w:cs="Times New Roman"/>
        </w:rPr>
        <w:t>2017</w:t>
      </w:r>
      <w:r w:rsidRPr="00677ED1">
        <w:rPr>
          <w:rFonts w:ascii="Times New Roman" w:eastAsia="黑体" w:hAnsi="Times New Roman" w:cs="Times New Roman"/>
        </w:rPr>
        <w:t>年版》之</w:t>
      </w:r>
      <w:r w:rsidR="00780741" w:rsidRPr="00677ED1">
        <w:rPr>
          <w:rFonts w:ascii="Times New Roman" w:eastAsia="黑体" w:hAnsi="Times New Roman" w:cs="Times New Roman" w:hint="eastAsia"/>
        </w:rPr>
        <w:t>【</w:t>
      </w:r>
      <w:commentRangeStart w:id="10"/>
      <w:r w:rsidRPr="00677ED1">
        <w:rPr>
          <w:rFonts w:ascii="Times New Roman" w:eastAsia="黑体" w:hAnsi="Times New Roman" w:cs="Times New Roman"/>
          <w:b/>
          <w:bCs/>
        </w:rPr>
        <w:t>安全性、可用性</w:t>
      </w:r>
      <w:r w:rsidRPr="00677ED1">
        <w:rPr>
          <w:rFonts w:ascii="Times New Roman" w:eastAsia="黑体" w:hAnsi="Times New Roman" w:cs="Times New Roman" w:hint="eastAsia"/>
          <w:b/>
          <w:bCs/>
        </w:rPr>
        <w:t>、进程完整性、</w:t>
      </w:r>
      <w:r w:rsidRPr="00677ED1">
        <w:rPr>
          <w:rFonts w:ascii="Times New Roman" w:eastAsia="黑体" w:hAnsi="Times New Roman" w:cs="Times New Roman"/>
          <w:b/>
          <w:bCs/>
        </w:rPr>
        <w:t>保密性</w:t>
      </w:r>
      <w:r w:rsidRPr="00677ED1">
        <w:rPr>
          <w:rFonts w:ascii="Times New Roman" w:eastAsia="黑体" w:hAnsi="Times New Roman" w:cs="Times New Roman" w:hint="eastAsia"/>
          <w:b/>
          <w:bCs/>
        </w:rPr>
        <w:t>以及隐私性</w:t>
      </w:r>
      <w:commentRangeEnd w:id="10"/>
      <w:r w:rsidRPr="00677ED1">
        <w:rPr>
          <w:rStyle w:val="CommentReference"/>
          <w:b/>
          <w:bCs/>
          <w:sz w:val="22"/>
          <w:szCs w:val="22"/>
        </w:rPr>
        <w:commentReference w:id="10"/>
      </w:r>
      <w:r w:rsidR="00780741" w:rsidRPr="00677ED1">
        <w:rPr>
          <w:rFonts w:ascii="Times New Roman" w:eastAsia="黑体" w:hAnsi="Times New Roman" w:cs="Times New Roman" w:hint="eastAsia"/>
        </w:rPr>
        <w:t>】</w:t>
      </w:r>
      <w:r w:rsidRPr="00677ED1">
        <w:rPr>
          <w:rFonts w:ascii="Times New Roman" w:eastAsia="黑体" w:hAnsi="Times New Roman" w:cs="Times New Roman"/>
        </w:rPr>
        <w:t>相关的标准（以下简称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适用的可信服务标准</w:t>
      </w:r>
      <w:r w:rsidR="00F9319E" w:rsidRPr="00677ED1">
        <w:rPr>
          <w:rFonts w:ascii="Times New Roman" w:eastAsia="黑体" w:hAnsi="Times New Roman" w:cs="Times New Roman" w:hint="eastAsia"/>
        </w:rPr>
        <w:t>”</w:t>
      </w:r>
      <w:r w:rsidRPr="00677ED1">
        <w:rPr>
          <w:rFonts w:ascii="Times New Roman" w:eastAsia="黑体" w:hAnsi="Times New Roman" w:cs="Times New Roman"/>
        </w:rPr>
        <w:t>）</w:t>
      </w:r>
      <w:r w:rsidRPr="00677ED1">
        <w:rPr>
          <w:rFonts w:ascii="Times New Roman" w:eastAsia="黑体" w:hAnsi="Times New Roman" w:cs="Times New Roman"/>
          <w:spacing w:val="-2"/>
        </w:rPr>
        <w:t>所作出的服务承诺及体系要求</w:t>
      </w:r>
      <w:r w:rsidRPr="00677ED1">
        <w:rPr>
          <w:rFonts w:ascii="Times New Roman" w:eastAsia="黑体" w:hAnsi="Times New Roman" w:cs="Times New Roman"/>
        </w:rPr>
        <w:t>而所设控制的设计之恰当性与执行之有效性。</w:t>
      </w:r>
    </w:p>
    <w:p w14:paraId="04175A16" w14:textId="77777777" w:rsidR="00747F84" w:rsidRPr="00677ED1" w:rsidRDefault="00747F84" w:rsidP="00677ED1">
      <w:pPr>
        <w:widowControl w:val="0"/>
        <w:adjustRightInd w:val="0"/>
        <w:snapToGrid w:val="0"/>
        <w:spacing w:after="0" w:line="276" w:lineRule="auto"/>
        <w:jc w:val="both"/>
        <w:rPr>
          <w:rFonts w:ascii="Times New Roman" w:eastAsia="黑体" w:hAnsi="Times New Roman" w:cs="Times New Roman"/>
        </w:rPr>
      </w:pPr>
    </w:p>
    <w:p w14:paraId="0BBEB2BB" w14:textId="7C6E9280"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使用</w:t>
      </w:r>
      <w:r w:rsidR="00761039">
        <w:rPr>
          <w:rFonts w:ascii="Times New Roman" w:eastAsia="黑体" w:hAnsi="Times New Roman" w:cs="Times New Roman" w:hint="eastAsia"/>
        </w:rPr>
        <w:t>由</w:t>
      </w:r>
      <w:r w:rsidR="00FE0D38" w:rsidRPr="00677ED1">
        <w:rPr>
          <w:rFonts w:ascii="Times New Roman" w:eastAsia="黑体" w:hAnsi="Times New Roman" w:cs="Times New Roman" w:hint="eastAsia"/>
        </w:rPr>
        <w:t>【</w:t>
      </w:r>
      <w:r w:rsidR="00FE0D38" w:rsidRPr="00677ED1">
        <w:rPr>
          <w:rFonts w:ascii="Times New Roman" w:eastAsia="黑体" w:hAnsi="Times New Roman" w:cs="Times New Roman" w:hint="eastAsia"/>
          <w:b/>
          <w:bCs/>
        </w:rPr>
        <w:t>子服务机构</w:t>
      </w:r>
      <w:r w:rsidR="00FE0D38" w:rsidRPr="00677ED1">
        <w:rPr>
          <w:rFonts w:ascii="Times New Roman" w:eastAsia="黑体" w:hAnsi="Times New Roman" w:cs="Times New Roman" w:hint="eastAsia"/>
        </w:rPr>
        <w:t>】</w:t>
      </w:r>
      <w:r w:rsidRPr="00677ED1">
        <w:rPr>
          <w:rFonts w:ascii="Times New Roman" w:eastAsia="黑体" w:hAnsi="Times New Roman" w:cs="Times New Roman"/>
        </w:rPr>
        <w:t>（以下简称</w:t>
      </w:r>
      <w:r w:rsidR="00FE0D38" w:rsidRPr="00677ED1">
        <w:rPr>
          <w:rFonts w:ascii="Times New Roman" w:eastAsia="黑体" w:hAnsi="Times New Roman" w:cs="Times New Roman" w:hint="eastAsia"/>
        </w:rPr>
        <w:t>“【</w:t>
      </w:r>
      <w:commentRangeStart w:id="11"/>
      <w:r w:rsidR="00FE0D38" w:rsidRPr="00677ED1">
        <w:rPr>
          <w:rFonts w:ascii="Times New Roman" w:eastAsia="黑体" w:hAnsi="Times New Roman" w:cs="Times New Roman" w:hint="eastAsia"/>
          <w:b/>
          <w:bCs/>
        </w:rPr>
        <w:t>子服务机构简称</w:t>
      </w:r>
      <w:commentRangeEnd w:id="11"/>
      <w:r w:rsidR="00252B8C">
        <w:rPr>
          <w:rStyle w:val="CommentReference"/>
        </w:rPr>
        <w:commentReference w:id="11"/>
      </w:r>
      <w:r w:rsidR="00FE0D38" w:rsidRPr="00677ED1">
        <w:rPr>
          <w:rFonts w:ascii="Times New Roman" w:eastAsia="黑体" w:hAnsi="Times New Roman" w:cs="Times New Roman" w:hint="eastAsia"/>
        </w:rPr>
        <w:t>】”</w:t>
      </w:r>
      <w:r w:rsidRPr="00677ED1">
        <w:rPr>
          <w:rFonts w:ascii="Times New Roman" w:eastAsia="黑体" w:hAnsi="Times New Roman" w:cs="Times New Roman"/>
        </w:rPr>
        <w:t>）所提供的</w:t>
      </w:r>
      <w:r w:rsidR="00FE0D38" w:rsidRPr="00677ED1">
        <w:rPr>
          <w:rFonts w:ascii="Times New Roman" w:eastAsia="黑体" w:hAnsi="Times New Roman" w:cs="Times New Roman" w:hint="eastAsia"/>
        </w:rPr>
        <w:t>【</w:t>
      </w:r>
      <w:r w:rsidR="00FE0D38" w:rsidRPr="00677ED1">
        <w:rPr>
          <w:rFonts w:ascii="Times New Roman" w:eastAsia="黑体" w:hAnsi="Times New Roman" w:cs="Times New Roman" w:hint="eastAsia"/>
          <w:b/>
          <w:bCs/>
        </w:rPr>
        <w:t>子服务机构提供的功能或服务</w:t>
      </w:r>
      <w:r w:rsidR="00FE0D38" w:rsidRPr="00677ED1">
        <w:rPr>
          <w:rFonts w:ascii="Times New Roman" w:eastAsia="黑体" w:hAnsi="Times New Roman" w:cs="Times New Roman" w:hint="eastAsia"/>
        </w:rPr>
        <w:t>】</w:t>
      </w:r>
      <w:r w:rsidRPr="00677ED1">
        <w:rPr>
          <w:rFonts w:ascii="Times New Roman" w:eastAsia="黑体" w:hAnsi="Times New Roman" w:cs="Times New Roman"/>
        </w:rPr>
        <w:t>。</w:t>
      </w:r>
      <w:bookmarkStart w:id="13" w:name="_Hlk133573357"/>
      <w:r w:rsidR="00BF7B9C" w:rsidRPr="00677ED1">
        <w:rPr>
          <w:rFonts w:eastAsia="黑体" w:hint="eastAsia"/>
          <w:b/>
          <w:bCs/>
        </w:rPr>
        <w:t>【子服务机构</w:t>
      </w:r>
      <w:r w:rsidR="00BF7B9C" w:rsidRPr="00677ED1">
        <w:rPr>
          <w:rFonts w:eastAsia="黑体" w:hint="eastAsia"/>
          <w:b/>
          <w:bCs/>
        </w:rPr>
        <w:t>A</w:t>
      </w:r>
      <w:r w:rsidR="00BF7B9C" w:rsidRPr="00677ED1">
        <w:rPr>
          <w:rFonts w:eastAsia="黑体" w:hint="eastAsia"/>
          <w:b/>
          <w:bCs/>
        </w:rPr>
        <w:t>简称】</w:t>
      </w:r>
      <w:r w:rsidR="00BF7B9C" w:rsidRPr="00677ED1">
        <w:rPr>
          <w:rFonts w:eastAsia="黑体" w:hint="eastAsia"/>
        </w:rPr>
        <w:t>、</w:t>
      </w:r>
      <w:r w:rsidR="00BF7B9C" w:rsidRPr="00677ED1">
        <w:rPr>
          <w:rFonts w:eastAsia="黑体" w:hint="eastAsia"/>
          <w:b/>
          <w:bCs/>
        </w:rPr>
        <w:t>【子服务机构</w:t>
      </w:r>
      <w:r w:rsidR="00BF7B9C" w:rsidRPr="00677ED1">
        <w:rPr>
          <w:rFonts w:eastAsia="黑体" w:hint="eastAsia"/>
          <w:b/>
          <w:bCs/>
        </w:rPr>
        <w:t>B</w:t>
      </w:r>
      <w:r w:rsidR="00BF7B9C" w:rsidRPr="00677ED1">
        <w:rPr>
          <w:rFonts w:eastAsia="黑体" w:hint="eastAsia"/>
          <w:b/>
          <w:bCs/>
        </w:rPr>
        <w:t>简称】</w:t>
      </w:r>
      <w:r w:rsidR="00BF7B9C" w:rsidRPr="00677ED1">
        <w:rPr>
          <w:rFonts w:eastAsia="黑体" w:hint="eastAsia"/>
        </w:rPr>
        <w:t>及</w:t>
      </w:r>
      <w:r w:rsidR="00BF7B9C" w:rsidRPr="00677ED1">
        <w:rPr>
          <w:rFonts w:eastAsia="黑体" w:hint="eastAsia"/>
          <w:b/>
          <w:bCs/>
        </w:rPr>
        <w:t>【子服务机构</w:t>
      </w:r>
      <w:r w:rsidR="00BF7B9C" w:rsidRPr="00677ED1">
        <w:rPr>
          <w:rFonts w:eastAsia="黑体" w:hint="eastAsia"/>
          <w:b/>
          <w:bCs/>
        </w:rPr>
        <w:t>C</w:t>
      </w:r>
      <w:r w:rsidR="00BF7B9C" w:rsidRPr="00677ED1">
        <w:rPr>
          <w:rFonts w:eastAsia="黑体" w:hint="eastAsia"/>
          <w:b/>
          <w:bCs/>
        </w:rPr>
        <w:t>简称】</w:t>
      </w:r>
      <w:r w:rsidR="00BF7B9C" w:rsidRPr="00677ED1">
        <w:rPr>
          <w:rFonts w:eastAsia="黑体" w:hint="eastAsia"/>
        </w:rPr>
        <w:t>在下文中合并简称为“子服务机构”。</w:t>
      </w:r>
      <w:bookmarkEnd w:id="13"/>
      <w:r w:rsidRPr="00677ED1">
        <w:rPr>
          <w:rFonts w:ascii="Times New Roman" w:eastAsia="黑体" w:hAnsi="Times New Roman" w:cs="Times New Roman"/>
        </w:rPr>
        <w:t>描述表明，除</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的控制外，设计恰当且执行有效的子服务机构补充性控制亦是实现描述中所述的基于适用的可信服务标准所作出的服务承诺和体系要求所必须的。描述反映了</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之</w:t>
      </w:r>
      <w:r w:rsidR="00CB6131" w:rsidRPr="00677ED1">
        <w:rPr>
          <w:rFonts w:ascii="Times New Roman" w:eastAsia="黑体" w:hAnsi="Times New Roman" w:cs="Times New Roman" w:hint="eastAsia"/>
        </w:rPr>
        <w:t>【</w:t>
      </w:r>
      <w:r w:rsidR="00CB6131" w:rsidRPr="00677ED1">
        <w:rPr>
          <w:rFonts w:ascii="Times New Roman" w:eastAsia="黑体" w:hAnsi="Times New Roman" w:cs="Times New Roman" w:hint="eastAsia"/>
          <w:b/>
          <w:bCs/>
        </w:rPr>
        <w:t>服务机构体系名称</w:t>
      </w:r>
      <w:r w:rsidR="00CB6131" w:rsidRPr="00677ED1">
        <w:rPr>
          <w:rFonts w:ascii="Times New Roman" w:eastAsia="黑体" w:hAnsi="Times New Roman" w:cs="Times New Roman" w:hint="eastAsia"/>
        </w:rPr>
        <w:t>】</w:t>
      </w:r>
      <w:r w:rsidRPr="00677ED1">
        <w:rPr>
          <w:rFonts w:ascii="Times New Roman" w:eastAsia="黑体" w:hAnsi="Times New Roman" w:cs="Times New Roman"/>
        </w:rPr>
        <w:t>体系（以下简称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体系</w:t>
      </w:r>
      <w:r w:rsidR="00F9319E" w:rsidRPr="00677ED1">
        <w:rPr>
          <w:rFonts w:ascii="Times New Roman" w:eastAsia="黑体" w:hAnsi="Times New Roman" w:cs="Times New Roman" w:hint="eastAsia"/>
        </w:rPr>
        <w:t>”</w:t>
      </w:r>
      <w:r w:rsidRPr="00677ED1">
        <w:rPr>
          <w:rFonts w:ascii="Times New Roman" w:eastAsia="黑体" w:hAnsi="Times New Roman" w:cs="Times New Roman"/>
        </w:rPr>
        <w:t>）、其控制及</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的控制设计中所预期的由子服务机构恰当地设计、实施并有效执行的补充性控制的类型。我们的</w:t>
      </w:r>
      <w:r w:rsidR="00352D61" w:rsidRPr="00677ED1">
        <w:rPr>
          <w:rFonts w:ascii="Times New Roman" w:eastAsia="黑体" w:hAnsi="Times New Roman" w:cs="Times New Roman" w:hint="eastAsia"/>
        </w:rPr>
        <w:t>检查</w:t>
      </w:r>
      <w:r w:rsidRPr="00677ED1">
        <w:rPr>
          <w:rFonts w:ascii="Times New Roman" w:eastAsia="黑体" w:hAnsi="Times New Roman" w:cs="Times New Roman"/>
        </w:rPr>
        <w:t>并未延伸至子服务机构所提供的服务，且我们未对自</w:t>
      </w:r>
      <w:r w:rsidRPr="00677ED1">
        <w:rPr>
          <w:rFonts w:ascii="Times New Roman" w:eastAsia="黑体" w:hAnsi="Times New Roman" w:cs="Times New Roman"/>
          <w:b/>
          <w:bCs/>
        </w:rPr>
        <w:t>【日期】</w:t>
      </w:r>
      <w:r w:rsidRPr="00677ED1">
        <w:rPr>
          <w:rFonts w:ascii="Times New Roman" w:eastAsia="黑体" w:hAnsi="Times New Roman" w:cs="Times New Roman"/>
        </w:rPr>
        <w:t>至</w:t>
      </w:r>
      <w:r w:rsidRPr="00677ED1">
        <w:rPr>
          <w:rFonts w:ascii="Times New Roman" w:eastAsia="黑体" w:hAnsi="Times New Roman" w:cs="Times New Roman"/>
          <w:b/>
          <w:bCs/>
        </w:rPr>
        <w:t>【日期】</w:t>
      </w:r>
      <w:r w:rsidRPr="00677ED1">
        <w:rPr>
          <w:rFonts w:ascii="Times New Roman" w:eastAsia="黑体" w:hAnsi="Times New Roman" w:cs="Times New Roman"/>
        </w:rPr>
        <w:t>止期间内服务机构管理层预期由子服务机构应当实施的补充性控制是否已被实施或该等控制是否被恰当设计并有效执行进行评估。</w:t>
      </w:r>
    </w:p>
    <w:p w14:paraId="2DDB625D"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545946A0" w14:textId="107295D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commentRangeStart w:id="14"/>
      <w:r w:rsidRPr="00677ED1">
        <w:rPr>
          <w:rFonts w:ascii="Times New Roman" w:eastAsia="黑体" w:hAnsi="Times New Roman" w:cs="Times New Roman"/>
        </w:rPr>
        <w:t>描述</w:t>
      </w:r>
      <w:commentRangeEnd w:id="14"/>
      <w:r w:rsidR="004D527A" w:rsidRPr="00677ED1">
        <w:rPr>
          <w:rStyle w:val="CommentReference"/>
          <w:sz w:val="22"/>
          <w:szCs w:val="22"/>
        </w:rPr>
        <w:commentReference w:id="14"/>
      </w:r>
      <w:r w:rsidRPr="00677ED1">
        <w:rPr>
          <w:rFonts w:ascii="Times New Roman" w:eastAsia="黑体" w:hAnsi="Times New Roman" w:cs="Times New Roman"/>
        </w:rPr>
        <w:t>表明，仅当</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的控制设计中预期的</w:t>
      </w:r>
      <w:r w:rsidR="00EB309E" w:rsidRPr="00677ED1">
        <w:rPr>
          <w:rFonts w:ascii="Times New Roman" w:eastAsia="黑体" w:hAnsi="Times New Roman" w:cs="Times New Roman"/>
        </w:rPr>
        <w:t>用户实体</w:t>
      </w:r>
      <w:r w:rsidRPr="00677ED1">
        <w:rPr>
          <w:rFonts w:ascii="Times New Roman" w:eastAsia="黑体" w:hAnsi="Times New Roman" w:cs="Times New Roman"/>
        </w:rPr>
        <w:t>补充性控制以及服务机构本身的控制均设计恰当并执行有效时，该等控制方能为实现描述中所述之特定服务承诺和体系要求提供合理保证。我们的</w:t>
      </w:r>
      <w:r w:rsidR="00352D61" w:rsidRPr="00677ED1">
        <w:rPr>
          <w:rFonts w:ascii="Times New Roman" w:eastAsia="黑体" w:hAnsi="Times New Roman" w:cs="Times New Roman" w:hint="eastAsia"/>
        </w:rPr>
        <w:t>检查</w:t>
      </w:r>
      <w:r w:rsidR="00172F0E" w:rsidRPr="00677ED1">
        <w:rPr>
          <w:rFonts w:ascii="Times New Roman" w:eastAsia="黑体" w:hAnsi="Times New Roman" w:cs="Times New Roman" w:hint="eastAsia"/>
        </w:rPr>
        <w:t>程序</w:t>
      </w:r>
      <w:r w:rsidRPr="00677ED1">
        <w:rPr>
          <w:rFonts w:ascii="Times New Roman" w:eastAsia="黑体" w:hAnsi="Times New Roman" w:cs="Times New Roman"/>
        </w:rPr>
        <w:t>并未延伸至</w:t>
      </w:r>
      <w:r w:rsidR="00EB309E" w:rsidRPr="00677ED1">
        <w:rPr>
          <w:rFonts w:ascii="Times New Roman" w:eastAsia="黑体" w:hAnsi="Times New Roman" w:cs="Times New Roman"/>
        </w:rPr>
        <w:t>用户实体</w:t>
      </w:r>
      <w:r w:rsidRPr="00677ED1">
        <w:rPr>
          <w:rFonts w:ascii="Times New Roman" w:eastAsia="黑体" w:hAnsi="Times New Roman" w:cs="Times New Roman"/>
        </w:rPr>
        <w:t>补充性控制，我们</w:t>
      </w:r>
      <w:r w:rsidR="008A3493" w:rsidRPr="00677ED1">
        <w:rPr>
          <w:rFonts w:ascii="Times New Roman" w:eastAsia="黑体" w:hAnsi="Times New Roman" w:cs="Times New Roman" w:hint="eastAsia"/>
        </w:rPr>
        <w:t>亦</w:t>
      </w:r>
      <w:r w:rsidRPr="00677ED1">
        <w:rPr>
          <w:rFonts w:ascii="Times New Roman" w:eastAsia="黑体" w:hAnsi="Times New Roman" w:cs="Times New Roman"/>
        </w:rPr>
        <w:t>未</w:t>
      </w:r>
      <w:r w:rsidR="008A3493" w:rsidRPr="00677ED1">
        <w:rPr>
          <w:rFonts w:ascii="Times New Roman" w:eastAsia="黑体" w:hAnsi="Times New Roman" w:cs="Times New Roman" w:hint="eastAsia"/>
        </w:rPr>
        <w:t>评估</w:t>
      </w:r>
      <w:commentRangeStart w:id="15"/>
      <w:r w:rsidRPr="00677ED1">
        <w:rPr>
          <w:rFonts w:ascii="Times New Roman" w:eastAsia="黑体" w:hAnsi="Times New Roman" w:cs="Times New Roman"/>
        </w:rPr>
        <w:t>该等</w:t>
      </w:r>
      <w:commentRangeEnd w:id="15"/>
      <w:r w:rsidR="003C278E" w:rsidRPr="00677ED1">
        <w:rPr>
          <w:rStyle w:val="CommentReference"/>
          <w:sz w:val="22"/>
          <w:szCs w:val="22"/>
        </w:rPr>
        <w:commentReference w:id="15"/>
      </w:r>
      <w:r w:rsidR="00EB309E" w:rsidRPr="00677ED1">
        <w:rPr>
          <w:rFonts w:ascii="Times New Roman" w:eastAsia="黑体" w:hAnsi="Times New Roman" w:cs="Times New Roman"/>
        </w:rPr>
        <w:t>用户实体</w:t>
      </w:r>
      <w:r w:rsidR="008A3493" w:rsidRPr="00677ED1">
        <w:rPr>
          <w:rFonts w:ascii="Times New Roman" w:eastAsia="黑体" w:hAnsi="Times New Roman" w:cs="Times New Roman" w:hint="eastAsia"/>
        </w:rPr>
        <w:t>的</w:t>
      </w:r>
      <w:r w:rsidRPr="00677ED1">
        <w:rPr>
          <w:rFonts w:ascii="Times New Roman" w:eastAsia="黑体" w:hAnsi="Times New Roman" w:cs="Times New Roman"/>
        </w:rPr>
        <w:t>补充性控制的设计之恰当性</w:t>
      </w:r>
      <w:r w:rsidR="008A3493" w:rsidRPr="00677ED1">
        <w:rPr>
          <w:rFonts w:ascii="Times New Roman" w:eastAsia="黑体" w:hAnsi="Times New Roman" w:cs="Times New Roman" w:hint="eastAsia"/>
        </w:rPr>
        <w:t>和</w:t>
      </w:r>
      <w:r w:rsidRPr="00677ED1">
        <w:rPr>
          <w:rFonts w:ascii="Times New Roman" w:eastAsia="黑体" w:hAnsi="Times New Roman" w:cs="Times New Roman"/>
        </w:rPr>
        <w:t>执行之有效性。</w:t>
      </w:r>
    </w:p>
    <w:p w14:paraId="7FF754D8"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4E7ED1D0" w14:textId="472B792C" w:rsidR="00C25FA6" w:rsidRPr="00677ED1" w:rsidRDefault="00CD7AD3"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hint="eastAsia"/>
          <w:iCs/>
        </w:rPr>
        <w:t>本报告</w:t>
      </w:r>
      <w:commentRangeStart w:id="16"/>
      <w:commentRangeStart w:id="17"/>
      <w:r w:rsidR="00C25FA6" w:rsidRPr="00677ED1">
        <w:rPr>
          <w:rFonts w:ascii="Times New Roman" w:eastAsia="黑体" w:hAnsi="Times New Roman" w:cs="Times New Roman"/>
          <w:i/>
        </w:rPr>
        <w:t>第</w:t>
      </w:r>
      <w:commentRangeEnd w:id="16"/>
      <w:r w:rsidR="006C03F3" w:rsidRPr="00677ED1">
        <w:rPr>
          <w:rStyle w:val="CommentReference"/>
          <w:sz w:val="22"/>
          <w:szCs w:val="22"/>
        </w:rPr>
        <w:commentReference w:id="16"/>
      </w:r>
      <w:r w:rsidR="00C25FA6" w:rsidRPr="00677ED1">
        <w:rPr>
          <w:rFonts w:ascii="Times New Roman" w:eastAsia="黑体" w:hAnsi="Times New Roman" w:cs="Times New Roman"/>
          <w:i/>
        </w:rPr>
        <w:t>五部分</w:t>
      </w:r>
      <w:r w:rsidR="00C25FA6" w:rsidRPr="00677ED1">
        <w:rPr>
          <w:rFonts w:ascii="Times New Roman" w:eastAsia="黑体" w:hAnsi="Times New Roman" w:cs="Times New Roman"/>
          <w:i/>
        </w:rPr>
        <w:t xml:space="preserve"> – </w:t>
      </w:r>
      <w:r w:rsidR="00C25FA6" w:rsidRPr="00677ED1">
        <w:rPr>
          <w:rFonts w:ascii="Times New Roman" w:eastAsia="黑体" w:hAnsi="Times New Roman" w:cs="Times New Roman"/>
          <w:i/>
        </w:rPr>
        <w:t>其他由</w:t>
      </w:r>
      <w:r w:rsidR="00C25FA6" w:rsidRPr="00677ED1">
        <w:rPr>
          <w:rFonts w:ascii="Times New Roman" w:eastAsia="黑体" w:hAnsi="Times New Roman" w:cs="Times New Roman" w:hint="eastAsia"/>
          <w:b/>
          <w:bCs/>
          <w:i/>
        </w:rPr>
        <w:t>【服务机构</w:t>
      </w:r>
      <w:r w:rsidR="006C03F3" w:rsidRPr="00677ED1">
        <w:rPr>
          <w:rFonts w:ascii="Times New Roman" w:eastAsia="黑体" w:hAnsi="Times New Roman" w:cs="Times New Roman" w:hint="eastAsia"/>
          <w:b/>
          <w:bCs/>
          <w:i/>
        </w:rPr>
        <w:t>名</w:t>
      </w:r>
      <w:r w:rsidR="00C25FA6" w:rsidRPr="00677ED1">
        <w:rPr>
          <w:rFonts w:ascii="Times New Roman" w:eastAsia="黑体" w:hAnsi="Times New Roman" w:cs="Times New Roman" w:hint="eastAsia"/>
          <w:b/>
          <w:bCs/>
          <w:i/>
        </w:rPr>
        <w:t>称】</w:t>
      </w:r>
      <w:r w:rsidR="00C25FA6" w:rsidRPr="00677ED1">
        <w:rPr>
          <w:rFonts w:ascii="Times New Roman" w:eastAsia="黑体" w:hAnsi="Times New Roman" w:cs="Times New Roman"/>
          <w:i/>
        </w:rPr>
        <w:t>提供的信息</w:t>
      </w:r>
      <w:commentRangeEnd w:id="17"/>
      <w:r w:rsidR="00DF5B8A" w:rsidRPr="00677ED1">
        <w:rPr>
          <w:rStyle w:val="CommentReference"/>
          <w:sz w:val="22"/>
          <w:szCs w:val="22"/>
        </w:rPr>
        <w:commentReference w:id="17"/>
      </w:r>
      <w:r w:rsidR="00C25FA6" w:rsidRPr="00677ED1">
        <w:rPr>
          <w:rFonts w:ascii="Times New Roman" w:eastAsia="黑体" w:hAnsi="Times New Roman" w:cs="Times New Roman"/>
        </w:rPr>
        <w:t>内提供的信息，是由</w:t>
      </w:r>
      <w:r w:rsidR="00C25FA6" w:rsidRPr="00677ED1">
        <w:rPr>
          <w:rFonts w:ascii="Times New Roman" w:eastAsia="黑体" w:hAnsi="Times New Roman" w:cs="Times New Roman" w:hint="eastAsia"/>
          <w:b/>
          <w:bCs/>
        </w:rPr>
        <w:t>【服务机构简称】</w:t>
      </w:r>
      <w:r w:rsidR="00C25FA6" w:rsidRPr="00677ED1">
        <w:rPr>
          <w:rFonts w:ascii="Times New Roman" w:eastAsia="黑体" w:hAnsi="Times New Roman" w:cs="Times New Roman"/>
        </w:rPr>
        <w:t>管理层提供的</w:t>
      </w:r>
      <w:r w:rsidR="00DF5B8A" w:rsidRPr="00677ED1">
        <w:rPr>
          <w:rFonts w:ascii="Times New Roman" w:eastAsia="黑体" w:hAnsi="Times New Roman" w:cs="Times New Roman" w:hint="eastAsia"/>
        </w:rPr>
        <w:t>补充</w:t>
      </w:r>
      <w:r w:rsidR="00C25FA6" w:rsidRPr="00677ED1">
        <w:rPr>
          <w:rFonts w:ascii="Times New Roman" w:eastAsia="黑体" w:hAnsi="Times New Roman" w:cs="Times New Roman"/>
        </w:rPr>
        <w:t>信息，而非</w:t>
      </w:r>
      <w:r w:rsidR="00C25FA6" w:rsidRPr="00677ED1">
        <w:rPr>
          <w:rFonts w:ascii="Times New Roman" w:eastAsia="黑体" w:hAnsi="Times New Roman" w:cs="Times New Roman" w:hint="eastAsia"/>
          <w:b/>
          <w:bCs/>
        </w:rPr>
        <w:t>【服务机构简称】</w:t>
      </w:r>
      <w:r w:rsidR="00C25FA6" w:rsidRPr="00677ED1">
        <w:rPr>
          <w:rFonts w:ascii="Times New Roman" w:eastAsia="黑体" w:hAnsi="Times New Roman" w:cs="Times New Roman"/>
        </w:rPr>
        <w:t>之描述的组成部分。我们并未对该等信息</w:t>
      </w:r>
      <w:r w:rsidR="00DF5B8A" w:rsidRPr="00677ED1">
        <w:rPr>
          <w:rFonts w:ascii="Times New Roman" w:eastAsia="黑体" w:hAnsi="Times New Roman" w:cs="Times New Roman" w:hint="eastAsia"/>
        </w:rPr>
        <w:t>执行任何程序</w:t>
      </w:r>
      <w:r w:rsidR="00C25FA6" w:rsidRPr="00677ED1">
        <w:rPr>
          <w:rFonts w:ascii="Times New Roman" w:eastAsia="黑体" w:hAnsi="Times New Roman" w:cs="Times New Roman"/>
        </w:rPr>
        <w:t>，因此</w:t>
      </w:r>
      <w:del w:id="18" w:author="Fiona Xie" w:date="2024-07-10T17:56:00Z">
        <w:r w:rsidR="00C25FA6" w:rsidRPr="00677ED1" w:rsidDel="00845C7F">
          <w:rPr>
            <w:rFonts w:ascii="Times New Roman" w:eastAsia="黑体" w:hAnsi="Times New Roman" w:cs="Times New Roman"/>
          </w:rPr>
          <w:delText>，</w:delText>
        </w:r>
      </w:del>
      <w:r w:rsidR="00C25FA6" w:rsidRPr="00677ED1">
        <w:rPr>
          <w:rFonts w:ascii="Times New Roman" w:eastAsia="黑体" w:hAnsi="Times New Roman" w:cs="Times New Roman"/>
        </w:rPr>
        <w:t>我们不对其发表意见。</w:t>
      </w:r>
    </w:p>
    <w:p w14:paraId="7243EF67"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33443044"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59FC5F44" w14:textId="5644EF9A"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commentRangeStart w:id="19"/>
      <w:r w:rsidRPr="00677ED1">
        <w:rPr>
          <w:rFonts w:ascii="Times New Roman" w:eastAsia="黑体" w:hAnsi="Times New Roman" w:cs="Times New Roman" w:hint="eastAsia"/>
          <w:b/>
          <w:bCs/>
          <w:i/>
        </w:rPr>
        <w:t>【服务机构简称】</w:t>
      </w:r>
      <w:r w:rsidRPr="00677ED1">
        <w:rPr>
          <w:rFonts w:ascii="Times New Roman" w:eastAsia="黑体" w:hAnsi="Times New Roman" w:cs="Times New Roman"/>
          <w:i/>
        </w:rPr>
        <w:t>的责任</w:t>
      </w:r>
      <w:commentRangeEnd w:id="19"/>
      <w:r w:rsidR="00934463">
        <w:rPr>
          <w:rStyle w:val="CommentReference"/>
        </w:rPr>
        <w:commentReference w:id="19"/>
      </w:r>
    </w:p>
    <w:p w14:paraId="5EF00CDD" w14:textId="141EE876"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hint="eastAsia"/>
          <w:b/>
          <w:bCs/>
        </w:rPr>
        <w:lastRenderedPageBreak/>
        <w:t>【服务机构简称】</w:t>
      </w:r>
      <w:r w:rsidRPr="00677ED1">
        <w:rPr>
          <w:rFonts w:ascii="Times New Roman" w:eastAsia="黑体" w:hAnsi="Times New Roman" w:cs="Times New Roman"/>
        </w:rPr>
        <w:t>的责任是</w:t>
      </w:r>
      <w:r w:rsidR="00F0665B" w:rsidRPr="00677ED1">
        <w:rPr>
          <w:rFonts w:ascii="Times New Roman" w:eastAsia="黑体" w:hAnsi="Times New Roman" w:cs="Times New Roman" w:hint="eastAsia"/>
        </w:rPr>
        <w:t>，</w:t>
      </w:r>
      <w:r w:rsidRPr="00677ED1">
        <w:rPr>
          <w:rFonts w:ascii="Times New Roman" w:eastAsia="黑体" w:hAnsi="Times New Roman" w:cs="Times New Roman"/>
        </w:rPr>
        <w:t>作出服务承诺和体系要求，且在体系内设计、实施并执行有效控制，为实现该等服务承诺和体系要求提供合理保证。</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在</w:t>
      </w:r>
      <w:r w:rsidR="00CD7AD3" w:rsidRPr="00677ED1">
        <w:rPr>
          <w:rFonts w:ascii="Times New Roman" w:eastAsia="黑体" w:hAnsi="Times New Roman" w:cs="Times New Roman" w:hint="eastAsia"/>
        </w:rPr>
        <w:t>本报告</w:t>
      </w:r>
      <w:commentRangeStart w:id="20"/>
      <w:r w:rsidRPr="00677ED1">
        <w:rPr>
          <w:rFonts w:ascii="Times New Roman" w:eastAsia="黑体" w:hAnsi="Times New Roman" w:cs="Times New Roman"/>
          <w:i/>
        </w:rPr>
        <w:t>第一部分</w:t>
      </w:r>
      <w:r w:rsidRPr="00677ED1">
        <w:rPr>
          <w:rFonts w:ascii="Times New Roman" w:eastAsia="黑体" w:hAnsi="Times New Roman" w:cs="Times New Roman"/>
          <w:i/>
        </w:rPr>
        <w:t xml:space="preserve"> – </w:t>
      </w:r>
      <w:r w:rsidRPr="00677ED1">
        <w:rPr>
          <w:rFonts w:ascii="Times New Roman" w:eastAsia="黑体" w:hAnsi="Times New Roman" w:cs="Times New Roman" w:hint="eastAsia"/>
          <w:b/>
          <w:bCs/>
          <w:i/>
        </w:rPr>
        <w:t>【服务机构</w:t>
      </w:r>
      <w:r w:rsidR="00DF5B8A" w:rsidRPr="00677ED1">
        <w:rPr>
          <w:rFonts w:ascii="Times New Roman" w:eastAsia="黑体" w:hAnsi="Times New Roman" w:cs="Times New Roman" w:hint="eastAsia"/>
          <w:b/>
          <w:bCs/>
          <w:i/>
        </w:rPr>
        <w:t>名</w:t>
      </w:r>
      <w:r w:rsidRPr="00677ED1">
        <w:rPr>
          <w:rFonts w:ascii="Times New Roman" w:eastAsia="黑体" w:hAnsi="Times New Roman" w:cs="Times New Roman" w:hint="eastAsia"/>
          <w:b/>
          <w:bCs/>
          <w:i/>
        </w:rPr>
        <w:t>称】</w:t>
      </w:r>
      <w:r w:rsidRPr="00677ED1">
        <w:rPr>
          <w:rFonts w:ascii="Times New Roman" w:eastAsia="黑体" w:hAnsi="Times New Roman" w:cs="Times New Roman"/>
          <w:i/>
        </w:rPr>
        <w:t>管理层认定</w:t>
      </w:r>
      <w:commentRangeEnd w:id="20"/>
      <w:r w:rsidR="00DF5B8A" w:rsidRPr="00677ED1">
        <w:rPr>
          <w:rStyle w:val="CommentReference"/>
          <w:sz w:val="22"/>
          <w:szCs w:val="22"/>
        </w:rPr>
        <w:commentReference w:id="20"/>
      </w:r>
      <w:r w:rsidRPr="00677ED1">
        <w:rPr>
          <w:rFonts w:ascii="Times New Roman" w:eastAsia="黑体" w:hAnsi="Times New Roman" w:cs="Times New Roman"/>
        </w:rPr>
        <w:t>（以下简称</w:t>
      </w:r>
      <w:r w:rsidR="00F9319E" w:rsidRPr="00677ED1">
        <w:rPr>
          <w:rFonts w:ascii="Times New Roman" w:eastAsia="黑体" w:hAnsi="Times New Roman" w:cs="Times New Roman" w:hint="eastAsia"/>
        </w:rPr>
        <w:t>“</w:t>
      </w:r>
      <w:r w:rsidRPr="00677ED1">
        <w:rPr>
          <w:rFonts w:ascii="Times New Roman" w:eastAsia="黑体" w:hAnsi="Times New Roman" w:cs="Times New Roman"/>
        </w:rPr>
        <w:t>认定</w:t>
      </w:r>
      <w:r w:rsidR="00F9319E" w:rsidRPr="00677ED1">
        <w:rPr>
          <w:rFonts w:ascii="Times New Roman" w:eastAsia="黑体" w:hAnsi="Times New Roman" w:cs="Times New Roman" w:hint="eastAsia"/>
        </w:rPr>
        <w:t>”</w:t>
      </w:r>
      <w:r w:rsidRPr="00677ED1">
        <w:rPr>
          <w:rFonts w:ascii="Times New Roman" w:eastAsia="黑体" w:hAnsi="Times New Roman" w:cs="Times New Roman"/>
        </w:rPr>
        <w:t>）中提供了关于基于描述标准所作出的描述的陈述，</w:t>
      </w:r>
      <w:bookmarkStart w:id="21" w:name="_Hlk99377489"/>
      <w:r w:rsidRPr="00677ED1">
        <w:rPr>
          <w:rFonts w:ascii="Times New Roman" w:eastAsia="黑体" w:hAnsi="Times New Roman" w:cs="Times New Roman"/>
        </w:rPr>
        <w:t>以及描述中所述之控制的设计之恰当性</w:t>
      </w:r>
      <w:r w:rsidR="00172F0E" w:rsidRPr="00677ED1">
        <w:rPr>
          <w:rFonts w:ascii="Times New Roman" w:eastAsia="黑体" w:hAnsi="Times New Roman" w:cs="Times New Roman" w:hint="eastAsia"/>
        </w:rPr>
        <w:t>和执行之有效性，以及该等控制能为</w:t>
      </w:r>
      <w:bookmarkEnd w:id="21"/>
      <w:r w:rsidRPr="00677ED1">
        <w:rPr>
          <w:rFonts w:ascii="Times New Roman" w:eastAsia="黑体" w:hAnsi="Times New Roman" w:cs="Times New Roman"/>
        </w:rPr>
        <w:t>实现基于适用的可信服务标准所做出的服务承诺和体系要求提供合理保证。</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对以下事项负有责任：（</w:t>
      </w:r>
      <w:r w:rsidRPr="00677ED1">
        <w:rPr>
          <w:rFonts w:ascii="Times New Roman" w:eastAsia="黑体" w:hAnsi="Times New Roman" w:cs="Times New Roman"/>
        </w:rPr>
        <w:t>1</w:t>
      </w:r>
      <w:r w:rsidRPr="00677ED1">
        <w:rPr>
          <w:rFonts w:ascii="Times New Roman" w:eastAsia="黑体" w:hAnsi="Times New Roman" w:cs="Times New Roman"/>
        </w:rPr>
        <w:t>）编制描述和认定；（</w:t>
      </w:r>
      <w:r w:rsidRPr="00677ED1">
        <w:rPr>
          <w:rFonts w:ascii="Times New Roman" w:eastAsia="黑体" w:hAnsi="Times New Roman" w:cs="Times New Roman"/>
        </w:rPr>
        <w:t>2</w:t>
      </w:r>
      <w:r w:rsidRPr="00677ED1">
        <w:rPr>
          <w:rFonts w:ascii="Times New Roman" w:eastAsia="黑体" w:hAnsi="Times New Roman" w:cs="Times New Roman"/>
        </w:rPr>
        <w:t>）确保描述和认定的完整性、准确性以及陈述方法的适当性；（</w:t>
      </w:r>
      <w:r w:rsidRPr="00677ED1">
        <w:rPr>
          <w:rFonts w:ascii="Times New Roman" w:eastAsia="黑体" w:hAnsi="Times New Roman" w:cs="Times New Roman"/>
        </w:rPr>
        <w:t>3</w:t>
      </w:r>
      <w:r w:rsidRPr="00677ED1">
        <w:rPr>
          <w:rFonts w:ascii="Times New Roman" w:eastAsia="黑体" w:hAnsi="Times New Roman" w:cs="Times New Roman"/>
        </w:rPr>
        <w:t>）提供描述中所涵盖的服务；（</w:t>
      </w:r>
      <w:r w:rsidRPr="00677ED1">
        <w:rPr>
          <w:rFonts w:ascii="Times New Roman" w:eastAsia="黑体" w:hAnsi="Times New Roman" w:cs="Times New Roman"/>
        </w:rPr>
        <w:t>4</w:t>
      </w:r>
      <w:r w:rsidRPr="00677ED1">
        <w:rPr>
          <w:rFonts w:ascii="Times New Roman" w:eastAsia="黑体" w:hAnsi="Times New Roman" w:cs="Times New Roman"/>
        </w:rPr>
        <w:t>）</w:t>
      </w:r>
      <w:r w:rsidR="002409C2" w:rsidRPr="00677ED1">
        <w:rPr>
          <w:rFonts w:ascii="Times New Roman" w:eastAsia="黑体" w:hAnsi="Times New Roman" w:cs="Times New Roman" w:hint="eastAsia"/>
        </w:rPr>
        <w:t>选择本次鉴证</w:t>
      </w:r>
      <w:r w:rsidR="00C85DB9" w:rsidRPr="00677ED1">
        <w:rPr>
          <w:rFonts w:ascii="Times New Roman" w:eastAsia="黑体" w:hAnsi="Times New Roman" w:cs="Times New Roman" w:hint="eastAsia"/>
        </w:rPr>
        <w:t>业务</w:t>
      </w:r>
      <w:r w:rsidR="002409C2" w:rsidRPr="00677ED1">
        <w:rPr>
          <w:rFonts w:ascii="Times New Roman" w:eastAsia="黑体" w:hAnsi="Times New Roman" w:cs="Times New Roman" w:hint="eastAsia"/>
        </w:rPr>
        <w:t>中适用的可信服务标准，并在服务机构体系的描述中陈述适用的可信服务标准和相关控制（</w:t>
      </w:r>
      <w:r w:rsidR="002409C2" w:rsidRPr="00677ED1">
        <w:rPr>
          <w:rFonts w:ascii="Times New Roman" w:eastAsia="黑体" w:hAnsi="Times New Roman" w:cs="Times New Roman" w:hint="eastAsia"/>
        </w:rPr>
        <w:t>5</w:t>
      </w:r>
      <w:r w:rsidR="002409C2" w:rsidRPr="00677ED1">
        <w:rPr>
          <w:rFonts w:ascii="Times New Roman" w:eastAsia="黑体" w:hAnsi="Times New Roman" w:cs="Times New Roman" w:hint="eastAsia"/>
        </w:rPr>
        <w:t>）</w:t>
      </w:r>
      <w:r w:rsidRPr="00677ED1">
        <w:rPr>
          <w:rFonts w:ascii="Times New Roman" w:eastAsia="黑体" w:hAnsi="Times New Roman" w:cs="Times New Roman"/>
        </w:rPr>
        <w:t>识别可能对服务机构之服务承诺和体系要求的实现产生威胁的风险；及（</w:t>
      </w:r>
      <w:r w:rsidR="002409C2" w:rsidRPr="00677ED1">
        <w:rPr>
          <w:rFonts w:ascii="Times New Roman" w:eastAsia="黑体" w:hAnsi="Times New Roman" w:cs="Times New Roman"/>
        </w:rPr>
        <w:t>6</w:t>
      </w:r>
      <w:r w:rsidRPr="00677ED1">
        <w:rPr>
          <w:rFonts w:ascii="Times New Roman" w:eastAsia="黑体" w:hAnsi="Times New Roman" w:cs="Times New Roman"/>
        </w:rPr>
        <w:t>）设计、实施并记录描述中已被恰当设计并有效执行以</w:t>
      </w:r>
      <w:r w:rsidRPr="00677ED1">
        <w:rPr>
          <w:rFonts w:ascii="Times New Roman" w:eastAsia="黑体" w:hAnsi="Times New Roman" w:cs="Times New Roman" w:hint="eastAsia"/>
        </w:rPr>
        <w:t>实现其服务承诺和体系要求</w:t>
      </w:r>
      <w:r w:rsidRPr="00677ED1">
        <w:rPr>
          <w:rFonts w:ascii="Times New Roman" w:eastAsia="黑体" w:hAnsi="Times New Roman" w:cs="Times New Roman"/>
        </w:rPr>
        <w:t>。</w:t>
      </w:r>
    </w:p>
    <w:p w14:paraId="3A2A59BF" w14:textId="60563AF2"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05C1B79A"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73AD3FCC"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i/>
        </w:rPr>
        <w:t>服务审计师的责任</w:t>
      </w:r>
    </w:p>
    <w:p w14:paraId="58755F6E" w14:textId="63512C5F"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我们的责任是，基于我们的检查</w:t>
      </w:r>
      <w:r w:rsidR="00352D61" w:rsidRPr="00677ED1">
        <w:rPr>
          <w:rFonts w:ascii="Times New Roman" w:eastAsia="黑体" w:hAnsi="Times New Roman" w:cs="Times New Roman" w:hint="eastAsia"/>
        </w:rPr>
        <w:t>程序</w:t>
      </w:r>
      <w:r w:rsidRPr="00677ED1">
        <w:rPr>
          <w:rFonts w:ascii="Times New Roman" w:eastAsia="黑体" w:hAnsi="Times New Roman" w:cs="Times New Roman"/>
        </w:rPr>
        <w:t>，对描述的陈述和为</w:t>
      </w:r>
      <w:r w:rsidR="00352D61" w:rsidRPr="00677ED1">
        <w:rPr>
          <w:rFonts w:ascii="Times New Roman" w:eastAsia="黑体" w:hAnsi="Times New Roman" w:cs="Times New Roman" w:hint="eastAsia"/>
        </w:rPr>
        <w:t>满足可信服务标准</w:t>
      </w:r>
      <w:r w:rsidRPr="00677ED1">
        <w:rPr>
          <w:rFonts w:ascii="Times New Roman" w:eastAsia="黑体" w:hAnsi="Times New Roman" w:cs="Times New Roman"/>
        </w:rPr>
        <w:t>而所设控制的设计之恰当性与执行之有效性发表意见。</w:t>
      </w:r>
    </w:p>
    <w:p w14:paraId="29DAF593"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500BD07C" w14:textId="794DCFDA"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我们</w:t>
      </w:r>
      <w:r w:rsidR="00C85DB9" w:rsidRPr="00677ED1">
        <w:rPr>
          <w:rFonts w:ascii="Times New Roman" w:eastAsia="黑体" w:hAnsi="Times New Roman" w:cs="Times New Roman" w:hint="eastAsia"/>
        </w:rPr>
        <w:t>的业务</w:t>
      </w:r>
      <w:r w:rsidRPr="00677ED1">
        <w:rPr>
          <w:rFonts w:ascii="Times New Roman" w:eastAsia="黑体" w:hAnsi="Times New Roman" w:cs="Times New Roman"/>
        </w:rPr>
        <w:t>基于</w:t>
      </w:r>
      <w:r w:rsidR="00C85DB9" w:rsidRPr="00677ED1">
        <w:rPr>
          <w:rFonts w:ascii="Times New Roman" w:eastAsia="黑体" w:hAnsi="Times New Roman" w:cs="Times New Roman"/>
        </w:rPr>
        <w:t>国际审计与鉴证准则委员会的</w:t>
      </w:r>
      <w:r w:rsidR="00C85DB9" w:rsidRPr="00677ED1">
        <w:rPr>
          <w:rFonts w:ascii="Times New Roman" w:eastAsia="黑体" w:hAnsi="Times New Roman" w:cs="Times New Roman" w:hint="eastAsia"/>
        </w:rPr>
        <w:t>鉴证标准</w:t>
      </w:r>
      <w:r w:rsidR="00EB0C34" w:rsidRPr="00677ED1">
        <w:rPr>
          <w:rFonts w:ascii="Times New Roman" w:eastAsia="黑体" w:hAnsi="Times New Roman" w:cs="Times New Roman" w:hint="eastAsia"/>
        </w:rPr>
        <w:t>国际</w:t>
      </w:r>
      <w:r w:rsidR="00C85DB9" w:rsidRPr="00677ED1">
        <w:rPr>
          <w:rFonts w:ascii="Times New Roman" w:eastAsia="黑体" w:hAnsi="Times New Roman" w:cs="Times New Roman" w:hint="eastAsia"/>
        </w:rPr>
        <w:t>鉴证业务标</w:t>
      </w:r>
      <w:r w:rsidR="00EB0C34" w:rsidRPr="00677ED1">
        <w:rPr>
          <w:rFonts w:ascii="Times New Roman" w:eastAsia="黑体" w:hAnsi="Times New Roman" w:cs="Times New Roman" w:hint="eastAsia"/>
        </w:rPr>
        <w:t>准第</w:t>
      </w:r>
      <w:r w:rsidR="00C85DB9" w:rsidRPr="00677ED1">
        <w:rPr>
          <w:rFonts w:ascii="Times New Roman" w:eastAsia="黑体" w:hAnsi="Times New Roman" w:cs="Times New Roman"/>
        </w:rPr>
        <w:t>3000</w:t>
      </w:r>
      <w:r w:rsidR="00EB0C34" w:rsidRPr="00677ED1">
        <w:rPr>
          <w:rFonts w:ascii="Times New Roman" w:eastAsia="黑体" w:hAnsi="Times New Roman" w:cs="Times New Roman" w:hint="eastAsia"/>
        </w:rPr>
        <w:t>号</w:t>
      </w:r>
      <w:r w:rsidR="00C85DB9" w:rsidRPr="00677ED1">
        <w:rPr>
          <w:rFonts w:ascii="Times New Roman" w:eastAsia="黑体" w:hAnsi="Times New Roman" w:cs="Times New Roman" w:hint="eastAsia"/>
        </w:rPr>
        <w:t>（更新版）《</w:t>
      </w:r>
      <w:r w:rsidR="00EB0C34" w:rsidRPr="00677ED1">
        <w:rPr>
          <w:rFonts w:ascii="Times New Roman" w:eastAsia="黑体" w:hAnsi="Times New Roman" w:cs="Times New Roman" w:hint="eastAsia"/>
        </w:rPr>
        <w:t>历史财务信息审计或审阅以外的其他鉴证业务</w:t>
      </w:r>
      <w:r w:rsidR="00C85DB9" w:rsidRPr="00677ED1">
        <w:rPr>
          <w:rFonts w:ascii="Times New Roman" w:eastAsia="黑体" w:hAnsi="Times New Roman" w:cs="Times New Roman" w:hint="eastAsia"/>
        </w:rPr>
        <w:t>》</w:t>
      </w:r>
      <w:r w:rsidR="00EB0C34" w:rsidRPr="00677ED1">
        <w:rPr>
          <w:rFonts w:ascii="Times New Roman" w:eastAsia="黑体" w:hAnsi="Times New Roman" w:cs="Times New Roman" w:hint="eastAsia"/>
        </w:rPr>
        <w:t>。该标准</w:t>
      </w:r>
      <w:r w:rsidRPr="00677ED1">
        <w:rPr>
          <w:rFonts w:ascii="Times New Roman" w:eastAsia="黑体" w:hAnsi="Times New Roman" w:cs="Times New Roman"/>
        </w:rPr>
        <w:t>要求我们计划并执行</w:t>
      </w:r>
      <w:r w:rsidR="00EB0C34" w:rsidRPr="00677ED1">
        <w:rPr>
          <w:rFonts w:ascii="Times New Roman" w:eastAsia="黑体" w:hAnsi="Times New Roman" w:cs="Times New Roman" w:hint="eastAsia"/>
        </w:rPr>
        <w:t>我们的</w:t>
      </w:r>
      <w:r w:rsidRPr="00677ED1">
        <w:rPr>
          <w:rFonts w:ascii="Times New Roman" w:eastAsia="黑体" w:hAnsi="Times New Roman" w:cs="Times New Roman"/>
        </w:rPr>
        <w:t>检查</w:t>
      </w:r>
      <w:r w:rsidR="00EB0C34" w:rsidRPr="00677ED1">
        <w:rPr>
          <w:rFonts w:ascii="Times New Roman" w:eastAsia="黑体" w:hAnsi="Times New Roman" w:cs="Times New Roman" w:hint="eastAsia"/>
        </w:rPr>
        <w:t>程序</w:t>
      </w:r>
      <w:r w:rsidRPr="00677ED1">
        <w:rPr>
          <w:rFonts w:ascii="Times New Roman" w:eastAsia="黑体" w:hAnsi="Times New Roman" w:cs="Times New Roman"/>
        </w:rPr>
        <w:t>，以获取在以下重大方面的合理保证：（</w:t>
      </w:r>
      <w:r w:rsidRPr="00677ED1">
        <w:rPr>
          <w:rFonts w:ascii="Times New Roman" w:eastAsia="黑体" w:hAnsi="Times New Roman" w:cs="Times New Roman"/>
        </w:rPr>
        <w:t>1</w:t>
      </w:r>
      <w:r w:rsidRPr="00677ED1">
        <w:rPr>
          <w:rFonts w:ascii="Times New Roman" w:eastAsia="黑体" w:hAnsi="Times New Roman" w:cs="Times New Roman"/>
        </w:rPr>
        <w:t>）描述是基于描述标准来陈述；及（</w:t>
      </w:r>
      <w:r w:rsidRPr="00677ED1">
        <w:rPr>
          <w:rFonts w:ascii="Times New Roman" w:eastAsia="黑体" w:hAnsi="Times New Roman" w:cs="Times New Roman"/>
        </w:rPr>
        <w:t>2</w:t>
      </w:r>
      <w:r w:rsidRPr="00677ED1">
        <w:rPr>
          <w:rFonts w:ascii="Times New Roman" w:eastAsia="黑体" w:hAnsi="Times New Roman" w:cs="Times New Roman"/>
        </w:rPr>
        <w:t>）</w:t>
      </w:r>
      <w:r w:rsidR="00EB0C34" w:rsidRPr="00677ED1">
        <w:rPr>
          <w:rFonts w:ascii="Times New Roman" w:eastAsia="黑体" w:hAnsi="Times New Roman" w:cs="Times New Roman" w:hint="eastAsia"/>
        </w:rPr>
        <w:t>自【</w:t>
      </w:r>
      <w:r w:rsidR="00EB0C34" w:rsidRPr="00677ED1">
        <w:rPr>
          <w:rFonts w:ascii="Times New Roman" w:eastAsia="黑体" w:hAnsi="Times New Roman" w:cs="Times New Roman" w:hint="eastAsia"/>
          <w:b/>
          <w:bCs/>
        </w:rPr>
        <w:t>日期</w:t>
      </w:r>
      <w:r w:rsidR="00EB0C34" w:rsidRPr="00677ED1">
        <w:rPr>
          <w:rFonts w:ascii="Times New Roman" w:eastAsia="黑体" w:hAnsi="Times New Roman" w:cs="Times New Roman" w:hint="eastAsia"/>
        </w:rPr>
        <w:t>】至【</w:t>
      </w:r>
      <w:r w:rsidR="00EB0C34" w:rsidRPr="00677ED1">
        <w:rPr>
          <w:rFonts w:ascii="Times New Roman" w:eastAsia="黑体" w:hAnsi="Times New Roman" w:cs="Times New Roman" w:hint="eastAsia"/>
          <w:b/>
          <w:bCs/>
        </w:rPr>
        <w:t>日期</w:t>
      </w:r>
      <w:r w:rsidR="00EB0C34" w:rsidRPr="00677ED1">
        <w:rPr>
          <w:rFonts w:ascii="Times New Roman" w:eastAsia="黑体" w:hAnsi="Times New Roman" w:cs="Times New Roman" w:hint="eastAsia"/>
        </w:rPr>
        <w:t>】止期间，</w:t>
      </w:r>
      <w:r w:rsidRPr="00677ED1">
        <w:rPr>
          <w:rFonts w:ascii="Times New Roman" w:eastAsia="黑体" w:hAnsi="Times New Roman" w:cs="Times New Roman"/>
        </w:rPr>
        <w:t>描述中所述之控制已被恰当地设计和有效地执行，该等控制能为</w:t>
      </w:r>
      <w:r w:rsidRPr="00677ED1">
        <w:rPr>
          <w:rFonts w:ascii="Times New Roman" w:eastAsia="黑体" w:hAnsi="Times New Roman" w:cs="Times New Roman"/>
          <w:spacing w:val="-2"/>
        </w:rPr>
        <w:t>实现服务机构基于适用的可信服务标准所作出的服务承诺和体系要求提供合理保证</w:t>
      </w:r>
      <w:r w:rsidRPr="00677ED1">
        <w:rPr>
          <w:rFonts w:ascii="Times New Roman" w:eastAsia="黑体" w:hAnsi="Times New Roman" w:cs="Times New Roman"/>
        </w:rPr>
        <w:t>。检查</w:t>
      </w:r>
      <w:r w:rsidR="003F7382" w:rsidRPr="00677ED1">
        <w:rPr>
          <w:rFonts w:ascii="Times New Roman" w:eastAsia="黑体" w:hAnsi="Times New Roman" w:cs="Times New Roman" w:hint="eastAsia"/>
        </w:rPr>
        <w:t>程序</w:t>
      </w:r>
      <w:r w:rsidRPr="00677ED1">
        <w:rPr>
          <w:rFonts w:ascii="Times New Roman" w:eastAsia="黑体" w:hAnsi="Times New Roman" w:cs="Times New Roman"/>
        </w:rPr>
        <w:t>之性质、时间及范围的选择基于我们的职业判断，包括对无论是由于舞弊或错误而导致的重大错误陈述的风险之评估。我们相信，我们所获取的证据是充分和适当的，并为我们发表意见提供了合理的基础。</w:t>
      </w:r>
    </w:p>
    <w:p w14:paraId="7049F4D8"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6042ED77" w14:textId="72C5E240" w:rsidR="00C25FA6" w:rsidRPr="00677ED1" w:rsidRDefault="003F7382"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hint="eastAsia"/>
        </w:rPr>
        <w:t>关于</w:t>
      </w:r>
      <w:r w:rsidR="00C25FA6" w:rsidRPr="00677ED1">
        <w:rPr>
          <w:rFonts w:ascii="Times New Roman" w:eastAsia="黑体" w:hAnsi="Times New Roman" w:cs="Times New Roman"/>
        </w:rPr>
        <w:t>服务机构的体系描述以及控制设计之恰当性和执行之有效性的</w:t>
      </w:r>
      <w:r w:rsidR="00EB0C34" w:rsidRPr="00677ED1">
        <w:rPr>
          <w:rFonts w:ascii="Times New Roman" w:eastAsia="黑体" w:hAnsi="Times New Roman" w:cs="Times New Roman" w:hint="eastAsia"/>
        </w:rPr>
        <w:t>合理鉴证业务</w:t>
      </w:r>
      <w:r w:rsidR="00C25FA6" w:rsidRPr="00677ED1">
        <w:rPr>
          <w:rFonts w:ascii="Times New Roman" w:eastAsia="黑体" w:hAnsi="Times New Roman" w:cs="Times New Roman"/>
        </w:rPr>
        <w:t>，包括：</w:t>
      </w:r>
    </w:p>
    <w:p w14:paraId="55E792DD" w14:textId="77777777"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了解服务机构的体系及其所作出的服务承诺和体系要求。</w:t>
      </w:r>
    </w:p>
    <w:p w14:paraId="2FF9FF95" w14:textId="77777777"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执行程序以获取关于描述中所述之控制是否基于描述标准陈述的证据。</w:t>
      </w:r>
    </w:p>
    <w:p w14:paraId="24CEB2B3" w14:textId="77777777"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执行程序以获取关于描述中所述之控制是否被恰当地设计，该等控制是否能为实现服务机构基于适用的可信服务标准所作出的服务承诺和体系要求提供合理保证的证据。</w:t>
      </w:r>
    </w:p>
    <w:p w14:paraId="28AA4004" w14:textId="5BEA8085"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评估关于描述未基于描述标准陈述、为满足适用的可信服务标准而设的控制未被恰当设计</w:t>
      </w:r>
      <w:r w:rsidR="00AE644E" w:rsidRPr="00677ED1">
        <w:rPr>
          <w:rFonts w:eastAsia="黑体" w:hint="eastAsia"/>
          <w:sz w:val="22"/>
          <w:szCs w:val="22"/>
          <w:lang w:eastAsia="zh-CN"/>
        </w:rPr>
        <w:t>或未</w:t>
      </w:r>
      <w:r w:rsidRPr="00677ED1">
        <w:rPr>
          <w:rFonts w:eastAsia="黑体"/>
          <w:sz w:val="22"/>
          <w:szCs w:val="22"/>
          <w:lang w:eastAsia="zh-CN"/>
        </w:rPr>
        <w:t>有效执行的风险。</w:t>
      </w:r>
    </w:p>
    <w:p w14:paraId="26669BC4" w14:textId="3D45DB78"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测试</w:t>
      </w:r>
      <w:r w:rsidR="00B76292" w:rsidRPr="00677ED1">
        <w:rPr>
          <w:rFonts w:eastAsia="黑体" w:hint="eastAsia"/>
          <w:sz w:val="22"/>
          <w:szCs w:val="22"/>
          <w:lang w:eastAsia="zh-CN"/>
        </w:rPr>
        <w:t>能为实现服务机构基于适用的可信服务标准所作出的服务承诺和体系要求提供合理保证的</w:t>
      </w:r>
      <w:r w:rsidRPr="00677ED1">
        <w:rPr>
          <w:rFonts w:eastAsia="黑体"/>
          <w:sz w:val="22"/>
          <w:szCs w:val="22"/>
          <w:lang w:eastAsia="zh-CN"/>
        </w:rPr>
        <w:t>控制的执行之有效性。</w:t>
      </w:r>
    </w:p>
    <w:p w14:paraId="49727E87" w14:textId="77777777" w:rsidR="00C25FA6" w:rsidRPr="00677ED1" w:rsidRDefault="00C25FA6" w:rsidP="00677ED1">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评估描述的整体陈述。</w:t>
      </w:r>
    </w:p>
    <w:p w14:paraId="486CD018" w14:textId="77777777" w:rsidR="00C25FA6" w:rsidRPr="00677ED1" w:rsidRDefault="00C25FA6" w:rsidP="00677ED1">
      <w:pPr>
        <w:pStyle w:val="ListParagraph"/>
        <w:widowControl w:val="0"/>
        <w:adjustRightInd w:val="0"/>
        <w:snapToGrid w:val="0"/>
        <w:spacing w:line="276" w:lineRule="auto"/>
        <w:ind w:firstLineChars="0" w:firstLine="0"/>
        <w:rPr>
          <w:rFonts w:eastAsia="黑体"/>
          <w:sz w:val="22"/>
          <w:szCs w:val="22"/>
          <w:lang w:eastAsia="zh-CN"/>
        </w:rPr>
      </w:pPr>
    </w:p>
    <w:p w14:paraId="1177F466" w14:textId="7EFEA6A1"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我们的</w:t>
      </w:r>
      <w:r w:rsidR="00B76292" w:rsidRPr="00677ED1">
        <w:rPr>
          <w:rFonts w:ascii="Times New Roman" w:eastAsia="黑体" w:hAnsi="Times New Roman" w:cs="Times New Roman" w:hint="eastAsia"/>
        </w:rPr>
        <w:t>业务</w:t>
      </w:r>
      <w:r w:rsidRPr="00677ED1">
        <w:rPr>
          <w:rFonts w:ascii="Times New Roman" w:eastAsia="黑体" w:hAnsi="Times New Roman" w:cs="Times New Roman"/>
        </w:rPr>
        <w:t>亦包含了执行在相关情形下我们认为必要的其他程序。</w:t>
      </w:r>
    </w:p>
    <w:p w14:paraId="41E7B210" w14:textId="44114B4D"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p>
    <w:p w14:paraId="6682ABA7" w14:textId="77777777" w:rsidR="007D4019" w:rsidRPr="00677ED1" w:rsidRDefault="007D4019" w:rsidP="00677ED1">
      <w:pPr>
        <w:widowControl w:val="0"/>
        <w:adjustRightInd w:val="0"/>
        <w:snapToGrid w:val="0"/>
        <w:spacing w:after="0" w:line="276" w:lineRule="auto"/>
        <w:jc w:val="both"/>
        <w:rPr>
          <w:rFonts w:ascii="Times New Roman" w:eastAsia="黑体" w:hAnsi="Times New Roman" w:cs="Times New Roman"/>
          <w:i/>
        </w:rPr>
      </w:pPr>
    </w:p>
    <w:p w14:paraId="5CD4167B" w14:textId="77777777" w:rsidR="00B76292" w:rsidRPr="00677ED1" w:rsidRDefault="00B76292" w:rsidP="00677ED1">
      <w:pPr>
        <w:pStyle w:val="BodyCopy"/>
        <w:keepNext w:val="0"/>
        <w:widowControl w:val="0"/>
        <w:snapToGrid w:val="0"/>
        <w:spacing w:line="276" w:lineRule="auto"/>
        <w:rPr>
          <w:rFonts w:eastAsia="黑体"/>
          <w:i/>
          <w:spacing w:val="-4"/>
          <w:sz w:val="22"/>
          <w:szCs w:val="22"/>
          <w:lang w:eastAsia="zh-CN"/>
        </w:rPr>
      </w:pPr>
      <w:r w:rsidRPr="00677ED1">
        <w:rPr>
          <w:rFonts w:eastAsia="黑体"/>
          <w:i/>
          <w:spacing w:val="-4"/>
          <w:sz w:val="22"/>
          <w:szCs w:val="22"/>
          <w:lang w:eastAsia="zh-CN"/>
        </w:rPr>
        <w:t>服务审计师的独立性及质量控制</w:t>
      </w:r>
    </w:p>
    <w:p w14:paraId="7347BCE3" w14:textId="4C0CD738" w:rsidR="007D4019" w:rsidRPr="00677ED1" w:rsidRDefault="00B76292" w:rsidP="00677ED1">
      <w:pPr>
        <w:pStyle w:val="BodyCopy"/>
        <w:keepNext w:val="0"/>
        <w:widowControl w:val="0"/>
        <w:snapToGrid w:val="0"/>
        <w:spacing w:line="276" w:lineRule="auto"/>
        <w:rPr>
          <w:rFonts w:eastAsia="黑体"/>
          <w:color w:val="000000" w:themeColor="text1"/>
          <w:sz w:val="22"/>
          <w:szCs w:val="22"/>
          <w:lang w:eastAsia="zh-CN"/>
        </w:rPr>
      </w:pPr>
      <w:r w:rsidRPr="00677ED1">
        <w:rPr>
          <w:rFonts w:eastAsia="黑体"/>
          <w:sz w:val="22"/>
          <w:szCs w:val="22"/>
          <w:lang w:eastAsia="zh-CN"/>
        </w:rPr>
        <w:t>我们遵守由</w:t>
      </w:r>
      <w:r w:rsidR="007D4019" w:rsidRPr="00677ED1">
        <w:rPr>
          <w:rFonts w:eastAsia="黑体" w:hint="eastAsia"/>
          <w:sz w:val="22"/>
          <w:szCs w:val="22"/>
          <w:lang w:eastAsia="zh-CN"/>
        </w:rPr>
        <w:t>国际审计与鉴证准则委员会在</w:t>
      </w:r>
      <w:r w:rsidR="00A76A3C" w:rsidRPr="00677ED1">
        <w:rPr>
          <w:rFonts w:eastAsia="黑体" w:hint="eastAsia"/>
          <w:sz w:val="22"/>
          <w:szCs w:val="22"/>
          <w:lang w:eastAsia="zh-CN"/>
        </w:rPr>
        <w:t>《</w:t>
      </w:r>
      <w:r w:rsidR="007D4019" w:rsidRPr="00677ED1">
        <w:rPr>
          <w:rFonts w:eastAsia="黑体" w:hint="eastAsia"/>
          <w:sz w:val="22"/>
          <w:szCs w:val="22"/>
          <w:lang w:eastAsia="zh-CN"/>
        </w:rPr>
        <w:t>国际专业审计师行为准则</w:t>
      </w:r>
      <w:r w:rsidR="00A76A3C" w:rsidRPr="00677ED1">
        <w:rPr>
          <w:rFonts w:eastAsia="黑体" w:hint="eastAsia"/>
          <w:sz w:val="22"/>
          <w:szCs w:val="22"/>
          <w:lang w:eastAsia="zh-CN"/>
        </w:rPr>
        <w:t>》</w:t>
      </w:r>
      <w:r w:rsidR="007D4019" w:rsidRPr="00677ED1">
        <w:rPr>
          <w:rFonts w:eastAsia="黑体" w:hint="eastAsia"/>
          <w:sz w:val="22"/>
          <w:szCs w:val="22"/>
          <w:lang w:eastAsia="zh-CN"/>
        </w:rPr>
        <w:t>（含国际独立准</w:t>
      </w:r>
      <w:r w:rsidR="007D4019" w:rsidRPr="00677ED1">
        <w:rPr>
          <w:rFonts w:eastAsia="黑体" w:hint="eastAsia"/>
          <w:sz w:val="22"/>
          <w:szCs w:val="22"/>
          <w:lang w:eastAsia="zh-CN"/>
        </w:rPr>
        <w:lastRenderedPageBreak/>
        <w:t>则）</w:t>
      </w:r>
      <w:r w:rsidR="00A76A3C" w:rsidRPr="00677ED1">
        <w:rPr>
          <w:rFonts w:eastAsia="黑体" w:hint="eastAsia"/>
          <w:sz w:val="22"/>
          <w:szCs w:val="22"/>
          <w:lang w:eastAsia="zh-CN"/>
        </w:rPr>
        <w:t>中</w:t>
      </w:r>
      <w:r w:rsidRPr="00677ED1">
        <w:rPr>
          <w:rFonts w:eastAsia="黑体"/>
          <w:color w:val="000000" w:themeColor="text1"/>
          <w:sz w:val="22"/>
          <w:szCs w:val="22"/>
          <w:lang w:eastAsia="zh-CN"/>
        </w:rPr>
        <w:t>关于独立性以及其它道德准则的要求</w:t>
      </w:r>
      <w:r w:rsidR="00A76A3C" w:rsidRPr="00677ED1">
        <w:rPr>
          <w:rFonts w:eastAsia="黑体" w:hint="eastAsia"/>
          <w:color w:val="000000" w:themeColor="text1"/>
          <w:sz w:val="22"/>
          <w:szCs w:val="22"/>
          <w:lang w:eastAsia="zh-CN"/>
        </w:rPr>
        <w:t>，该等要求是以诚信、客观性、专业胜任能力和应尽的关注、保密性和职业行为的基本原则为基础的</w:t>
      </w:r>
      <w:r w:rsidR="007D4019" w:rsidRPr="00677ED1">
        <w:rPr>
          <w:rFonts w:eastAsia="黑体" w:hint="eastAsia"/>
          <w:color w:val="000000" w:themeColor="text1"/>
          <w:sz w:val="22"/>
          <w:szCs w:val="22"/>
          <w:lang w:eastAsia="zh-CN"/>
        </w:rPr>
        <w:t>。</w:t>
      </w:r>
    </w:p>
    <w:p w14:paraId="328FC644" w14:textId="77777777" w:rsidR="007D4019" w:rsidRPr="00677ED1" w:rsidRDefault="007D4019" w:rsidP="00677ED1">
      <w:pPr>
        <w:pStyle w:val="BodyCopy"/>
        <w:keepNext w:val="0"/>
        <w:widowControl w:val="0"/>
        <w:snapToGrid w:val="0"/>
        <w:spacing w:line="276" w:lineRule="auto"/>
        <w:rPr>
          <w:rFonts w:eastAsia="黑体"/>
          <w:color w:val="000000" w:themeColor="text1"/>
          <w:sz w:val="22"/>
          <w:szCs w:val="22"/>
          <w:lang w:eastAsia="zh-CN"/>
        </w:rPr>
      </w:pPr>
    </w:p>
    <w:p w14:paraId="0F779856" w14:textId="77777777" w:rsidR="00845C7F" w:rsidRDefault="00845C7F" w:rsidP="00845C7F">
      <w:pPr>
        <w:widowControl w:val="0"/>
        <w:adjustRightInd w:val="0"/>
        <w:snapToGrid w:val="0"/>
        <w:spacing w:after="0" w:line="276" w:lineRule="auto"/>
        <w:jc w:val="both"/>
        <w:rPr>
          <w:ins w:id="22" w:author="Fiona Xie" w:date="2024-07-10T17:56:00Z"/>
          <w:rFonts w:ascii="Times New Roman" w:eastAsia="黑体" w:hAnsi="Times New Roman" w:cs="Times New Roman"/>
          <w:i/>
        </w:rPr>
      </w:pPr>
      <w:ins w:id="23" w:author="Fiona Xie" w:date="2024-07-10T17:56:00Z">
        <w:r w:rsidRPr="00E06D98">
          <w:rPr>
            <w:rFonts w:ascii="黑体" w:eastAsia="黑体" w:hAnsi="黑体" w:cs="Times New Roman" w:hint="eastAsia"/>
          </w:rPr>
          <w:t>我们</w:t>
        </w:r>
        <w:r>
          <w:rPr>
            <w:rFonts w:ascii="黑体" w:eastAsia="黑体" w:hAnsi="黑体" w:cs="Times New Roman" w:hint="eastAsia"/>
          </w:rPr>
          <w:t>应用《</w:t>
        </w:r>
        <w:r w:rsidRPr="00E06D98">
          <w:rPr>
            <w:rFonts w:ascii="黑体" w:eastAsia="黑体" w:hAnsi="黑体" w:cs="Times New Roman" w:hint="eastAsia"/>
          </w:rPr>
          <w:t>国际质量</w:t>
        </w:r>
        <w:r>
          <w:rPr>
            <w:rFonts w:ascii="黑体" w:eastAsia="黑体" w:hAnsi="黑体" w:cs="Times New Roman" w:hint="eastAsia"/>
          </w:rPr>
          <w:t>管理</w:t>
        </w:r>
        <w:r w:rsidRPr="00E06D98">
          <w:rPr>
            <w:rFonts w:ascii="黑体" w:eastAsia="黑体" w:hAnsi="黑体" w:cs="Times New Roman" w:hint="eastAsia"/>
          </w:rPr>
          <w:t>准则</w:t>
        </w:r>
        <w:r>
          <w:rPr>
            <w:rFonts w:ascii="黑体" w:eastAsia="黑体" w:hAnsi="黑体" w:cs="Times New Roman" w:hint="eastAsia"/>
          </w:rPr>
          <w:t>第</w:t>
        </w:r>
        <w:r w:rsidRPr="00810EE5">
          <w:rPr>
            <w:rFonts w:ascii="黑体" w:eastAsia="黑体" w:hAnsi="黑体" w:cs="Times New Roman"/>
          </w:rPr>
          <w:t>1</w:t>
        </w:r>
        <w:r w:rsidRPr="00810EE5">
          <w:rPr>
            <w:rFonts w:ascii="黑体" w:eastAsia="黑体" w:hAnsi="黑体" w:cs="Times New Roman" w:hint="eastAsia"/>
          </w:rPr>
          <w:t xml:space="preserve">号 </w:t>
        </w:r>
        <w:r w:rsidRPr="00810EE5">
          <w:rPr>
            <w:rFonts w:ascii="黑体" w:eastAsia="黑体" w:hAnsi="黑体" w:cs="Times New Roman"/>
          </w:rPr>
          <w:t>- 会计师事务所对执行财务报表审计和审阅、其他鉴证和相关服务业务实施的质量控制</w:t>
        </w:r>
        <w:r w:rsidRPr="00810EE5">
          <w:rPr>
            <w:rFonts w:ascii="黑体" w:eastAsia="黑体" w:hAnsi="黑体" w:cs="Times New Roman" w:hint="eastAsia"/>
          </w:rPr>
          <w:t>标准》</w:t>
        </w:r>
        <w:r w:rsidRPr="00810EE5">
          <w:rPr>
            <w:rFonts w:ascii="黑体" w:eastAsia="黑体" w:hAnsi="黑体" w:cs="Times New Roman"/>
          </w:rPr>
          <w:t>（</w:t>
        </w:r>
        <w:r w:rsidRPr="004C167D">
          <w:rPr>
            <w:rFonts w:ascii="Times New Roman" w:eastAsia="黑体" w:hAnsi="Times New Roman" w:cs="Times New Roman"/>
          </w:rPr>
          <w:t xml:space="preserve">International Standard on Quality </w:t>
        </w:r>
        <w:r>
          <w:rPr>
            <w:rFonts w:ascii="Times New Roman" w:eastAsia="黑体" w:hAnsi="Times New Roman" w:cs="Times New Roman"/>
          </w:rPr>
          <w:t xml:space="preserve">Management </w:t>
        </w:r>
        <w:r w:rsidRPr="004C167D">
          <w:rPr>
            <w:rFonts w:ascii="Times New Roman" w:eastAsia="黑体" w:hAnsi="Times New Roman" w:cs="Times New Roman"/>
          </w:rPr>
          <w:t>1</w:t>
        </w:r>
        <w:r>
          <w:rPr>
            <w:rFonts w:ascii="Times New Roman" w:eastAsia="黑体" w:hAnsi="Times New Roman" w:cs="Times New Roman" w:hint="eastAsia"/>
          </w:rPr>
          <w:t>,</w:t>
        </w:r>
        <w:r w:rsidRPr="00810EE5">
          <w:rPr>
            <w:rFonts w:ascii="Times New Roman" w:eastAsia="黑体" w:hAnsi="Times New Roman" w:cs="Times New Roman"/>
            <w:i/>
            <w:iCs/>
          </w:rPr>
          <w:t xml:space="preserve"> Quality Management for Firms that Perform Audits or Reviews of Financial Statements, or Other Assurance or Related Services engagements</w:t>
        </w:r>
        <w:r w:rsidRPr="002576A4">
          <w:rPr>
            <w:rFonts w:ascii="Times New Roman" w:eastAsia="黑体" w:hAnsi="Times New Roman" w:cs="Times New Roman"/>
          </w:rPr>
          <w:t>）</w:t>
        </w:r>
        <w:r w:rsidRPr="00E06D98">
          <w:rPr>
            <w:rFonts w:ascii="黑体" w:eastAsia="黑体" w:hAnsi="黑体" w:cs="Times New Roman"/>
          </w:rPr>
          <w:t>，</w:t>
        </w:r>
        <w:r>
          <w:rPr>
            <w:rFonts w:ascii="黑体" w:eastAsia="黑体" w:hAnsi="黑体" w:cs="Times New Roman" w:hint="eastAsia"/>
          </w:rPr>
          <w:t>该标准要求我们设计、实施和运行质量管理体系、</w:t>
        </w:r>
        <w:r w:rsidRPr="00E06D98">
          <w:rPr>
            <w:rFonts w:ascii="黑体" w:eastAsia="黑体" w:hAnsi="黑体" w:cs="Times New Roman"/>
          </w:rPr>
          <w:t>包括</w:t>
        </w:r>
        <w:r>
          <w:rPr>
            <w:rFonts w:ascii="黑体" w:eastAsia="黑体" w:hAnsi="黑体" w:cs="Times New Roman" w:hint="eastAsia"/>
          </w:rPr>
          <w:t>制定</w:t>
        </w:r>
        <w:r w:rsidRPr="00E06D98">
          <w:rPr>
            <w:rFonts w:ascii="黑体" w:eastAsia="黑体" w:hAnsi="黑体" w:cs="Times New Roman"/>
          </w:rPr>
          <w:t>关于遵守道德要求、专业标准</w:t>
        </w:r>
        <w:r>
          <w:rPr>
            <w:rFonts w:ascii="黑体" w:eastAsia="黑体" w:hAnsi="黑体" w:cs="Times New Roman" w:hint="eastAsia"/>
          </w:rPr>
          <w:t>以及</w:t>
        </w:r>
        <w:r w:rsidRPr="00E06D98">
          <w:rPr>
            <w:rFonts w:ascii="黑体" w:eastAsia="黑体" w:hAnsi="黑体" w:cs="Times New Roman"/>
          </w:rPr>
          <w:t>适用法律</w:t>
        </w:r>
        <w:r>
          <w:rPr>
            <w:rFonts w:ascii="黑体" w:eastAsia="黑体" w:hAnsi="黑体" w:cs="Times New Roman" w:hint="eastAsia"/>
          </w:rPr>
          <w:t>和监管</w:t>
        </w:r>
        <w:r w:rsidRPr="00E06D98">
          <w:rPr>
            <w:rFonts w:ascii="黑体" w:eastAsia="黑体" w:hAnsi="黑体" w:cs="Times New Roman"/>
          </w:rPr>
          <w:t>要求</w:t>
        </w:r>
        <w:r>
          <w:rPr>
            <w:rFonts w:ascii="黑体" w:eastAsia="黑体" w:hAnsi="黑体" w:cs="Times New Roman" w:hint="eastAsia"/>
          </w:rPr>
          <w:t>相关</w:t>
        </w:r>
        <w:r w:rsidRPr="003B489B">
          <w:rPr>
            <w:rFonts w:ascii="黑体" w:eastAsia="黑体" w:hAnsi="黑体" w:cs="Times New Roman" w:hint="eastAsia"/>
          </w:rPr>
          <w:t>的书面政策和程序</w:t>
        </w:r>
        <w:r w:rsidRPr="00E06D98">
          <w:rPr>
            <w:rFonts w:ascii="黑体" w:eastAsia="黑体" w:hAnsi="黑体" w:cs="Times New Roman"/>
          </w:rPr>
          <w:t>。</w:t>
        </w:r>
      </w:ins>
    </w:p>
    <w:p w14:paraId="70A6F4D0" w14:textId="0A4B6E65"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hint="eastAsia"/>
          <w:i/>
        </w:rPr>
      </w:pPr>
    </w:p>
    <w:p w14:paraId="0AD6CE92" w14:textId="77777777" w:rsidR="00B76292" w:rsidRPr="00677ED1" w:rsidRDefault="00B76292" w:rsidP="00677ED1">
      <w:pPr>
        <w:widowControl w:val="0"/>
        <w:adjustRightInd w:val="0"/>
        <w:snapToGrid w:val="0"/>
        <w:spacing w:after="0" w:line="276" w:lineRule="auto"/>
        <w:jc w:val="both"/>
        <w:rPr>
          <w:rFonts w:ascii="Times New Roman" w:eastAsia="黑体" w:hAnsi="Times New Roman" w:cs="Times New Roman"/>
          <w:i/>
        </w:rPr>
      </w:pPr>
    </w:p>
    <w:p w14:paraId="500ACA1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i/>
        </w:rPr>
        <w:t>固有限制</w:t>
      </w:r>
    </w:p>
    <w:p w14:paraId="24C1C98E" w14:textId="62649BFB"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commentRangeStart w:id="24"/>
      <w:r w:rsidRPr="00677ED1">
        <w:rPr>
          <w:rFonts w:ascii="Times New Roman" w:eastAsia="黑体" w:hAnsi="Times New Roman" w:cs="Times New Roman"/>
        </w:rPr>
        <w:t>描述是为满足</w:t>
      </w:r>
      <w:r w:rsidR="00AE644E" w:rsidRPr="00677ED1">
        <w:rPr>
          <w:rFonts w:ascii="Times New Roman" w:eastAsia="黑体" w:hAnsi="Times New Roman" w:cs="Times New Roman" w:hint="eastAsia"/>
        </w:rPr>
        <w:t>大范围内的</w:t>
      </w:r>
      <w:r w:rsidRPr="00677ED1">
        <w:rPr>
          <w:rFonts w:ascii="Times New Roman" w:eastAsia="黑体" w:hAnsi="Times New Roman" w:cs="Times New Roman"/>
        </w:rPr>
        <w:t>广泛报告使用者的</w:t>
      </w:r>
      <w:r w:rsidR="00AE644E" w:rsidRPr="00677ED1">
        <w:rPr>
          <w:rFonts w:ascii="Times New Roman" w:eastAsia="黑体" w:hAnsi="Times New Roman" w:cs="Times New Roman" w:hint="eastAsia"/>
        </w:rPr>
        <w:t>通用</w:t>
      </w:r>
      <w:r w:rsidRPr="00677ED1">
        <w:rPr>
          <w:rFonts w:ascii="Times New Roman" w:eastAsia="黑体" w:hAnsi="Times New Roman" w:cs="Times New Roman"/>
        </w:rPr>
        <w:t>需求而准备的，因此它可能并不一定能涵盖每个报告使用者在其特定环境</w:t>
      </w:r>
      <w:r w:rsidR="00AE644E" w:rsidRPr="00677ED1">
        <w:rPr>
          <w:rFonts w:ascii="Times New Roman" w:eastAsia="黑体" w:hAnsi="Times New Roman" w:cs="Times New Roman" w:hint="eastAsia"/>
        </w:rPr>
        <w:t>中</w:t>
      </w:r>
      <w:r w:rsidRPr="00677ED1">
        <w:rPr>
          <w:rFonts w:ascii="Times New Roman" w:eastAsia="黑体" w:hAnsi="Times New Roman" w:cs="Times New Roman"/>
        </w:rPr>
        <w:t>认为重要的每个方面。</w:t>
      </w:r>
      <w:commentRangeEnd w:id="24"/>
      <w:r w:rsidR="00A76A3C" w:rsidRPr="00677ED1">
        <w:rPr>
          <w:rStyle w:val="CommentReference"/>
          <w:sz w:val="22"/>
          <w:szCs w:val="22"/>
        </w:rPr>
        <w:commentReference w:id="24"/>
      </w:r>
      <w:r w:rsidRPr="00677ED1">
        <w:rPr>
          <w:rFonts w:ascii="Times New Roman" w:eastAsia="黑体" w:hAnsi="Times New Roman" w:cs="Times New Roman"/>
        </w:rPr>
        <w:t>由于</w:t>
      </w:r>
      <w:r w:rsidR="00A76A3C" w:rsidRPr="00677ED1">
        <w:rPr>
          <w:rFonts w:ascii="Times New Roman" w:eastAsia="黑体" w:hAnsi="Times New Roman" w:cs="Times New Roman" w:hint="eastAsia"/>
        </w:rPr>
        <w:t>控制</w:t>
      </w:r>
      <w:r w:rsidRPr="00677ED1">
        <w:rPr>
          <w:rFonts w:ascii="Times New Roman" w:eastAsia="黑体" w:hAnsi="Times New Roman" w:cs="Times New Roman"/>
        </w:rPr>
        <w:t>的性质，服务机构的控制可能无法永久有效执行从而为实现基于适用的可信服务标准所作出的服务承诺和体系要求提供合理保证。此外，任何关于描述的陈述之公允性</w:t>
      </w:r>
      <w:r w:rsidR="00A76A3C" w:rsidRPr="00677ED1">
        <w:rPr>
          <w:rFonts w:ascii="Times New Roman" w:eastAsia="黑体" w:hAnsi="Times New Roman" w:cs="Times New Roman" w:hint="eastAsia"/>
        </w:rPr>
        <w:t>的评价</w:t>
      </w:r>
      <w:r w:rsidRPr="00677ED1">
        <w:rPr>
          <w:rFonts w:ascii="Times New Roman" w:eastAsia="黑体" w:hAnsi="Times New Roman" w:cs="Times New Roman"/>
        </w:rPr>
        <w:t>或者为满足描述中所述之适用的可信服务标准而所设控制的设计之恰当性或执行之有效性的结论的未来预测，都将受制于体系可能发生变化或服务机构的控制在将来可能变为失效的风险。</w:t>
      </w:r>
    </w:p>
    <w:p w14:paraId="395E1EA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6ACA02B8"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62D72CD3" w14:textId="77777777" w:rsidR="00C25FA6" w:rsidRPr="00677ED1" w:rsidRDefault="00C25FA6" w:rsidP="00677ED1">
      <w:pPr>
        <w:widowControl w:val="0"/>
        <w:tabs>
          <w:tab w:val="left" w:pos="2925"/>
        </w:tabs>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i/>
        </w:rPr>
        <w:t>控制测试的描述</w:t>
      </w:r>
    </w:p>
    <w:p w14:paraId="73DF8EB7" w14:textId="531AB972"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Cs/>
        </w:rPr>
      </w:pPr>
      <w:r w:rsidRPr="00677ED1">
        <w:rPr>
          <w:rFonts w:ascii="Times New Roman" w:eastAsia="黑体" w:hAnsi="Times New Roman" w:cs="Times New Roman"/>
          <w:iCs/>
        </w:rPr>
        <w:t>经</w:t>
      </w:r>
      <w:r w:rsidR="00F82A4F" w:rsidRPr="00677ED1">
        <w:rPr>
          <w:rFonts w:ascii="Times New Roman" w:eastAsia="黑体" w:hAnsi="Times New Roman" w:cs="Times New Roman" w:hint="eastAsia"/>
          <w:iCs/>
        </w:rPr>
        <w:t>我们</w:t>
      </w:r>
      <w:r w:rsidRPr="00677ED1">
        <w:rPr>
          <w:rFonts w:ascii="Times New Roman" w:eastAsia="黑体" w:hAnsi="Times New Roman" w:cs="Times New Roman"/>
          <w:iCs/>
        </w:rPr>
        <w:t>测试的</w:t>
      </w:r>
      <w:r w:rsidR="00F82A4F" w:rsidRPr="00677ED1">
        <w:rPr>
          <w:rFonts w:ascii="Times New Roman" w:eastAsia="黑体" w:hAnsi="Times New Roman" w:cs="Times New Roman" w:hint="eastAsia"/>
          <w:iCs/>
        </w:rPr>
        <w:t>特定</w:t>
      </w:r>
      <w:r w:rsidRPr="00677ED1">
        <w:rPr>
          <w:rFonts w:ascii="Times New Roman" w:eastAsia="黑体" w:hAnsi="Times New Roman" w:cs="Times New Roman"/>
          <w:iCs/>
        </w:rPr>
        <w:t>控制及测试的性质、时间以及结果列示于本报告</w:t>
      </w:r>
      <w:commentRangeStart w:id="25"/>
      <w:r w:rsidRPr="00677ED1">
        <w:rPr>
          <w:rFonts w:ascii="Times New Roman" w:eastAsia="黑体" w:hAnsi="Times New Roman" w:cs="Times New Roman"/>
          <w:i/>
        </w:rPr>
        <w:t>第四部分</w:t>
      </w:r>
      <w:r w:rsidRPr="00677ED1">
        <w:rPr>
          <w:rFonts w:ascii="Times New Roman" w:eastAsia="黑体" w:hAnsi="Times New Roman" w:cs="Times New Roman"/>
          <w:i/>
        </w:rPr>
        <w:t xml:space="preserve"> – </w:t>
      </w:r>
      <w:r w:rsidRPr="00677ED1">
        <w:rPr>
          <w:rFonts w:ascii="Times New Roman" w:eastAsia="黑体" w:hAnsi="Times New Roman" w:cs="Times New Roman"/>
          <w:i/>
        </w:rPr>
        <w:t>关于可信服务范畴、标准、相关控制及控制测试的描述</w:t>
      </w:r>
      <w:commentRangeEnd w:id="25"/>
      <w:r w:rsidR="00CD7AD3" w:rsidRPr="00677ED1">
        <w:rPr>
          <w:rStyle w:val="CommentReference"/>
          <w:sz w:val="22"/>
          <w:szCs w:val="22"/>
        </w:rPr>
        <w:commentReference w:id="25"/>
      </w:r>
      <w:r w:rsidRPr="00677ED1">
        <w:rPr>
          <w:rFonts w:ascii="Times New Roman" w:eastAsia="黑体" w:hAnsi="Times New Roman" w:cs="Times New Roman"/>
          <w:iCs/>
        </w:rPr>
        <w:t>（以下简称</w:t>
      </w:r>
      <w:r w:rsidR="00F9319E" w:rsidRPr="00677ED1">
        <w:rPr>
          <w:rFonts w:ascii="Times New Roman" w:eastAsia="黑体" w:hAnsi="Times New Roman" w:cs="Times New Roman" w:hint="eastAsia"/>
          <w:iCs/>
        </w:rPr>
        <w:t>“</w:t>
      </w:r>
      <w:r w:rsidRPr="00677ED1">
        <w:rPr>
          <w:rFonts w:ascii="Times New Roman" w:eastAsia="黑体" w:hAnsi="Times New Roman" w:cs="Times New Roman"/>
          <w:iCs/>
        </w:rPr>
        <w:t>控制测试及其结果的描述</w:t>
      </w:r>
      <w:r w:rsidR="00F9319E" w:rsidRPr="00677ED1">
        <w:rPr>
          <w:rFonts w:ascii="Times New Roman" w:eastAsia="黑体" w:hAnsi="Times New Roman" w:cs="Times New Roman" w:hint="eastAsia"/>
          <w:iCs/>
        </w:rPr>
        <w:t>”</w:t>
      </w:r>
      <w:r w:rsidRPr="00677ED1">
        <w:rPr>
          <w:rFonts w:ascii="Times New Roman" w:eastAsia="黑体" w:hAnsi="Times New Roman" w:cs="Times New Roman"/>
          <w:iCs/>
        </w:rPr>
        <w:t>）。</w:t>
      </w:r>
    </w:p>
    <w:p w14:paraId="6272EA2E"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Cs/>
        </w:rPr>
      </w:pPr>
    </w:p>
    <w:p w14:paraId="6D8ECF88"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Cs/>
        </w:rPr>
      </w:pPr>
    </w:p>
    <w:p w14:paraId="1ABC9908"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i/>
        </w:rPr>
        <w:t>意见</w:t>
      </w:r>
    </w:p>
    <w:p w14:paraId="50478EDD" w14:textId="77777777" w:rsidR="00C25FA6" w:rsidRPr="00677ED1" w:rsidRDefault="00C25FA6" w:rsidP="00677ED1">
      <w:pPr>
        <w:pStyle w:val="Default"/>
        <w:widowControl w:val="0"/>
        <w:snapToGrid w:val="0"/>
        <w:spacing w:after="0" w:line="276" w:lineRule="auto"/>
        <w:jc w:val="both"/>
        <w:rPr>
          <w:rFonts w:ascii="Times New Roman" w:eastAsia="黑体" w:hAnsi="Times New Roman" w:cs="Times New Roman"/>
          <w:sz w:val="22"/>
          <w:szCs w:val="22"/>
          <w:lang w:eastAsia="zh-CN"/>
        </w:rPr>
      </w:pPr>
      <w:r w:rsidRPr="00677ED1">
        <w:rPr>
          <w:rFonts w:ascii="Times New Roman" w:eastAsia="黑体" w:hAnsi="Times New Roman" w:cs="Times New Roman"/>
          <w:sz w:val="22"/>
          <w:szCs w:val="22"/>
          <w:lang w:eastAsia="zh-CN"/>
        </w:rPr>
        <w:t>我们认为，在所有重大方面：</w:t>
      </w:r>
    </w:p>
    <w:p w14:paraId="64408EA6" w14:textId="77777777" w:rsidR="00C25FA6" w:rsidRPr="00677ED1" w:rsidRDefault="00C25FA6" w:rsidP="00677ED1">
      <w:pPr>
        <w:pStyle w:val="Default"/>
        <w:widowControl w:val="0"/>
        <w:snapToGrid w:val="0"/>
        <w:spacing w:after="0" w:line="276" w:lineRule="auto"/>
        <w:jc w:val="both"/>
        <w:rPr>
          <w:rFonts w:ascii="Times New Roman" w:eastAsia="黑体" w:hAnsi="Times New Roman" w:cs="Times New Roman"/>
          <w:sz w:val="22"/>
          <w:szCs w:val="22"/>
          <w:lang w:eastAsia="zh-CN"/>
        </w:rPr>
      </w:pPr>
    </w:p>
    <w:p w14:paraId="1BAD5265" w14:textId="19962884" w:rsidR="00C25FA6" w:rsidRPr="00677ED1" w:rsidRDefault="00C25FA6" w:rsidP="00677ED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基于描述标准，描述陈述了自</w:t>
      </w:r>
      <w:r w:rsidRPr="00677ED1">
        <w:rPr>
          <w:rFonts w:eastAsia="黑体"/>
          <w:b/>
          <w:bCs/>
          <w:sz w:val="22"/>
          <w:szCs w:val="22"/>
          <w:lang w:eastAsia="zh-CN"/>
        </w:rPr>
        <w:t>【日期】</w:t>
      </w:r>
      <w:r w:rsidRPr="00677ED1">
        <w:rPr>
          <w:rFonts w:eastAsia="黑体"/>
          <w:sz w:val="22"/>
          <w:szCs w:val="22"/>
          <w:lang w:eastAsia="zh-CN"/>
        </w:rPr>
        <w:t>至</w:t>
      </w:r>
      <w:r w:rsidRPr="00677ED1">
        <w:rPr>
          <w:rFonts w:eastAsia="黑体"/>
          <w:b/>
          <w:bCs/>
          <w:sz w:val="22"/>
          <w:szCs w:val="22"/>
          <w:lang w:eastAsia="zh-CN"/>
        </w:rPr>
        <w:t>【日期】</w:t>
      </w:r>
      <w:r w:rsidRPr="00677ED1">
        <w:rPr>
          <w:rFonts w:eastAsia="黑体"/>
          <w:sz w:val="22"/>
          <w:szCs w:val="22"/>
          <w:lang w:eastAsia="zh-CN"/>
        </w:rPr>
        <w:t>止期间内</w:t>
      </w:r>
      <w:r w:rsidR="00882A73" w:rsidRPr="00677ED1">
        <w:rPr>
          <w:rFonts w:eastAsia="黑体" w:hint="eastAsia"/>
          <w:sz w:val="22"/>
          <w:szCs w:val="22"/>
          <w:lang w:eastAsia="zh-CN"/>
        </w:rPr>
        <w:t>体系之</w:t>
      </w:r>
      <w:r w:rsidRPr="00677ED1">
        <w:rPr>
          <w:rFonts w:eastAsia="黑体"/>
          <w:sz w:val="22"/>
          <w:szCs w:val="22"/>
          <w:lang w:eastAsia="zh-CN"/>
        </w:rPr>
        <w:t>设计</w:t>
      </w:r>
      <w:r w:rsidR="003E2CB0" w:rsidRPr="00677ED1">
        <w:rPr>
          <w:rFonts w:eastAsia="黑体" w:hint="eastAsia"/>
          <w:sz w:val="22"/>
          <w:szCs w:val="22"/>
          <w:lang w:eastAsia="zh-CN"/>
        </w:rPr>
        <w:t>和</w:t>
      </w:r>
      <w:r w:rsidRPr="00677ED1">
        <w:rPr>
          <w:rFonts w:eastAsia="黑体"/>
          <w:sz w:val="22"/>
          <w:szCs w:val="22"/>
          <w:lang w:eastAsia="zh-CN"/>
        </w:rPr>
        <w:t>实施</w:t>
      </w:r>
      <w:r w:rsidR="003E2CB0" w:rsidRPr="00677ED1">
        <w:rPr>
          <w:rFonts w:eastAsia="黑体" w:hint="eastAsia"/>
          <w:sz w:val="22"/>
          <w:szCs w:val="22"/>
          <w:lang w:eastAsia="zh-CN"/>
        </w:rPr>
        <w:t>情况</w:t>
      </w:r>
      <w:r w:rsidRPr="00677ED1">
        <w:rPr>
          <w:rFonts w:eastAsia="黑体"/>
          <w:sz w:val="22"/>
          <w:szCs w:val="22"/>
          <w:lang w:eastAsia="zh-CN"/>
        </w:rPr>
        <w:t>。</w:t>
      </w:r>
    </w:p>
    <w:p w14:paraId="633EA93B" w14:textId="77777777" w:rsidR="00C25FA6" w:rsidRPr="00677ED1" w:rsidRDefault="00C25FA6" w:rsidP="00677ED1">
      <w:pPr>
        <w:widowControl w:val="0"/>
        <w:adjustRightInd w:val="0"/>
        <w:snapToGrid w:val="0"/>
        <w:spacing w:after="0" w:line="276" w:lineRule="auto"/>
        <w:ind w:left="714" w:hanging="357"/>
        <w:jc w:val="both"/>
        <w:rPr>
          <w:rFonts w:ascii="Times New Roman" w:eastAsia="黑体" w:hAnsi="Times New Roman" w:cs="Times New Roman"/>
        </w:rPr>
      </w:pPr>
    </w:p>
    <w:p w14:paraId="75EF33A4" w14:textId="29E0FE11" w:rsidR="00C25FA6" w:rsidRPr="00677ED1" w:rsidRDefault="00C25FA6" w:rsidP="00677ED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自</w:t>
      </w:r>
      <w:r w:rsidRPr="00677ED1">
        <w:rPr>
          <w:rFonts w:eastAsia="黑体"/>
          <w:b/>
          <w:bCs/>
          <w:sz w:val="22"/>
          <w:szCs w:val="22"/>
          <w:lang w:eastAsia="zh-CN"/>
        </w:rPr>
        <w:t>【日期】</w:t>
      </w:r>
      <w:r w:rsidRPr="00677ED1">
        <w:rPr>
          <w:rFonts w:eastAsia="黑体"/>
          <w:sz w:val="22"/>
          <w:szCs w:val="22"/>
          <w:lang w:eastAsia="zh-CN"/>
        </w:rPr>
        <w:t>至</w:t>
      </w:r>
      <w:r w:rsidRPr="00677ED1">
        <w:rPr>
          <w:rFonts w:eastAsia="黑体"/>
          <w:b/>
          <w:bCs/>
          <w:sz w:val="22"/>
          <w:szCs w:val="22"/>
          <w:lang w:eastAsia="zh-CN"/>
        </w:rPr>
        <w:t>【日期】</w:t>
      </w:r>
      <w:r w:rsidRPr="00677ED1">
        <w:rPr>
          <w:rFonts w:eastAsia="黑体"/>
          <w:sz w:val="22"/>
          <w:szCs w:val="22"/>
          <w:lang w:eastAsia="zh-CN"/>
        </w:rPr>
        <w:t>止期间内，描述中所述之控制设计恰当，</w:t>
      </w:r>
      <w:r w:rsidRPr="00677ED1">
        <w:rPr>
          <w:rFonts w:eastAsia="黑体"/>
          <w:spacing w:val="-2"/>
          <w:sz w:val="22"/>
          <w:szCs w:val="22"/>
          <w:lang w:eastAsia="zh-CN"/>
        </w:rPr>
        <w:t>若该等控制执行有效，</w:t>
      </w:r>
      <w:r w:rsidR="00313106" w:rsidRPr="00677ED1">
        <w:rPr>
          <w:rFonts w:eastAsia="黑体" w:hint="eastAsia"/>
          <w:spacing w:val="-2"/>
          <w:sz w:val="22"/>
          <w:szCs w:val="22"/>
          <w:lang w:eastAsia="zh-CN"/>
        </w:rPr>
        <w:t>【</w:t>
      </w:r>
      <w:r w:rsidRPr="00677ED1">
        <w:rPr>
          <w:rFonts w:eastAsia="黑体"/>
          <w:spacing w:val="-2"/>
          <w:sz w:val="22"/>
          <w:szCs w:val="22"/>
          <w:lang w:eastAsia="zh-CN"/>
        </w:rPr>
        <w:t>且</w:t>
      </w:r>
      <w:r w:rsidR="003423D1" w:rsidRPr="00677ED1">
        <w:rPr>
          <w:rFonts w:eastAsia="黑体" w:hint="eastAsia"/>
          <w:spacing w:val="-2"/>
          <w:sz w:val="22"/>
          <w:szCs w:val="22"/>
          <w:lang w:eastAsia="zh-CN"/>
        </w:rPr>
        <w:t>同一期间内，</w:t>
      </w:r>
      <w:commentRangeStart w:id="27"/>
      <w:r w:rsidR="00F82A4F" w:rsidRPr="00677ED1">
        <w:rPr>
          <w:rFonts w:eastAsia="黑体" w:hint="eastAsia"/>
          <w:sz w:val="22"/>
          <w:szCs w:val="22"/>
          <w:lang w:eastAsia="zh-CN"/>
        </w:rPr>
        <w:t>子</w:t>
      </w:r>
      <w:r w:rsidRPr="00677ED1">
        <w:rPr>
          <w:rFonts w:eastAsia="黑体"/>
          <w:sz w:val="22"/>
          <w:szCs w:val="22"/>
          <w:lang w:eastAsia="zh-CN"/>
        </w:rPr>
        <w:t>服务机构</w:t>
      </w:r>
      <w:commentRangeEnd w:id="27"/>
      <w:r w:rsidR="00CD7AD3" w:rsidRPr="00677ED1">
        <w:rPr>
          <w:rStyle w:val="CommentReference"/>
          <w:rFonts w:asciiTheme="minorHAnsi" w:eastAsiaTheme="minorEastAsia" w:hAnsiTheme="minorHAnsi" w:cstheme="minorBidi"/>
          <w:sz w:val="22"/>
          <w:szCs w:val="22"/>
          <w:lang w:eastAsia="zh-CN"/>
        </w:rPr>
        <w:commentReference w:id="27"/>
      </w:r>
      <w:r w:rsidR="004B183F" w:rsidRPr="00677ED1">
        <w:rPr>
          <w:rFonts w:eastAsia="黑体" w:hint="eastAsia"/>
          <w:sz w:val="22"/>
          <w:szCs w:val="22"/>
          <w:lang w:eastAsia="zh-CN"/>
        </w:rPr>
        <w:t>与</w:t>
      </w:r>
      <w:commentRangeStart w:id="28"/>
      <w:r w:rsidR="00EB309E" w:rsidRPr="00677ED1">
        <w:rPr>
          <w:rFonts w:eastAsia="黑体"/>
          <w:sz w:val="22"/>
          <w:szCs w:val="22"/>
          <w:lang w:eastAsia="zh-CN"/>
        </w:rPr>
        <w:t>用户实体</w:t>
      </w:r>
      <w:commentRangeEnd w:id="28"/>
      <w:r w:rsidR="00EB309E" w:rsidRPr="00677ED1">
        <w:rPr>
          <w:rStyle w:val="CommentReference"/>
          <w:rFonts w:asciiTheme="minorHAnsi" w:eastAsiaTheme="minorEastAsia" w:hAnsiTheme="minorHAnsi" w:cstheme="minorBidi"/>
          <w:sz w:val="22"/>
          <w:szCs w:val="22"/>
          <w:lang w:eastAsia="zh-CN"/>
        </w:rPr>
        <w:commentReference w:id="28"/>
      </w:r>
      <w:r w:rsidRPr="00677ED1">
        <w:rPr>
          <w:rFonts w:eastAsia="黑体"/>
          <w:sz w:val="22"/>
          <w:szCs w:val="22"/>
          <w:lang w:eastAsia="zh-CN"/>
        </w:rPr>
        <w:t>如</w:t>
      </w:r>
      <w:r w:rsidRPr="00677ED1">
        <w:rPr>
          <w:rFonts w:eastAsia="黑体" w:hint="eastAsia"/>
          <w:b/>
          <w:bCs/>
          <w:sz w:val="22"/>
          <w:szCs w:val="22"/>
          <w:lang w:eastAsia="zh-CN"/>
        </w:rPr>
        <w:t>【服务机构简称】</w:t>
      </w:r>
      <w:r w:rsidRPr="00677ED1">
        <w:rPr>
          <w:rFonts w:eastAsia="黑体"/>
          <w:sz w:val="22"/>
          <w:szCs w:val="22"/>
          <w:lang w:eastAsia="zh-CN"/>
        </w:rPr>
        <w:t>的控制设计中所预期的那样实施补充性控制，</w:t>
      </w:r>
      <w:r w:rsidR="00313106" w:rsidRPr="00677ED1">
        <w:rPr>
          <w:rFonts w:eastAsia="黑体" w:hint="eastAsia"/>
          <w:spacing w:val="-2"/>
          <w:sz w:val="22"/>
          <w:szCs w:val="22"/>
          <w:lang w:eastAsia="zh-CN"/>
        </w:rPr>
        <w:t>】</w:t>
      </w:r>
      <w:r w:rsidRPr="00677ED1">
        <w:rPr>
          <w:rFonts w:eastAsia="黑体"/>
          <w:sz w:val="22"/>
          <w:szCs w:val="22"/>
          <w:lang w:eastAsia="zh-CN"/>
        </w:rPr>
        <w:t>则该等控制能为实现基于适用的可信服务标准所作出的服务承诺和体系要求提供合理保证。</w:t>
      </w:r>
    </w:p>
    <w:p w14:paraId="749D1A67" w14:textId="77777777" w:rsidR="00C25FA6" w:rsidRPr="00677ED1" w:rsidRDefault="00C25FA6" w:rsidP="00677ED1">
      <w:pPr>
        <w:widowControl w:val="0"/>
        <w:adjustRightInd w:val="0"/>
        <w:snapToGrid w:val="0"/>
        <w:spacing w:after="0" w:line="276" w:lineRule="auto"/>
        <w:ind w:left="714" w:hanging="357"/>
        <w:jc w:val="both"/>
        <w:rPr>
          <w:rFonts w:ascii="Times New Roman" w:eastAsia="黑体" w:hAnsi="Times New Roman" w:cs="Times New Roman"/>
        </w:rPr>
      </w:pPr>
    </w:p>
    <w:p w14:paraId="4A0ADD20" w14:textId="13BCD65C" w:rsidR="00C25FA6" w:rsidRPr="00677ED1" w:rsidRDefault="00C25FA6" w:rsidP="00677ED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677ED1">
        <w:rPr>
          <w:rFonts w:eastAsia="黑体"/>
          <w:sz w:val="22"/>
          <w:szCs w:val="22"/>
          <w:lang w:eastAsia="zh-CN"/>
        </w:rPr>
        <w:t>自</w:t>
      </w:r>
      <w:r w:rsidRPr="00677ED1">
        <w:rPr>
          <w:rFonts w:eastAsia="黑体"/>
          <w:b/>
          <w:bCs/>
          <w:sz w:val="22"/>
          <w:szCs w:val="22"/>
          <w:lang w:eastAsia="zh-CN"/>
        </w:rPr>
        <w:t>【日期】</w:t>
      </w:r>
      <w:r w:rsidRPr="00677ED1">
        <w:rPr>
          <w:rFonts w:eastAsia="黑体"/>
          <w:sz w:val="22"/>
          <w:szCs w:val="22"/>
          <w:lang w:eastAsia="zh-CN"/>
        </w:rPr>
        <w:t>至</w:t>
      </w:r>
      <w:r w:rsidRPr="00677ED1">
        <w:rPr>
          <w:rFonts w:eastAsia="黑体"/>
          <w:b/>
          <w:bCs/>
          <w:sz w:val="22"/>
          <w:szCs w:val="22"/>
          <w:lang w:eastAsia="zh-CN"/>
        </w:rPr>
        <w:t>【日期】</w:t>
      </w:r>
      <w:r w:rsidRPr="00677ED1">
        <w:rPr>
          <w:rFonts w:eastAsia="黑体"/>
          <w:sz w:val="22"/>
          <w:szCs w:val="22"/>
          <w:lang w:eastAsia="zh-CN"/>
        </w:rPr>
        <w:t>止期间内，描述中所述之控制已被有效执行</w:t>
      </w:r>
      <w:r w:rsidR="004B183F" w:rsidRPr="00677ED1">
        <w:rPr>
          <w:rFonts w:eastAsia="黑体" w:hint="eastAsia"/>
          <w:sz w:val="22"/>
          <w:szCs w:val="22"/>
          <w:lang w:eastAsia="zh-CN"/>
        </w:rPr>
        <w:t>【</w:t>
      </w:r>
      <w:r w:rsidRPr="00677ED1">
        <w:rPr>
          <w:rFonts w:eastAsia="黑体"/>
          <w:sz w:val="22"/>
          <w:szCs w:val="22"/>
          <w:lang w:eastAsia="zh-CN"/>
        </w:rPr>
        <w:t>；若</w:t>
      </w:r>
      <w:commentRangeStart w:id="29"/>
      <w:r w:rsidR="003423D1" w:rsidRPr="00677ED1">
        <w:rPr>
          <w:rFonts w:eastAsia="黑体" w:hint="eastAsia"/>
          <w:sz w:val="22"/>
          <w:szCs w:val="22"/>
          <w:lang w:eastAsia="zh-CN"/>
        </w:rPr>
        <w:t>子</w:t>
      </w:r>
      <w:r w:rsidR="003423D1" w:rsidRPr="00677ED1">
        <w:rPr>
          <w:rFonts w:eastAsia="黑体"/>
          <w:sz w:val="22"/>
          <w:szCs w:val="22"/>
          <w:lang w:eastAsia="zh-CN"/>
        </w:rPr>
        <w:t>服务机构</w:t>
      </w:r>
      <w:commentRangeEnd w:id="29"/>
      <w:r w:rsidR="003423D1" w:rsidRPr="00677ED1">
        <w:rPr>
          <w:rStyle w:val="CommentReference"/>
          <w:rFonts w:asciiTheme="minorHAnsi" w:eastAsiaTheme="minorEastAsia" w:hAnsiTheme="minorHAnsi" w:cstheme="minorBidi"/>
          <w:sz w:val="22"/>
          <w:szCs w:val="22"/>
          <w:lang w:eastAsia="zh-CN"/>
        </w:rPr>
        <w:commentReference w:id="29"/>
      </w:r>
      <w:r w:rsidR="004B183F" w:rsidRPr="00677ED1">
        <w:rPr>
          <w:rFonts w:eastAsia="黑体" w:hint="eastAsia"/>
          <w:sz w:val="22"/>
          <w:szCs w:val="22"/>
          <w:lang w:eastAsia="zh-CN"/>
        </w:rPr>
        <w:t>与</w:t>
      </w:r>
      <w:commentRangeStart w:id="30"/>
      <w:r w:rsidR="00EB309E" w:rsidRPr="00677ED1">
        <w:rPr>
          <w:rFonts w:eastAsia="黑体"/>
          <w:sz w:val="22"/>
          <w:szCs w:val="22"/>
          <w:lang w:eastAsia="zh-CN"/>
        </w:rPr>
        <w:t>用户实体</w:t>
      </w:r>
      <w:commentRangeEnd w:id="30"/>
      <w:r w:rsidR="00EB309E" w:rsidRPr="00677ED1">
        <w:rPr>
          <w:rStyle w:val="CommentReference"/>
          <w:rFonts w:asciiTheme="minorHAnsi" w:eastAsiaTheme="minorEastAsia" w:hAnsiTheme="minorHAnsi" w:cstheme="minorBidi"/>
          <w:sz w:val="22"/>
          <w:szCs w:val="22"/>
          <w:lang w:eastAsia="zh-CN"/>
        </w:rPr>
        <w:commentReference w:id="30"/>
      </w:r>
      <w:r w:rsidRPr="00677ED1">
        <w:rPr>
          <w:rFonts w:eastAsia="黑体"/>
          <w:sz w:val="22"/>
          <w:szCs w:val="22"/>
          <w:lang w:eastAsia="zh-CN"/>
        </w:rPr>
        <w:t>的补充性控制如</w:t>
      </w:r>
      <w:r w:rsidRPr="00677ED1">
        <w:rPr>
          <w:rFonts w:eastAsia="黑体" w:hint="eastAsia"/>
          <w:b/>
          <w:bCs/>
          <w:sz w:val="22"/>
          <w:szCs w:val="22"/>
          <w:lang w:eastAsia="zh-CN"/>
        </w:rPr>
        <w:t>【服务机构简称】</w:t>
      </w:r>
      <w:r w:rsidRPr="00677ED1">
        <w:rPr>
          <w:rFonts w:eastAsia="黑体"/>
          <w:sz w:val="22"/>
          <w:szCs w:val="22"/>
          <w:lang w:eastAsia="zh-CN"/>
        </w:rPr>
        <w:t>的控制设计中所预期的那样自</w:t>
      </w:r>
      <w:r w:rsidRPr="00677ED1">
        <w:rPr>
          <w:rFonts w:eastAsia="黑体"/>
          <w:b/>
          <w:bCs/>
          <w:sz w:val="22"/>
          <w:szCs w:val="22"/>
          <w:lang w:eastAsia="zh-CN"/>
        </w:rPr>
        <w:t>【日期】</w:t>
      </w:r>
      <w:r w:rsidRPr="00677ED1">
        <w:rPr>
          <w:rFonts w:eastAsia="黑体"/>
          <w:sz w:val="22"/>
          <w:szCs w:val="22"/>
          <w:lang w:eastAsia="zh-CN"/>
        </w:rPr>
        <w:t>至</w:t>
      </w:r>
      <w:r w:rsidRPr="00677ED1">
        <w:rPr>
          <w:rFonts w:eastAsia="黑体"/>
          <w:b/>
          <w:bCs/>
          <w:sz w:val="22"/>
          <w:szCs w:val="22"/>
          <w:lang w:eastAsia="zh-CN"/>
        </w:rPr>
        <w:t>【日期】</w:t>
      </w:r>
      <w:r w:rsidRPr="00677ED1">
        <w:rPr>
          <w:rFonts w:eastAsia="黑体"/>
          <w:sz w:val="22"/>
          <w:szCs w:val="22"/>
          <w:lang w:eastAsia="zh-CN"/>
        </w:rPr>
        <w:t>止期间内有效执行</w:t>
      </w:r>
      <w:r w:rsidR="00EE55A4" w:rsidRPr="00677ED1">
        <w:rPr>
          <w:rFonts w:eastAsia="黑体" w:hint="eastAsia"/>
          <w:sz w:val="22"/>
          <w:szCs w:val="22"/>
          <w:lang w:eastAsia="zh-CN"/>
        </w:rPr>
        <w:t>】</w:t>
      </w:r>
      <w:r w:rsidRPr="00677ED1">
        <w:rPr>
          <w:rFonts w:eastAsia="黑体"/>
          <w:sz w:val="22"/>
          <w:szCs w:val="22"/>
          <w:lang w:eastAsia="zh-CN"/>
        </w:rPr>
        <w:t>，则该等控制能为实现基于适用的可信服务标准所作出的服务承诺和体系要求提供合理保证。</w:t>
      </w:r>
    </w:p>
    <w:p w14:paraId="1DD1EA45"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19152426"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5B18796E"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i/>
        </w:rPr>
      </w:pPr>
      <w:r w:rsidRPr="00677ED1">
        <w:rPr>
          <w:rFonts w:ascii="Times New Roman" w:eastAsia="黑体" w:hAnsi="Times New Roman" w:cs="Times New Roman"/>
          <w:i/>
        </w:rPr>
        <w:t>限制使用条款</w:t>
      </w:r>
    </w:p>
    <w:p w14:paraId="54F75092" w14:textId="765BCA16"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lastRenderedPageBreak/>
        <w:t>本报告，包括控制测试及其结果的描述，仅供</w:t>
      </w:r>
      <w:r w:rsidRPr="00677ED1">
        <w:rPr>
          <w:rFonts w:ascii="Times New Roman" w:eastAsia="黑体" w:hAnsi="Times New Roman" w:cs="Times New Roman" w:hint="eastAsia"/>
          <w:b/>
          <w:bCs/>
        </w:rPr>
        <w:t>【服务机构简称】</w:t>
      </w:r>
      <w:r w:rsidRPr="00677ED1">
        <w:rPr>
          <w:rFonts w:ascii="Times New Roman" w:eastAsia="黑体" w:hAnsi="Times New Roman" w:cs="Times New Roman"/>
        </w:rPr>
        <w:t>、自</w:t>
      </w:r>
      <w:r w:rsidRPr="00677ED1">
        <w:rPr>
          <w:rFonts w:ascii="Times New Roman" w:eastAsia="黑体" w:hAnsi="Times New Roman" w:cs="Times New Roman"/>
          <w:b/>
          <w:bCs/>
        </w:rPr>
        <w:t>【日期】</w:t>
      </w:r>
      <w:r w:rsidRPr="00677ED1">
        <w:rPr>
          <w:rFonts w:ascii="Times New Roman" w:eastAsia="黑体" w:hAnsi="Times New Roman" w:cs="Times New Roman"/>
        </w:rPr>
        <w:t>至</w:t>
      </w:r>
      <w:r w:rsidRPr="00677ED1">
        <w:rPr>
          <w:rFonts w:ascii="Times New Roman" w:eastAsia="黑体" w:hAnsi="Times New Roman" w:cs="Times New Roman"/>
          <w:b/>
          <w:bCs/>
        </w:rPr>
        <w:t>【日期】</w:t>
      </w:r>
      <w:r w:rsidRPr="00677ED1">
        <w:rPr>
          <w:rFonts w:ascii="Times New Roman" w:eastAsia="黑体" w:hAnsi="Times New Roman" w:cs="Times New Roman"/>
        </w:rPr>
        <w:t>止</w:t>
      </w:r>
      <w:r w:rsidR="00EB309E" w:rsidRPr="00677ED1">
        <w:rPr>
          <w:rFonts w:ascii="Times New Roman" w:eastAsia="黑体" w:hAnsi="Times New Roman" w:cs="Times New Roman" w:hint="eastAsia"/>
        </w:rPr>
        <w:t>期间内</w:t>
      </w:r>
      <w:r w:rsidRPr="00677ED1">
        <w:rPr>
          <w:rFonts w:ascii="Times New Roman" w:eastAsia="黑体" w:hAnsi="Times New Roman" w:cs="Times New Roman"/>
        </w:rPr>
        <w:t>之部分或全部期间使用</w:t>
      </w:r>
      <w:ins w:id="31" w:author="Stella TY" w:date="2024-01-03T17:38:00Z">
        <w:r w:rsidR="00813A78">
          <w:rPr>
            <w:rFonts w:ascii="Times New Roman" w:eastAsia="黑体" w:hAnsi="Times New Roman" w:cs="Times New Roman" w:hint="eastAsia"/>
          </w:rPr>
          <w:t>体系</w:t>
        </w:r>
      </w:ins>
      <w:del w:id="32" w:author="Stella TY" w:date="2024-01-03T17:38:00Z">
        <w:r w:rsidRPr="00677ED1" w:rsidDel="00813A78">
          <w:rPr>
            <w:rFonts w:ascii="Times New Roman" w:eastAsia="黑体" w:hAnsi="Times New Roman" w:cs="Times New Roman" w:hint="eastAsia"/>
            <w:b/>
            <w:bCs/>
          </w:rPr>
          <w:delText>【服务机构简称】</w:delText>
        </w:r>
        <w:r w:rsidRPr="00677ED1" w:rsidDel="00813A78">
          <w:rPr>
            <w:rFonts w:ascii="Times New Roman" w:eastAsia="黑体" w:hAnsi="Times New Roman" w:cs="Times New Roman"/>
          </w:rPr>
          <w:delText>之</w:delText>
        </w:r>
        <w:r w:rsidR="00EB309E" w:rsidRPr="00677ED1" w:rsidDel="00813A78">
          <w:rPr>
            <w:rFonts w:ascii="Times New Roman" w:eastAsia="黑体" w:hAnsi="Times New Roman" w:cs="Times New Roman" w:hint="eastAsia"/>
          </w:rPr>
          <w:delText>【</w:delText>
        </w:r>
        <w:r w:rsidR="00EB309E" w:rsidRPr="00677ED1" w:rsidDel="00813A78">
          <w:rPr>
            <w:rFonts w:ascii="Times New Roman" w:eastAsia="黑体" w:hAnsi="Times New Roman" w:cs="Times New Roman" w:hint="eastAsia"/>
            <w:b/>
            <w:bCs/>
          </w:rPr>
          <w:delText>服务机构体系名称</w:delText>
        </w:r>
        <w:r w:rsidR="00EB309E" w:rsidRPr="00677ED1" w:rsidDel="00813A78">
          <w:rPr>
            <w:rFonts w:ascii="Times New Roman" w:eastAsia="黑体" w:hAnsi="Times New Roman" w:cs="Times New Roman" w:hint="eastAsia"/>
          </w:rPr>
          <w:delText>】</w:delText>
        </w:r>
      </w:del>
      <w:r w:rsidRPr="00677ED1">
        <w:rPr>
          <w:rFonts w:ascii="Times New Roman" w:eastAsia="黑体" w:hAnsi="Times New Roman" w:cs="Times New Roman"/>
        </w:rPr>
        <w:t>的</w:t>
      </w:r>
      <w:r w:rsidR="00EB309E" w:rsidRPr="00677ED1">
        <w:rPr>
          <w:rFonts w:ascii="Times New Roman" w:eastAsia="黑体" w:hAnsi="Times New Roman" w:cs="Times New Roman"/>
        </w:rPr>
        <w:t>用户实体</w:t>
      </w:r>
      <w:r w:rsidRPr="00677ED1">
        <w:rPr>
          <w:rFonts w:ascii="Times New Roman" w:eastAsia="黑体" w:hAnsi="Times New Roman" w:cs="Times New Roman"/>
        </w:rPr>
        <w:t>、</w:t>
      </w:r>
      <w:del w:id="33" w:author="Stella TY" w:date="2024-01-03T17:38:00Z">
        <w:r w:rsidRPr="00677ED1" w:rsidDel="00813A78">
          <w:rPr>
            <w:rFonts w:ascii="Times New Roman" w:eastAsia="黑体" w:hAnsi="Times New Roman" w:cs="Times New Roman"/>
          </w:rPr>
          <w:delText>以及对下述内容有充分认识和理解的以下各方：</w:delText>
        </w:r>
      </w:del>
      <w:r w:rsidRPr="00677ED1">
        <w:rPr>
          <w:rFonts w:ascii="Times New Roman" w:eastAsia="黑体" w:hAnsi="Times New Roman" w:cs="Times New Roman"/>
        </w:rPr>
        <w:t>预期的</w:t>
      </w:r>
      <w:r w:rsidR="00EB309E" w:rsidRPr="00677ED1">
        <w:rPr>
          <w:rFonts w:ascii="Times New Roman" w:eastAsia="黑体" w:hAnsi="Times New Roman" w:cs="Times New Roman"/>
        </w:rPr>
        <w:t>用户实体</w:t>
      </w:r>
      <w:r w:rsidRPr="00677ED1">
        <w:rPr>
          <w:rFonts w:ascii="Times New Roman" w:eastAsia="黑体" w:hAnsi="Times New Roman" w:cs="Times New Roman"/>
        </w:rPr>
        <w:t>、</w:t>
      </w:r>
      <w:ins w:id="34" w:author="Stella TY" w:date="2024-01-03T17:38:00Z">
        <w:r w:rsidR="00813A78">
          <w:rPr>
            <w:rFonts w:ascii="Times New Roman" w:eastAsia="黑体" w:hAnsi="Times New Roman" w:cs="Times New Roman" w:hint="eastAsia"/>
          </w:rPr>
          <w:t>为</w:t>
        </w:r>
      </w:ins>
      <w:r w:rsidRPr="00677ED1">
        <w:rPr>
          <w:rFonts w:ascii="Times New Roman" w:eastAsia="黑体" w:hAnsi="Times New Roman" w:cs="Times New Roman"/>
        </w:rPr>
        <w:t>该等</w:t>
      </w:r>
      <w:r w:rsidR="00EB309E" w:rsidRPr="00677ED1">
        <w:rPr>
          <w:rFonts w:ascii="Times New Roman" w:eastAsia="黑体" w:hAnsi="Times New Roman" w:cs="Times New Roman"/>
        </w:rPr>
        <w:t>用户实体</w:t>
      </w:r>
      <w:ins w:id="35" w:author="Stella TY" w:date="2024-01-03T17:38:00Z">
        <w:r w:rsidR="00813A78">
          <w:rPr>
            <w:rFonts w:ascii="Times New Roman" w:eastAsia="黑体" w:hAnsi="Times New Roman" w:cs="Times New Roman" w:hint="eastAsia"/>
          </w:rPr>
          <w:t>提供服务</w:t>
        </w:r>
      </w:ins>
      <w:r w:rsidRPr="00677ED1">
        <w:rPr>
          <w:rFonts w:ascii="Times New Roman" w:eastAsia="黑体" w:hAnsi="Times New Roman" w:cs="Times New Roman"/>
        </w:rPr>
        <w:t>的独立审计师</w:t>
      </w:r>
      <w:del w:id="36" w:author="Stella TY" w:date="2024-01-03T17:38:00Z">
        <w:r w:rsidRPr="00677ED1" w:rsidDel="00813A78">
          <w:rPr>
            <w:rFonts w:ascii="Times New Roman" w:eastAsia="黑体" w:hAnsi="Times New Roman" w:cs="Times New Roman"/>
          </w:rPr>
          <w:delText>、向该等</w:delText>
        </w:r>
        <w:r w:rsidR="00EB309E" w:rsidRPr="00677ED1" w:rsidDel="00813A78">
          <w:rPr>
            <w:rFonts w:ascii="Times New Roman" w:eastAsia="黑体" w:hAnsi="Times New Roman" w:cs="Times New Roman"/>
          </w:rPr>
          <w:delText>用户实体</w:delText>
        </w:r>
        <w:r w:rsidRPr="00677ED1" w:rsidDel="00813A78">
          <w:rPr>
            <w:rFonts w:ascii="Times New Roman" w:eastAsia="黑体" w:hAnsi="Times New Roman" w:cs="Times New Roman"/>
          </w:rPr>
          <w:delText>提供服务的</w:delText>
        </w:r>
      </w:del>
      <w:ins w:id="37" w:author="Stella TY" w:date="2024-01-03T17:38:00Z">
        <w:r w:rsidR="00813A78">
          <w:rPr>
            <w:rFonts w:ascii="Times New Roman" w:eastAsia="黑体" w:hAnsi="Times New Roman" w:cs="Times New Roman" w:hint="eastAsia"/>
          </w:rPr>
          <w:t>和</w:t>
        </w:r>
      </w:ins>
      <w:r w:rsidRPr="00677ED1">
        <w:rPr>
          <w:rFonts w:ascii="Times New Roman" w:eastAsia="黑体" w:hAnsi="Times New Roman" w:cs="Times New Roman"/>
        </w:rPr>
        <w:t>专业人士，</w:t>
      </w:r>
      <w:ins w:id="38" w:author="Stella TY" w:date="2024-01-03T17:39:00Z">
        <w:r w:rsidR="00D57224">
          <w:rPr>
            <w:rFonts w:ascii="黑体" w:eastAsia="黑体" w:hAnsi="黑体" w:hint="eastAsia"/>
            <w:color w:val="000000" w:themeColor="text1"/>
          </w:rPr>
          <w:t>在充分了解和理解以下内容后参考和使用</w:t>
        </w:r>
      </w:ins>
      <w:del w:id="39" w:author="Stella TY" w:date="2024-01-03T17:39:00Z">
        <w:r w:rsidRPr="00677ED1" w:rsidDel="00D57224">
          <w:rPr>
            <w:rFonts w:ascii="Times New Roman" w:eastAsia="黑体" w:hAnsi="Times New Roman" w:cs="Times New Roman"/>
          </w:rPr>
          <w:delText>使用</w:delText>
        </w:r>
      </w:del>
      <w:r w:rsidRPr="00677ED1">
        <w:rPr>
          <w:rFonts w:ascii="Times New Roman" w:eastAsia="黑体" w:hAnsi="Times New Roman" w:cs="Times New Roman"/>
        </w:rPr>
        <w:t>：</w:t>
      </w:r>
    </w:p>
    <w:p w14:paraId="19587A6A" w14:textId="77777777" w:rsidR="00C25FA6" w:rsidRPr="00677ED1" w:rsidRDefault="00C25FA6"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服务机构所提供服务的性质。</w:t>
      </w:r>
    </w:p>
    <w:p w14:paraId="725CF937" w14:textId="75BC0031" w:rsidR="00C25FA6" w:rsidRPr="00677ED1" w:rsidRDefault="00C25FA6"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服务机构的体系如何与</w:t>
      </w:r>
      <w:r w:rsidR="00EB309E" w:rsidRPr="00677ED1">
        <w:rPr>
          <w:rFonts w:ascii="Times New Roman" w:eastAsia="黑体" w:hAnsi="Times New Roman" w:cs="Times New Roman"/>
        </w:rPr>
        <w:t>用户实体</w:t>
      </w:r>
      <w:r w:rsidRPr="00677ED1">
        <w:rPr>
          <w:rFonts w:ascii="Times New Roman" w:eastAsia="黑体" w:hAnsi="Times New Roman" w:cs="Times New Roman"/>
        </w:rPr>
        <w:t>、子服务机构或其他第三方交互，包括服务机构的控制设计中所预期的</w:t>
      </w:r>
      <w:commentRangeStart w:id="40"/>
      <w:r w:rsidR="00EB309E" w:rsidRPr="00677ED1">
        <w:rPr>
          <w:rFonts w:ascii="Times New Roman" w:eastAsia="黑体" w:hAnsi="Times New Roman" w:cs="Times New Roman"/>
        </w:rPr>
        <w:t>用户实体</w:t>
      </w:r>
      <w:commentRangeEnd w:id="40"/>
      <w:r w:rsidR="00EB309E" w:rsidRPr="00677ED1">
        <w:rPr>
          <w:rStyle w:val="CommentReference"/>
          <w:sz w:val="22"/>
          <w:szCs w:val="22"/>
        </w:rPr>
        <w:commentReference w:id="40"/>
      </w:r>
      <w:r w:rsidRPr="00677ED1">
        <w:rPr>
          <w:rFonts w:ascii="Times New Roman" w:eastAsia="黑体" w:hAnsi="Times New Roman" w:cs="Times New Roman"/>
        </w:rPr>
        <w:t>及</w:t>
      </w:r>
      <w:commentRangeStart w:id="41"/>
      <w:r w:rsidR="003423D1" w:rsidRPr="00677ED1">
        <w:rPr>
          <w:rFonts w:eastAsia="黑体" w:hint="eastAsia"/>
        </w:rPr>
        <w:t>子</w:t>
      </w:r>
      <w:r w:rsidR="003423D1" w:rsidRPr="00677ED1">
        <w:rPr>
          <w:rFonts w:eastAsia="黑体"/>
        </w:rPr>
        <w:t>服务机构</w:t>
      </w:r>
      <w:commentRangeEnd w:id="41"/>
      <w:r w:rsidR="003423D1" w:rsidRPr="00677ED1">
        <w:rPr>
          <w:rStyle w:val="CommentReference"/>
          <w:sz w:val="22"/>
          <w:szCs w:val="22"/>
        </w:rPr>
        <w:commentReference w:id="41"/>
      </w:r>
      <w:r w:rsidRPr="00677ED1">
        <w:rPr>
          <w:rFonts w:ascii="Times New Roman" w:eastAsia="黑体" w:hAnsi="Times New Roman" w:cs="Times New Roman"/>
        </w:rPr>
        <w:t>补充性控制。</w:t>
      </w:r>
    </w:p>
    <w:p w14:paraId="73D1A279" w14:textId="77777777" w:rsidR="00C25FA6" w:rsidRPr="00677ED1" w:rsidRDefault="00C25FA6"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内部控制及其局限性。</w:t>
      </w:r>
    </w:p>
    <w:p w14:paraId="4C52E096" w14:textId="3339A75A" w:rsidR="00C25FA6" w:rsidRPr="00677ED1" w:rsidRDefault="00EB309E"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用户实体</w:t>
      </w:r>
      <w:r w:rsidR="00C25FA6" w:rsidRPr="00677ED1">
        <w:rPr>
          <w:rFonts w:ascii="Times New Roman" w:eastAsia="黑体" w:hAnsi="Times New Roman" w:cs="Times New Roman"/>
        </w:rPr>
        <w:t>的责任及</w:t>
      </w:r>
      <w:r w:rsidRPr="00677ED1">
        <w:rPr>
          <w:rFonts w:ascii="Times New Roman" w:eastAsia="黑体" w:hAnsi="Times New Roman" w:cs="Times New Roman"/>
        </w:rPr>
        <w:t>用户实体</w:t>
      </w:r>
      <w:r w:rsidR="00C25FA6" w:rsidRPr="00677ED1">
        <w:rPr>
          <w:rFonts w:ascii="Times New Roman" w:eastAsia="黑体" w:hAnsi="Times New Roman" w:cs="Times New Roman"/>
        </w:rPr>
        <w:t>如何与服务机构相关控制交互。</w:t>
      </w:r>
    </w:p>
    <w:p w14:paraId="413F63A8" w14:textId="77777777" w:rsidR="00C25FA6" w:rsidRPr="00677ED1" w:rsidRDefault="00C25FA6"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适用的可信服务标准。</w:t>
      </w:r>
    </w:p>
    <w:p w14:paraId="37DF0CA2" w14:textId="77777777" w:rsidR="00C25FA6" w:rsidRPr="00677ED1" w:rsidRDefault="00C25FA6" w:rsidP="00677ED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677ED1">
        <w:rPr>
          <w:rFonts w:ascii="Times New Roman" w:eastAsia="黑体" w:hAnsi="Times New Roman" w:cs="Times New Roman"/>
        </w:rPr>
        <w:t>可能影响服务机构的服务承诺和体系要求得以实现的风险以及所设控制如何化解这些风险。</w:t>
      </w:r>
    </w:p>
    <w:p w14:paraId="02F46C36"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p>
    <w:p w14:paraId="75E8006C"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rPr>
        <w:t>本报告无意且不应被非上述特定方使用。</w:t>
      </w:r>
    </w:p>
    <w:p w14:paraId="606520E7"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22AC1D74"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3FF2B55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5D22DDE2"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1DA711CD"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2D62B220"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3E58487F"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5BE205EE" w14:textId="77777777" w:rsidR="00C25FA6" w:rsidRPr="00677ED1" w:rsidRDefault="00C25FA6" w:rsidP="00677ED1">
      <w:pPr>
        <w:widowControl w:val="0"/>
        <w:adjustRightInd w:val="0"/>
        <w:snapToGrid w:val="0"/>
        <w:spacing w:after="0" w:line="276" w:lineRule="auto"/>
        <w:jc w:val="both"/>
        <w:rPr>
          <w:rFonts w:ascii="Times New Roman" w:eastAsia="黑体" w:hAnsi="Times New Roman" w:cs="Times New Roman"/>
          <w:b/>
        </w:rPr>
      </w:pPr>
    </w:p>
    <w:p w14:paraId="090A547B" w14:textId="685EB590" w:rsidR="00C25FA6" w:rsidRPr="00677ED1" w:rsidRDefault="00F04C76" w:rsidP="00677ED1">
      <w:pPr>
        <w:widowControl w:val="0"/>
        <w:adjustRightInd w:val="0"/>
        <w:snapToGrid w:val="0"/>
        <w:spacing w:after="0" w:line="276" w:lineRule="auto"/>
        <w:jc w:val="both"/>
        <w:rPr>
          <w:rFonts w:ascii="Times New Roman" w:eastAsia="黑体" w:hAnsi="Times New Roman" w:cs="Times New Roman"/>
          <w:b/>
        </w:rPr>
      </w:pPr>
      <w:commentRangeStart w:id="42"/>
      <w:r w:rsidRPr="00677ED1">
        <w:rPr>
          <w:rFonts w:ascii="Times New Roman" w:eastAsia="黑体" w:hAnsi="Times New Roman" w:cs="Times New Roman"/>
          <w:b/>
          <w:lang w:bidi="he-IL"/>
        </w:rPr>
        <w:t>安永华明会计师事务所（特殊普通合伙）上海分所</w:t>
      </w:r>
      <w:r w:rsidRPr="00677ED1">
        <w:rPr>
          <w:rFonts w:ascii="Times New Roman" w:eastAsia="黑体" w:hAnsi="Times New Roman" w:cs="Times New Roman" w:hint="eastAsia"/>
          <w:b/>
          <w:lang w:bidi="he-IL"/>
        </w:rPr>
        <w:t>【或</w:t>
      </w:r>
      <w:r w:rsidR="00C25FA6" w:rsidRPr="00677ED1">
        <w:rPr>
          <w:rFonts w:ascii="Times New Roman" w:eastAsia="黑体" w:hAnsi="Times New Roman" w:cs="Times New Roman"/>
          <w:b/>
        </w:rPr>
        <w:t>安永华明会计师事务所（特殊普通合伙）</w:t>
      </w:r>
      <w:r w:rsidRPr="00677ED1">
        <w:rPr>
          <w:rFonts w:ascii="Times New Roman" w:eastAsia="黑体" w:hAnsi="Times New Roman" w:cs="Times New Roman" w:hint="eastAsia"/>
          <w:b/>
        </w:rPr>
        <w:t>】</w:t>
      </w:r>
    </w:p>
    <w:p w14:paraId="6C579E11" w14:textId="39CDA9E3" w:rsidR="00C25FA6" w:rsidRPr="00677ED1" w:rsidRDefault="00F04C76" w:rsidP="00677ED1">
      <w:pPr>
        <w:widowControl w:val="0"/>
        <w:adjustRightInd w:val="0"/>
        <w:snapToGrid w:val="0"/>
        <w:spacing w:after="0" w:line="276" w:lineRule="auto"/>
        <w:jc w:val="both"/>
        <w:rPr>
          <w:rFonts w:ascii="Times New Roman" w:eastAsia="黑体" w:hAnsi="Times New Roman" w:cs="Times New Roman"/>
          <w:b/>
        </w:rPr>
      </w:pPr>
      <w:r w:rsidRPr="00677ED1">
        <w:rPr>
          <w:rFonts w:ascii="Times New Roman" w:eastAsia="黑体" w:hAnsi="Times New Roman" w:cs="Times New Roman" w:hint="eastAsia"/>
          <w:b/>
        </w:rPr>
        <w:t>【报告日】</w:t>
      </w:r>
    </w:p>
    <w:p w14:paraId="78C90970" w14:textId="1B894854" w:rsidR="00C12BEE" w:rsidRPr="00677ED1" w:rsidRDefault="00F04C76" w:rsidP="00677ED1">
      <w:pPr>
        <w:widowControl w:val="0"/>
        <w:adjustRightInd w:val="0"/>
        <w:snapToGrid w:val="0"/>
        <w:spacing w:after="0" w:line="276" w:lineRule="auto"/>
        <w:jc w:val="both"/>
        <w:rPr>
          <w:rFonts w:ascii="Times New Roman" w:eastAsia="黑体" w:hAnsi="Times New Roman" w:cs="Times New Roman"/>
        </w:rPr>
      </w:pPr>
      <w:r w:rsidRPr="00677ED1">
        <w:rPr>
          <w:rFonts w:ascii="Times New Roman" w:eastAsia="黑体" w:hAnsi="Times New Roman" w:cs="Times New Roman" w:hint="eastAsia"/>
          <w:b/>
        </w:rPr>
        <w:t>中国</w:t>
      </w:r>
      <w:r w:rsidRPr="00677ED1">
        <w:rPr>
          <w:rFonts w:ascii="Times New Roman" w:eastAsia="黑体" w:hAnsi="Times New Roman" w:cs="Times New Roman" w:hint="eastAsia"/>
          <w:b/>
        </w:rPr>
        <w:t xml:space="preserve"> </w:t>
      </w:r>
      <w:r w:rsidRPr="00677ED1">
        <w:rPr>
          <w:rFonts w:ascii="Times New Roman" w:eastAsia="黑体" w:hAnsi="Times New Roman" w:cs="Times New Roman" w:hint="eastAsia"/>
          <w:b/>
        </w:rPr>
        <w:t>上海【或</w:t>
      </w:r>
      <w:r w:rsidR="00C25FA6" w:rsidRPr="00677ED1">
        <w:rPr>
          <w:rFonts w:ascii="Times New Roman" w:eastAsia="黑体" w:hAnsi="Times New Roman" w:cs="Times New Roman"/>
          <w:b/>
        </w:rPr>
        <w:t>中国</w:t>
      </w:r>
      <w:r w:rsidR="00C25FA6" w:rsidRPr="00677ED1">
        <w:rPr>
          <w:rFonts w:ascii="Times New Roman" w:eastAsia="黑体" w:hAnsi="Times New Roman" w:cs="Times New Roman"/>
          <w:b/>
        </w:rPr>
        <w:t xml:space="preserve"> </w:t>
      </w:r>
      <w:r w:rsidR="00C25FA6" w:rsidRPr="00677ED1">
        <w:rPr>
          <w:rFonts w:ascii="Times New Roman" w:eastAsia="黑体" w:hAnsi="Times New Roman" w:cs="Times New Roman"/>
          <w:b/>
        </w:rPr>
        <w:t>北京</w:t>
      </w:r>
      <w:bookmarkEnd w:id="0"/>
      <w:bookmarkEnd w:id="1"/>
      <w:bookmarkEnd w:id="2"/>
      <w:bookmarkEnd w:id="3"/>
      <w:bookmarkEnd w:id="4"/>
      <w:r w:rsidR="00897443" w:rsidRPr="00677ED1">
        <w:rPr>
          <w:rFonts w:ascii="Times New Roman" w:eastAsia="黑体" w:hAnsi="Times New Roman" w:cs="Times New Roman" w:hint="eastAsia"/>
          <w:b/>
        </w:rPr>
        <w:t>或中国</w:t>
      </w:r>
      <w:r w:rsidR="00897443" w:rsidRPr="00677ED1">
        <w:rPr>
          <w:rFonts w:ascii="Times New Roman" w:eastAsia="黑体" w:hAnsi="Times New Roman" w:cs="Times New Roman" w:hint="eastAsia"/>
          <w:b/>
        </w:rPr>
        <w:t xml:space="preserve"> </w:t>
      </w:r>
      <w:r w:rsidR="00897443" w:rsidRPr="00677ED1">
        <w:rPr>
          <w:rFonts w:ascii="Times New Roman" w:eastAsia="黑体" w:hAnsi="Times New Roman" w:cs="Times New Roman" w:hint="eastAsia"/>
          <w:b/>
        </w:rPr>
        <w:t>深圳</w:t>
      </w:r>
      <w:r w:rsidRPr="00677ED1">
        <w:rPr>
          <w:rFonts w:ascii="Times New Roman" w:eastAsia="黑体" w:hAnsi="Times New Roman" w:cs="Times New Roman" w:hint="eastAsia"/>
          <w:b/>
        </w:rPr>
        <w:t>】</w:t>
      </w:r>
      <w:commentRangeEnd w:id="42"/>
      <w:r w:rsidRPr="00677ED1">
        <w:rPr>
          <w:rStyle w:val="CommentReference"/>
          <w:sz w:val="22"/>
          <w:szCs w:val="22"/>
        </w:rPr>
        <w:commentReference w:id="42"/>
      </w:r>
    </w:p>
    <w:sectPr w:rsidR="00C12BEE" w:rsidRPr="00677ED1" w:rsidSect="00EB05E8">
      <w:footerReference w:type="default" r:id="rId14"/>
      <w:footerReference w:type="first" r:id="rId15"/>
      <w:pgSz w:w="11906" w:h="16838"/>
      <w:pgMar w:top="1440" w:right="1797" w:bottom="1440" w:left="1797" w:header="851" w:footer="1134" w:gutter="0"/>
      <w:pgNumType w:start="5"/>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Nicole H Jin" w:date="2022-03-27T11:19:00Z" w:initials="NHJ">
    <w:p w14:paraId="70DF3764" w14:textId="01CA5E1A" w:rsidR="00C25FA6" w:rsidRPr="005046AE" w:rsidRDefault="00C25FA6">
      <w:pPr>
        <w:pStyle w:val="CommentText"/>
        <w:rPr>
          <w:rFonts w:ascii="黑体" w:eastAsia="黑体" w:hAnsi="黑体"/>
        </w:rPr>
      </w:pPr>
      <w:r>
        <w:rPr>
          <w:rStyle w:val="CommentReference"/>
        </w:rPr>
        <w:annotationRef/>
      </w:r>
      <w:bookmarkStart w:id="6" w:name="_Hlk99110778"/>
      <w:r w:rsidRPr="005046AE">
        <w:rPr>
          <w:rFonts w:ascii="黑体" w:eastAsia="黑体" w:hAnsi="黑体" w:hint="eastAsia"/>
        </w:rPr>
        <w:t>注：文档首页空</w:t>
      </w:r>
      <w:r w:rsidRPr="005046AE">
        <w:rPr>
          <w:rFonts w:ascii="黑体" w:eastAsia="黑体" w:hAnsi="黑体"/>
        </w:rPr>
        <w:t>4-5</w:t>
      </w:r>
      <w:r w:rsidRPr="005046AE">
        <w:rPr>
          <w:rFonts w:ascii="黑体" w:eastAsia="黑体" w:hAnsi="黑体" w:hint="eastAsia"/>
        </w:rPr>
        <w:t>行，之后每页空</w:t>
      </w:r>
      <w:r w:rsidRPr="005046AE">
        <w:rPr>
          <w:rFonts w:ascii="黑体" w:eastAsia="黑体" w:hAnsi="黑体"/>
        </w:rPr>
        <w:t>1</w:t>
      </w:r>
      <w:r w:rsidRPr="005046AE">
        <w:rPr>
          <w:rFonts w:ascii="黑体" w:eastAsia="黑体" w:hAnsi="黑体" w:hint="eastAsia"/>
        </w:rPr>
        <w:t>行，以避免被报告纸的</w:t>
      </w:r>
      <w:r w:rsidRPr="005046AE">
        <w:rPr>
          <w:rFonts w:ascii="黑体" w:eastAsia="黑体" w:hAnsi="黑体"/>
        </w:rPr>
        <w:t>EY logo</w:t>
      </w:r>
      <w:r w:rsidRPr="005046AE">
        <w:rPr>
          <w:rFonts w:ascii="黑体" w:eastAsia="黑体" w:hAnsi="黑体" w:hint="eastAsia"/>
        </w:rPr>
        <w:t>遮挡</w:t>
      </w:r>
      <w:bookmarkEnd w:id="6"/>
    </w:p>
  </w:comment>
  <w:comment w:id="7" w:author="Sally Zhong" w:date="2023-05-31T16:28:00Z" w:initials="SZ">
    <w:p w14:paraId="253F3BB3" w14:textId="49FE573D" w:rsidR="00B769FD" w:rsidRDefault="00B769FD">
      <w:pPr>
        <w:pStyle w:val="CommentText"/>
      </w:pPr>
      <w:r>
        <w:rPr>
          <w:rStyle w:val="CommentReference"/>
        </w:rPr>
        <w:annotationRef/>
      </w:r>
      <w:r w:rsidRPr="00E103DF">
        <w:rPr>
          <w:rFonts w:hint="eastAsia"/>
        </w:rPr>
        <w:t>注：每个小标题距离上文空两行</w:t>
      </w:r>
    </w:p>
  </w:comment>
  <w:comment w:id="8" w:author="Nicole H Jin" w:date="2022-03-29T13:20:00Z" w:initials="NHJ">
    <w:p w14:paraId="647E1FF3" w14:textId="601E69B2" w:rsidR="00EB6A15" w:rsidRPr="00EB6A15" w:rsidRDefault="00EB6A15">
      <w:pPr>
        <w:pStyle w:val="CommentText"/>
      </w:pPr>
      <w:r>
        <w:rPr>
          <w:rStyle w:val="CommentReference"/>
        </w:rPr>
        <w:annotationRef/>
      </w:r>
      <w:bookmarkStart w:id="9" w:name="_Hlk99125950"/>
      <w:r>
        <w:rPr>
          <w:rFonts w:hint="eastAsia"/>
        </w:rPr>
        <w:t>注：斜体字与</w:t>
      </w:r>
      <w:r>
        <w:t>Management Assertion&amp;</w:t>
      </w:r>
      <w:r>
        <w:rPr>
          <w:rFonts w:hint="eastAsia"/>
        </w:rPr>
        <w:t>报告封面保持一致</w:t>
      </w:r>
      <w:bookmarkEnd w:id="9"/>
    </w:p>
  </w:comment>
  <w:comment w:id="10" w:author="Nicole H Jin" w:date="2022-03-27T11:19:00Z" w:initials="NHJ">
    <w:p w14:paraId="1B192954" w14:textId="771CF1A6" w:rsidR="00C25FA6" w:rsidRDefault="00C25FA6">
      <w:pPr>
        <w:pStyle w:val="CommentText"/>
      </w:pPr>
      <w:r>
        <w:rPr>
          <w:rStyle w:val="CommentReference"/>
        </w:rPr>
        <w:annotationRef/>
      </w:r>
      <w:r w:rsidR="00EB6A15">
        <w:rPr>
          <w:rFonts w:hint="eastAsia"/>
        </w:rPr>
        <w:t>注：根据项目选择适用的可信服务标准</w:t>
      </w:r>
    </w:p>
  </w:comment>
  <w:comment w:id="11" w:author="Sally Zhong" w:date="2023-05-31T19:49:00Z" w:initials="SZ">
    <w:p w14:paraId="3EFAD873" w14:textId="7CFB029C" w:rsidR="00252B8C" w:rsidRDefault="00252B8C">
      <w:pPr>
        <w:pStyle w:val="CommentText"/>
      </w:pPr>
      <w:r>
        <w:rPr>
          <w:rStyle w:val="CommentReference"/>
        </w:rPr>
        <w:annotationRef/>
      </w:r>
      <w:bookmarkStart w:id="12" w:name="_Hlk133570885"/>
      <w:r w:rsidRPr="00D735EC">
        <w:rPr>
          <w:rFonts w:eastAsia="黑体" w:cs="微软雅黑" w:hint="eastAsia"/>
        </w:rPr>
        <w:t>注：</w:t>
      </w:r>
      <w:r w:rsidRPr="00D735EC">
        <w:rPr>
          <w:rFonts w:eastAsia="黑体"/>
        </w:rPr>
        <w:t>如果是</w:t>
      </w:r>
      <w:r w:rsidRPr="00D735EC">
        <w:rPr>
          <w:rFonts w:eastAsia="黑体"/>
        </w:rPr>
        <w:t>single SSO</w:t>
      </w:r>
      <w:r w:rsidRPr="00D735EC">
        <w:rPr>
          <w:rFonts w:eastAsia="黑体"/>
        </w:rPr>
        <w:t>，则这里定义简称</w:t>
      </w:r>
      <w:r w:rsidRPr="00D735EC">
        <w:rPr>
          <w:rFonts w:eastAsia="黑体" w:hint="eastAsia"/>
        </w:rPr>
        <w:t xml:space="preserve"> (</w:t>
      </w:r>
      <w:r>
        <w:rPr>
          <w:rFonts w:eastAsia="黑体" w:hint="eastAsia"/>
        </w:rPr>
        <w:t>“子服务机构”</w:t>
      </w:r>
      <w:r w:rsidRPr="00D735EC">
        <w:rPr>
          <w:rFonts w:eastAsia="黑体"/>
        </w:rPr>
        <w:t>）</w:t>
      </w:r>
      <w:r w:rsidRPr="00D735EC">
        <w:rPr>
          <w:rFonts w:eastAsia="黑体" w:hint="eastAsia"/>
        </w:rPr>
        <w:t>；并删除后一句</w:t>
      </w:r>
      <w:r w:rsidRPr="00D735EC">
        <w:rPr>
          <w:rFonts w:eastAsia="黑体" w:hint="eastAsia"/>
          <w:lang w:bidi="he-IL"/>
        </w:rPr>
        <w:t>【子服务机构</w:t>
      </w:r>
      <w:r w:rsidRPr="00D735EC">
        <w:rPr>
          <w:rFonts w:eastAsia="黑体"/>
          <w:lang w:bidi="he-IL"/>
        </w:rPr>
        <w:t>A</w:t>
      </w:r>
      <w:r w:rsidRPr="00D735EC">
        <w:rPr>
          <w:rFonts w:eastAsia="黑体"/>
          <w:lang w:bidi="he-IL"/>
        </w:rPr>
        <w:t>简称】、【子服务机构</w:t>
      </w:r>
      <w:r w:rsidRPr="00D735EC">
        <w:rPr>
          <w:rFonts w:eastAsia="黑体"/>
          <w:lang w:bidi="he-IL"/>
        </w:rPr>
        <w:t>B</w:t>
      </w:r>
      <w:r w:rsidRPr="00D735EC">
        <w:rPr>
          <w:rFonts w:eastAsia="黑体"/>
          <w:lang w:bidi="he-IL"/>
        </w:rPr>
        <w:t>简称】及【子服务机构</w:t>
      </w:r>
      <w:r w:rsidRPr="00D735EC">
        <w:rPr>
          <w:rFonts w:eastAsia="黑体"/>
          <w:lang w:bidi="he-IL"/>
        </w:rPr>
        <w:t>C</w:t>
      </w:r>
      <w:r w:rsidRPr="00D735EC">
        <w:rPr>
          <w:rFonts w:eastAsia="黑体"/>
          <w:lang w:bidi="he-IL"/>
        </w:rPr>
        <w:t>简称】在下文中合并简称为</w:t>
      </w:r>
      <w:r w:rsidRPr="00D735EC">
        <w:rPr>
          <w:rFonts w:eastAsia="黑体"/>
          <w:lang w:bidi="he-IL"/>
        </w:rPr>
        <w:t>“</w:t>
      </w:r>
      <w:r w:rsidRPr="00D735EC">
        <w:rPr>
          <w:rFonts w:eastAsia="黑体"/>
          <w:lang w:bidi="he-IL"/>
        </w:rPr>
        <w:t>子服务机构</w:t>
      </w:r>
      <w:r w:rsidRPr="00D735EC">
        <w:rPr>
          <w:rFonts w:eastAsia="黑体"/>
          <w:lang w:bidi="he-IL"/>
        </w:rPr>
        <w:t>”</w:t>
      </w:r>
      <w:r w:rsidRPr="00D735EC">
        <w:rPr>
          <w:rFonts w:eastAsia="黑体"/>
          <w:lang w:bidi="he-IL"/>
        </w:rPr>
        <w:t>。</w:t>
      </w:r>
      <w:bookmarkEnd w:id="12"/>
    </w:p>
  </w:comment>
  <w:comment w:id="14" w:author="Nicole H Jin" w:date="2022-03-27T12:03:00Z" w:initials="NHJ">
    <w:p w14:paraId="375B8D2A" w14:textId="7DAAF939" w:rsidR="004D527A" w:rsidRPr="006C03F3" w:rsidRDefault="004D527A">
      <w:pPr>
        <w:pStyle w:val="CommentText"/>
      </w:pPr>
      <w:r>
        <w:rPr>
          <w:rStyle w:val="CommentReference"/>
        </w:rPr>
        <w:annotationRef/>
      </w:r>
      <w:r w:rsidR="006C03F3">
        <w:rPr>
          <w:rStyle w:val="CommentReference"/>
        </w:rPr>
        <w:annotationRef/>
      </w:r>
      <w:r w:rsidR="006C03F3" w:rsidRPr="00DF15C3">
        <w:rPr>
          <w:rFonts w:eastAsia="黑体" w:hint="eastAsia"/>
        </w:rPr>
        <w:t>注：若未识别用户补充控制，则删除</w:t>
      </w:r>
      <w:r w:rsidR="006C03F3">
        <w:rPr>
          <w:rFonts w:eastAsia="黑体" w:hint="eastAsia"/>
        </w:rPr>
        <w:t>此段</w:t>
      </w:r>
    </w:p>
  </w:comment>
  <w:comment w:id="15" w:author="Sally Zhong" w:date="2023-05-31T16:33:00Z" w:initials="SZ">
    <w:p w14:paraId="24BAED44" w14:textId="07EA667C" w:rsidR="003C278E" w:rsidRDefault="003C278E">
      <w:pPr>
        <w:pStyle w:val="CommentText"/>
      </w:pPr>
      <w:r>
        <w:rPr>
          <w:rStyle w:val="CommentReference"/>
        </w:rPr>
        <w:annotationRef/>
      </w:r>
      <w:r w:rsidRPr="00D46CA4">
        <w:rPr>
          <w:rFonts w:ascii="Times New Roman" w:eastAsia="黑体" w:hAnsi="Times New Roman" w:cs="Times New Roman" w:hint="eastAsia"/>
        </w:rPr>
        <w:t>注</w:t>
      </w:r>
      <w:r>
        <w:rPr>
          <w:rFonts w:ascii="Times New Roman" w:eastAsia="黑体" w:hAnsi="Times New Roman" w:cs="Times New Roman" w:hint="eastAsia"/>
        </w:rPr>
        <w:t>：</w:t>
      </w:r>
      <w:r w:rsidRPr="00D46CA4">
        <w:rPr>
          <w:rFonts w:ascii="Times New Roman" w:eastAsia="黑体" w:hAnsi="Times New Roman" w:cs="Times New Roman" w:hint="eastAsia"/>
        </w:rPr>
        <w:t>如果是</w:t>
      </w:r>
      <w:r w:rsidRPr="00D46CA4">
        <w:rPr>
          <w:rFonts w:ascii="Times New Roman" w:eastAsia="黑体" w:hAnsi="Times New Roman" w:cs="Times New Roman"/>
        </w:rPr>
        <w:t>single user entity</w:t>
      </w:r>
      <w:r w:rsidRPr="00D46CA4">
        <w:rPr>
          <w:rFonts w:ascii="Times New Roman" w:eastAsia="黑体" w:hAnsi="Times New Roman" w:cs="Times New Roman"/>
        </w:rPr>
        <w:t>报告，则</w:t>
      </w:r>
      <w:r w:rsidRPr="00D46CA4">
        <w:rPr>
          <w:rFonts w:ascii="Times New Roman" w:eastAsia="黑体" w:hAnsi="Times New Roman" w:cs="Times New Roman"/>
        </w:rPr>
        <w:t>“</w:t>
      </w:r>
      <w:r w:rsidRPr="00D46CA4">
        <w:rPr>
          <w:rFonts w:ascii="Times New Roman" w:eastAsia="黑体" w:hAnsi="Times New Roman" w:cs="Times New Roman"/>
        </w:rPr>
        <w:t>该等</w:t>
      </w:r>
      <w:r w:rsidRPr="00D46CA4">
        <w:rPr>
          <w:rFonts w:ascii="Times New Roman" w:eastAsia="黑体" w:hAnsi="Times New Roman" w:cs="Times New Roman"/>
        </w:rPr>
        <w:t>”</w:t>
      </w:r>
      <w:r w:rsidRPr="00D46CA4">
        <w:rPr>
          <w:rFonts w:ascii="Times New Roman" w:eastAsia="黑体" w:hAnsi="Times New Roman" w:cs="Times New Roman"/>
        </w:rPr>
        <w:t>要调整为</w:t>
      </w:r>
      <w:r w:rsidRPr="00D46CA4">
        <w:rPr>
          <w:rFonts w:ascii="Times New Roman" w:eastAsia="黑体" w:hAnsi="Times New Roman" w:cs="Times New Roman"/>
        </w:rPr>
        <w:t>“</w:t>
      </w:r>
      <w:r w:rsidRPr="00D46CA4">
        <w:rPr>
          <w:rFonts w:ascii="Times New Roman" w:eastAsia="黑体" w:hAnsi="Times New Roman" w:cs="Times New Roman"/>
        </w:rPr>
        <w:t>该</w:t>
      </w:r>
      <w:r w:rsidRPr="00D46CA4">
        <w:rPr>
          <w:rFonts w:ascii="Times New Roman" w:eastAsia="黑体" w:hAnsi="Times New Roman" w:cs="Times New Roman"/>
        </w:rPr>
        <w:t>”</w:t>
      </w:r>
      <w:r w:rsidRPr="00D46CA4">
        <w:rPr>
          <w:rFonts w:ascii="Times New Roman" w:eastAsia="黑体" w:hAnsi="Times New Roman" w:cs="Times New Roman"/>
        </w:rPr>
        <w:t>，</w:t>
      </w:r>
      <w:r>
        <w:rPr>
          <w:rFonts w:ascii="Times New Roman" w:eastAsia="黑体" w:hAnsi="Times New Roman" w:cs="Times New Roman" w:hint="eastAsia"/>
        </w:rPr>
        <w:t>全文</w:t>
      </w:r>
      <w:r w:rsidRPr="00D46CA4">
        <w:rPr>
          <w:rFonts w:ascii="Times New Roman" w:eastAsia="黑体" w:hAnsi="Times New Roman" w:cs="Times New Roman"/>
        </w:rPr>
        <w:t>其他地方类似</w:t>
      </w:r>
    </w:p>
  </w:comment>
  <w:comment w:id="16" w:author="Nicole H Jin" w:date="2022-03-27T14:07:00Z" w:initials="NHJ">
    <w:p w14:paraId="4751E0E0" w14:textId="6EEA7C72" w:rsidR="006C03F3" w:rsidRDefault="006C03F3">
      <w:pPr>
        <w:pStyle w:val="CommentText"/>
      </w:pPr>
      <w:r>
        <w:rPr>
          <w:rStyle w:val="CommentReference"/>
        </w:rPr>
        <w:annotationRef/>
      </w:r>
      <w:r>
        <w:rPr>
          <w:rFonts w:hint="eastAsia"/>
        </w:rPr>
        <w:t>注：如果没有Other</w:t>
      </w:r>
      <w:r>
        <w:t xml:space="preserve"> </w:t>
      </w:r>
      <w:r>
        <w:rPr>
          <w:rFonts w:hint="eastAsia"/>
        </w:rPr>
        <w:t>Information这一章节，删除本段</w:t>
      </w:r>
    </w:p>
  </w:comment>
  <w:comment w:id="17" w:author="Nicole H Jin" w:date="2022-03-27T14:10:00Z" w:initials="NHJ">
    <w:p w14:paraId="36C04872" w14:textId="328BA06B"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19" w:author="Stella TY Shen" w:date="2023-10-09T15:27:00Z" w:initials="STS">
    <w:p w14:paraId="25F3078B" w14:textId="2EAE1DC4" w:rsidR="00934463" w:rsidRDefault="00934463">
      <w:pPr>
        <w:pStyle w:val="CommentText"/>
      </w:pPr>
      <w:r>
        <w:rPr>
          <w:rStyle w:val="CommentReference"/>
        </w:rPr>
        <w:annotationRef/>
      </w:r>
      <w:r>
        <w:rPr>
          <w:rFonts w:ascii="等线" w:eastAsia="等线" w:hAnsi="等线" w:cs="Calibri" w:hint="eastAsia"/>
          <w:b/>
          <w:bCs/>
        </w:rPr>
        <w:t>小标题不要单独落在一页的页尾，请根据实际情况调整此处格式问题。</w:t>
      </w:r>
    </w:p>
  </w:comment>
  <w:comment w:id="20" w:author="Nicole H Jin" w:date="2022-03-27T14:11:00Z" w:initials="NHJ">
    <w:p w14:paraId="30A863F9" w14:textId="206EE12F"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24" w:author="Nicole H Jin" w:date="2022-03-28T18:13:00Z" w:initials="NHJ">
    <w:p w14:paraId="30FAFA2C" w14:textId="5190646E" w:rsidR="00A76A3C" w:rsidRDefault="00A76A3C">
      <w:pPr>
        <w:pStyle w:val="CommentText"/>
      </w:pPr>
      <w:r>
        <w:rPr>
          <w:rStyle w:val="CommentReference"/>
        </w:rPr>
        <w:annotationRef/>
      </w:r>
      <w:r>
        <w:rPr>
          <w:rFonts w:hint="eastAsia"/>
        </w:rPr>
        <w:t>注：如果是Single</w:t>
      </w:r>
      <w:r>
        <w:t xml:space="preserve"> </w:t>
      </w:r>
      <w:r>
        <w:rPr>
          <w:rFonts w:hint="eastAsia"/>
        </w:rPr>
        <w:t>User</w:t>
      </w:r>
      <w:r>
        <w:t xml:space="preserve"> </w:t>
      </w:r>
      <w:r>
        <w:rPr>
          <w:rFonts w:hint="eastAsia"/>
        </w:rPr>
        <w:t>Entity</w:t>
      </w:r>
      <w:r>
        <w:t xml:space="preserve"> </w:t>
      </w:r>
      <w:r>
        <w:rPr>
          <w:rFonts w:hint="eastAsia"/>
        </w:rPr>
        <w:t>Report，则删除此处</w:t>
      </w:r>
    </w:p>
  </w:comment>
  <w:comment w:id="25" w:author="Nicole H Jin" w:date="2022-03-27T15:08:00Z" w:initials="NHJ">
    <w:p w14:paraId="3179E01C" w14:textId="6B8837F2" w:rsidR="00CD7AD3" w:rsidRPr="00CD7AD3" w:rsidRDefault="00CD7AD3">
      <w:pPr>
        <w:pStyle w:val="CommentText"/>
      </w:pPr>
      <w:r>
        <w:rPr>
          <w:rStyle w:val="CommentReference"/>
        </w:rPr>
        <w:annotationRef/>
      </w:r>
      <w:r>
        <w:rPr>
          <w:rFonts w:hint="eastAsia"/>
        </w:rPr>
        <w:t>注：</w:t>
      </w:r>
      <w:bookmarkStart w:id="26" w:name="_Hlk99113162"/>
      <w:r>
        <w:rPr>
          <w:rFonts w:hint="eastAsia"/>
        </w:rPr>
        <w:t>确保和报告正文的序号以及文字保持一致</w:t>
      </w:r>
      <w:bookmarkEnd w:id="26"/>
    </w:p>
  </w:comment>
  <w:comment w:id="27" w:author="Nicole H Jin" w:date="2022-03-27T15:11:00Z" w:initials="NHJ">
    <w:p w14:paraId="55832BE2" w14:textId="03811F48" w:rsidR="00CD7AD3" w:rsidRDefault="00CD7AD3">
      <w:pPr>
        <w:pStyle w:val="CommentText"/>
      </w:pPr>
      <w:r>
        <w:rPr>
          <w:rStyle w:val="CommentReference"/>
        </w:rPr>
        <w:annotationRef/>
      </w:r>
      <w:r w:rsidR="00EB309E">
        <w:rPr>
          <w:rFonts w:hint="eastAsia"/>
        </w:rPr>
        <w:t>注：若无子服务机构补偿性控制，则删除</w:t>
      </w:r>
    </w:p>
  </w:comment>
  <w:comment w:id="28" w:author="Nicole H Jin" w:date="2022-03-27T15:30:00Z" w:initials="NHJ">
    <w:p w14:paraId="6D41B92A" w14:textId="12249EFF" w:rsidR="00EB309E" w:rsidRDefault="00EB309E">
      <w:pPr>
        <w:pStyle w:val="CommentText"/>
      </w:pPr>
      <w:r>
        <w:rPr>
          <w:rStyle w:val="CommentReference"/>
        </w:rPr>
        <w:annotationRef/>
      </w:r>
      <w:r>
        <w:rPr>
          <w:rFonts w:hint="eastAsia"/>
        </w:rPr>
        <w:t>注：若无用户补偿性控制，则删除</w:t>
      </w:r>
    </w:p>
  </w:comment>
  <w:comment w:id="29" w:author="Nicole H Jin" w:date="2022-03-27T15:11:00Z" w:initials="NHJ">
    <w:p w14:paraId="178C1BCA" w14:textId="58F67F5E" w:rsidR="003423D1" w:rsidRDefault="003423D1" w:rsidP="003423D1">
      <w:pPr>
        <w:pStyle w:val="CommentText"/>
      </w:pPr>
      <w:r>
        <w:rPr>
          <w:rStyle w:val="CommentReference"/>
        </w:rPr>
        <w:annotationRef/>
      </w:r>
      <w:r>
        <w:rPr>
          <w:rFonts w:hint="eastAsia"/>
        </w:rPr>
        <w:t>注：若无子服务机构补偿性控制，则删除</w:t>
      </w:r>
    </w:p>
  </w:comment>
  <w:comment w:id="30" w:author="Nicole H Jin" w:date="2022-03-27T15:30:00Z" w:initials="NHJ">
    <w:p w14:paraId="4CD85D93" w14:textId="7E796500" w:rsidR="00EB309E" w:rsidRDefault="00EB309E">
      <w:pPr>
        <w:pStyle w:val="CommentText"/>
      </w:pPr>
      <w:r>
        <w:rPr>
          <w:rStyle w:val="CommentReference"/>
        </w:rPr>
        <w:annotationRef/>
      </w:r>
      <w:r>
        <w:rPr>
          <w:rFonts w:hint="eastAsia"/>
        </w:rPr>
        <w:t>注：若无用户补偿性控制，则删除</w:t>
      </w:r>
    </w:p>
  </w:comment>
  <w:comment w:id="40" w:author="Nicole H Jin" w:date="2022-03-27T15:30:00Z" w:initials="NHJ">
    <w:p w14:paraId="400B4BE1" w14:textId="60FA541A" w:rsidR="00EB309E" w:rsidRDefault="00EB309E">
      <w:pPr>
        <w:pStyle w:val="CommentText"/>
      </w:pPr>
      <w:r>
        <w:rPr>
          <w:rStyle w:val="CommentReference"/>
        </w:rPr>
        <w:annotationRef/>
      </w:r>
      <w:r>
        <w:rPr>
          <w:rFonts w:hint="eastAsia"/>
        </w:rPr>
        <w:t>注：若无用户补偿性控制，则删除</w:t>
      </w:r>
    </w:p>
  </w:comment>
  <w:comment w:id="41" w:author="Nicole H Jin" w:date="2022-03-27T15:11:00Z" w:initials="NHJ">
    <w:p w14:paraId="56FBDAA8" w14:textId="48603D07" w:rsidR="003423D1" w:rsidRDefault="003423D1" w:rsidP="003423D1">
      <w:pPr>
        <w:pStyle w:val="CommentText"/>
      </w:pPr>
      <w:r>
        <w:rPr>
          <w:rStyle w:val="CommentReference"/>
        </w:rPr>
        <w:annotationRef/>
      </w:r>
      <w:r>
        <w:rPr>
          <w:rFonts w:hint="eastAsia"/>
        </w:rPr>
        <w:t>注：若无子服务机构补偿性控制，则删除</w:t>
      </w:r>
    </w:p>
  </w:comment>
  <w:comment w:id="42" w:author="Nicole H Jin" w:date="2022-03-27T15:34:00Z" w:initials="NHJ">
    <w:p w14:paraId="793D5233" w14:textId="77777777" w:rsidR="00F04C76" w:rsidRDefault="00F04C76" w:rsidP="00F04C76">
      <w:pPr>
        <w:pStyle w:val="CommentText"/>
      </w:pPr>
      <w:r>
        <w:rPr>
          <w:rStyle w:val="CommentReference"/>
        </w:rPr>
        <w:annotationRef/>
      </w:r>
      <w:r>
        <w:rPr>
          <w:rFonts w:hint="eastAsia"/>
        </w:rPr>
        <w:t>注：1</w:t>
      </w:r>
      <w:r>
        <w:t xml:space="preserve">) </w:t>
      </w:r>
      <w:r w:rsidRPr="002576A4">
        <w:rPr>
          <w:rFonts w:hint="eastAsia"/>
        </w:rPr>
        <w:t>落款要注意位置，不要单独一页</w:t>
      </w:r>
    </w:p>
    <w:p w14:paraId="40876F8E" w14:textId="77777777" w:rsidR="00F04C76" w:rsidRDefault="00F04C76" w:rsidP="00F04C76">
      <w:pPr>
        <w:pStyle w:val="CommentText"/>
        <w:ind w:firstLine="480"/>
      </w:pPr>
      <w:r>
        <w:rPr>
          <w:rFonts w:hint="eastAsia"/>
        </w:rPr>
        <w:t>2</w:t>
      </w:r>
      <w:r>
        <w:t xml:space="preserve">) </w:t>
      </w:r>
      <w:r>
        <w:rPr>
          <w:rFonts w:hint="eastAsia"/>
        </w:rPr>
        <w:t>根据项目选择相应的主体和地点</w:t>
      </w:r>
    </w:p>
    <w:p w14:paraId="7E1C6554" w14:textId="26CF6C56" w:rsidR="00F04C76" w:rsidRDefault="00F04C76" w:rsidP="00F04C76">
      <w:pPr>
        <w:pStyle w:val="CommentText"/>
      </w:pPr>
      <w:r>
        <w:t xml:space="preserve">3) </w:t>
      </w:r>
      <w:r>
        <w:rPr>
          <w:rFonts w:hint="eastAsia"/>
        </w:rPr>
        <w:t>落款须给签字人留足够的空间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DF3764" w15:done="0"/>
  <w15:commentEx w15:paraId="253F3BB3" w15:done="0"/>
  <w15:commentEx w15:paraId="647E1FF3" w15:done="0"/>
  <w15:commentEx w15:paraId="1B192954" w15:done="0"/>
  <w15:commentEx w15:paraId="3EFAD873" w15:done="0"/>
  <w15:commentEx w15:paraId="375B8D2A" w15:done="0"/>
  <w15:commentEx w15:paraId="24BAED44" w15:done="0"/>
  <w15:commentEx w15:paraId="4751E0E0" w15:done="0"/>
  <w15:commentEx w15:paraId="36C04872" w15:done="0"/>
  <w15:commentEx w15:paraId="25F3078B" w15:done="0"/>
  <w15:commentEx w15:paraId="30A863F9" w15:done="0"/>
  <w15:commentEx w15:paraId="30FAFA2C" w15:done="0"/>
  <w15:commentEx w15:paraId="3179E01C" w15:done="0"/>
  <w15:commentEx w15:paraId="55832BE2" w15:done="0"/>
  <w15:commentEx w15:paraId="6D41B92A" w15:done="0"/>
  <w15:commentEx w15:paraId="178C1BCA" w15:done="0"/>
  <w15:commentEx w15:paraId="4CD85D93" w15:done="0"/>
  <w15:commentEx w15:paraId="400B4BE1" w15:done="0"/>
  <w15:commentEx w15:paraId="56FBDAA8" w15:done="0"/>
  <w15:commentEx w15:paraId="7E1C65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EAC6B3" w16cex:dateUtc="2022-03-27T03:19:00Z"/>
  <w16cex:commentExtensible w16cex:durableId="2821F42C" w16cex:dateUtc="2023-05-31T08:28:00Z"/>
  <w16cex:commentExtensible w16cex:durableId="25ED8605" w16cex:dateUtc="2022-03-29T05:20:00Z"/>
  <w16cex:commentExtensible w16cex:durableId="25EAC6CF" w16cex:dateUtc="2022-03-27T03:19:00Z"/>
  <w16cex:commentExtensible w16cex:durableId="2822233F" w16cex:dateUtc="2023-05-31T11:49:00Z"/>
  <w16cex:commentExtensible w16cex:durableId="25EAD0F8" w16cex:dateUtc="2022-03-27T04:03:00Z"/>
  <w16cex:commentExtensible w16cex:durableId="2821F53C" w16cex:dateUtc="2023-05-31T08:33:00Z"/>
  <w16cex:commentExtensible w16cex:durableId="25EAEE0F" w16cex:dateUtc="2022-03-27T06:07:00Z"/>
  <w16cex:commentExtensible w16cex:durableId="25EAEEF1" w16cex:dateUtc="2022-03-27T06:10:00Z"/>
  <w16cex:commentExtensible w16cex:durableId="28CE9A5E" w16cex:dateUtc="2023-10-09T07:27:00Z"/>
  <w16cex:commentExtensible w16cex:durableId="25EAEF2D" w16cex:dateUtc="2022-03-27T06:11:00Z"/>
  <w16cex:commentExtensible w16cex:durableId="25EC7960" w16cex:dateUtc="2022-03-28T10:13:00Z"/>
  <w16cex:commentExtensible w16cex:durableId="25EAFC82" w16cex:dateUtc="2022-03-27T07:08:00Z"/>
  <w16cex:commentExtensible w16cex:durableId="25EAFD0A" w16cex:dateUtc="2022-03-27T07:11:00Z"/>
  <w16cex:commentExtensible w16cex:durableId="25EB019C" w16cex:dateUtc="2022-03-27T07:30:00Z"/>
  <w16cex:commentExtensible w16cex:durableId="25EC7FAB" w16cex:dateUtc="2022-03-27T07:11:00Z"/>
  <w16cex:commentExtensible w16cex:durableId="25EB01A2" w16cex:dateUtc="2022-03-27T07:30:00Z"/>
  <w16cex:commentExtensible w16cex:durableId="25EB0178" w16cex:dateUtc="2022-03-27T07:30:00Z"/>
  <w16cex:commentExtensible w16cex:durableId="25EC80C2" w16cex:dateUtc="2022-03-27T07:11:00Z"/>
  <w16cex:commentExtensible w16cex:durableId="25EB028E" w16cex:dateUtc="2022-03-27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DF3764" w16cid:durableId="25EAC6B3"/>
  <w16cid:commentId w16cid:paraId="253F3BB3" w16cid:durableId="2821F42C"/>
  <w16cid:commentId w16cid:paraId="647E1FF3" w16cid:durableId="25ED8605"/>
  <w16cid:commentId w16cid:paraId="1B192954" w16cid:durableId="25EAC6CF"/>
  <w16cid:commentId w16cid:paraId="3EFAD873" w16cid:durableId="2822233F"/>
  <w16cid:commentId w16cid:paraId="375B8D2A" w16cid:durableId="25EAD0F8"/>
  <w16cid:commentId w16cid:paraId="24BAED44" w16cid:durableId="2821F53C"/>
  <w16cid:commentId w16cid:paraId="4751E0E0" w16cid:durableId="25EAEE0F"/>
  <w16cid:commentId w16cid:paraId="36C04872" w16cid:durableId="25EAEEF1"/>
  <w16cid:commentId w16cid:paraId="25F3078B" w16cid:durableId="28CE9A5E"/>
  <w16cid:commentId w16cid:paraId="30A863F9" w16cid:durableId="25EAEF2D"/>
  <w16cid:commentId w16cid:paraId="30FAFA2C" w16cid:durableId="25EC7960"/>
  <w16cid:commentId w16cid:paraId="3179E01C" w16cid:durableId="25EAFC82"/>
  <w16cid:commentId w16cid:paraId="55832BE2" w16cid:durableId="25EAFD0A"/>
  <w16cid:commentId w16cid:paraId="6D41B92A" w16cid:durableId="25EB019C"/>
  <w16cid:commentId w16cid:paraId="178C1BCA" w16cid:durableId="25EC7FAB"/>
  <w16cid:commentId w16cid:paraId="4CD85D93" w16cid:durableId="25EB01A2"/>
  <w16cid:commentId w16cid:paraId="400B4BE1" w16cid:durableId="25EB0178"/>
  <w16cid:commentId w16cid:paraId="56FBDAA8" w16cid:durableId="25EC80C2"/>
  <w16cid:commentId w16cid:paraId="7E1C6554" w16cid:durableId="25EB02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B765D" w14:textId="77777777" w:rsidR="00C122B0" w:rsidRDefault="00C122B0">
      <w:pPr>
        <w:spacing w:after="0" w:line="240" w:lineRule="auto"/>
      </w:pPr>
      <w:r>
        <w:separator/>
      </w:r>
    </w:p>
  </w:endnote>
  <w:endnote w:type="continuationSeparator" w:id="0">
    <w:p w14:paraId="60BA75C3" w14:textId="77777777" w:rsidR="00C122B0" w:rsidRDefault="00C12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TKaiti">
    <w:altName w:val="华文楷体"/>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49C06" w14:textId="4083470A" w:rsidR="00845C7F" w:rsidRDefault="00845C7F" w:rsidP="00677ED1">
    <w:pPr>
      <w:pStyle w:val="Footer"/>
      <w:ind w:right="18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24CF9" w14:textId="77777777" w:rsidR="00845C7F" w:rsidRPr="004F0CD2" w:rsidRDefault="00F04C76">
    <w:pPr>
      <w:pStyle w:val="Footer"/>
      <w:jc w:val="right"/>
      <w:rPr>
        <w:rFonts w:ascii="Times New Roman" w:hAnsi="Times New Roman" w:cs="Times New Roman"/>
        <w:color w:val="000000" w:themeColor="text1"/>
      </w:rPr>
    </w:pPr>
    <w:r>
      <w:rPr>
        <w:rFonts w:ascii="Times New Roman" w:hAnsi="Times New Roman" w:cs="Times New Roman" w:hint="eastAsia"/>
        <w:color w:val="000000" w:themeColor="text1"/>
      </w:rPr>
      <w:t>66</w:t>
    </w:r>
  </w:p>
  <w:p w14:paraId="4B1FB55D" w14:textId="77777777" w:rsidR="00845C7F" w:rsidRDefault="00845C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B21A4" w14:textId="77777777" w:rsidR="00C122B0" w:rsidRDefault="00C122B0">
      <w:pPr>
        <w:spacing w:after="0" w:line="240" w:lineRule="auto"/>
      </w:pPr>
      <w:r>
        <w:separator/>
      </w:r>
    </w:p>
  </w:footnote>
  <w:footnote w:type="continuationSeparator" w:id="0">
    <w:p w14:paraId="0D18AA5E" w14:textId="77777777" w:rsidR="00C122B0" w:rsidRDefault="00C12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E1D35"/>
    <w:multiLevelType w:val="hybridMultilevel"/>
    <w:tmpl w:val="6CECF482"/>
    <w:lvl w:ilvl="0" w:tplc="A4282D4E">
      <w:start w:val="1"/>
      <w:numFmt w:val="bullet"/>
      <w:lvlText w:val=""/>
      <w:lvlJc w:val="left"/>
      <w:pPr>
        <w:ind w:left="720" w:hanging="360"/>
      </w:pPr>
      <w:rPr>
        <w:rFonts w:ascii="Wingdings" w:hAnsi="Wingdings" w:hint="default"/>
        <w:b w:val="0"/>
        <w:i w:val="0"/>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0045E5"/>
    <w:multiLevelType w:val="hybridMultilevel"/>
    <w:tmpl w:val="51849622"/>
    <w:lvl w:ilvl="0" w:tplc="F9F84E14">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432AF"/>
    <w:multiLevelType w:val="hybridMultilevel"/>
    <w:tmpl w:val="B7F853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5341351">
    <w:abstractNumId w:val="1"/>
  </w:num>
  <w:num w:numId="2" w16cid:durableId="1216428898">
    <w:abstractNumId w:val="0"/>
  </w:num>
  <w:num w:numId="3" w16cid:durableId="16421561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ole H Jin">
    <w15:presenceInfo w15:providerId="AD" w15:userId="S::Nicole.H.Jin@cn.ey.com::cdbbc219-a839-4fde-8c65-abd18eb655b1"/>
  </w15:person>
  <w15:person w15:author="Sally Zhong">
    <w15:presenceInfo w15:providerId="AD" w15:userId="S::Sally.Zhong@cn.ey.com::8ea21686-6d55-4adc-a53a-657ad61aa23a"/>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rson w15:author="Stella TY">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A6"/>
    <w:rsid w:val="000851DF"/>
    <w:rsid w:val="0013074A"/>
    <w:rsid w:val="00172F0E"/>
    <w:rsid w:val="002409C2"/>
    <w:rsid w:val="00252B8C"/>
    <w:rsid w:val="00267FCD"/>
    <w:rsid w:val="00301E36"/>
    <w:rsid w:val="00313106"/>
    <w:rsid w:val="003269AE"/>
    <w:rsid w:val="003423D1"/>
    <w:rsid w:val="00352D61"/>
    <w:rsid w:val="003C278E"/>
    <w:rsid w:val="003E2CB0"/>
    <w:rsid w:val="003E3D70"/>
    <w:rsid w:val="003F7382"/>
    <w:rsid w:val="0046795F"/>
    <w:rsid w:val="004A7DED"/>
    <w:rsid w:val="004B183F"/>
    <w:rsid w:val="004D527A"/>
    <w:rsid w:val="005046AE"/>
    <w:rsid w:val="005E7030"/>
    <w:rsid w:val="006232A8"/>
    <w:rsid w:val="00677ED1"/>
    <w:rsid w:val="006B19F0"/>
    <w:rsid w:val="006C03F3"/>
    <w:rsid w:val="006C184D"/>
    <w:rsid w:val="00747F84"/>
    <w:rsid w:val="00761039"/>
    <w:rsid w:val="00780741"/>
    <w:rsid w:val="00795B9A"/>
    <w:rsid w:val="007B1C07"/>
    <w:rsid w:val="007D4019"/>
    <w:rsid w:val="007F42BF"/>
    <w:rsid w:val="00813A78"/>
    <w:rsid w:val="00814936"/>
    <w:rsid w:val="008278E9"/>
    <w:rsid w:val="00845C7F"/>
    <w:rsid w:val="00880D89"/>
    <w:rsid w:val="00882A73"/>
    <w:rsid w:val="00897443"/>
    <w:rsid w:val="008A3493"/>
    <w:rsid w:val="008A469E"/>
    <w:rsid w:val="00902682"/>
    <w:rsid w:val="00934463"/>
    <w:rsid w:val="009D3546"/>
    <w:rsid w:val="00A33638"/>
    <w:rsid w:val="00A76A3C"/>
    <w:rsid w:val="00A94010"/>
    <w:rsid w:val="00AE644E"/>
    <w:rsid w:val="00AF6465"/>
    <w:rsid w:val="00B76292"/>
    <w:rsid w:val="00B769FD"/>
    <w:rsid w:val="00BF7B9C"/>
    <w:rsid w:val="00C122B0"/>
    <w:rsid w:val="00C12BEE"/>
    <w:rsid w:val="00C25FA6"/>
    <w:rsid w:val="00C85DB9"/>
    <w:rsid w:val="00CB6131"/>
    <w:rsid w:val="00CD7AD3"/>
    <w:rsid w:val="00CE42D2"/>
    <w:rsid w:val="00D57224"/>
    <w:rsid w:val="00DF5B8A"/>
    <w:rsid w:val="00E07ABF"/>
    <w:rsid w:val="00EB05E8"/>
    <w:rsid w:val="00EB0C34"/>
    <w:rsid w:val="00EB2F28"/>
    <w:rsid w:val="00EB309E"/>
    <w:rsid w:val="00EB6A15"/>
    <w:rsid w:val="00EE55A4"/>
    <w:rsid w:val="00F04C76"/>
    <w:rsid w:val="00F0665B"/>
    <w:rsid w:val="00F82A4F"/>
    <w:rsid w:val="00F9319E"/>
    <w:rsid w:val="00FA0AE9"/>
    <w:rsid w:val="00FB41E3"/>
    <w:rsid w:val="00FE0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783C8"/>
  <w15:chartTrackingRefBased/>
  <w15:docId w15:val="{77120300-EFA8-4069-A9CA-529827DC0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TKaiti"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FA6"/>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5FA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25FA6"/>
    <w:rPr>
      <w:rFonts w:eastAsiaTheme="minorEastAsia"/>
      <w:kern w:val="0"/>
      <w:sz w:val="18"/>
      <w:szCs w:val="18"/>
    </w:rPr>
  </w:style>
  <w:style w:type="paragraph" w:styleId="ListParagraph">
    <w:name w:val="List Paragraph"/>
    <w:basedOn w:val="Normal"/>
    <w:uiPriority w:val="34"/>
    <w:qFormat/>
    <w:rsid w:val="00C25FA6"/>
    <w:pPr>
      <w:spacing w:after="0" w:line="240" w:lineRule="auto"/>
      <w:ind w:firstLineChars="200" w:firstLine="420"/>
      <w:jc w:val="both"/>
    </w:pPr>
    <w:rPr>
      <w:rFonts w:ascii="Times New Roman" w:eastAsia="MS Mincho" w:hAnsi="Times New Roman" w:cs="Times New Roman"/>
      <w:sz w:val="24"/>
      <w:szCs w:val="24"/>
      <w:lang w:eastAsia="en-US"/>
    </w:rPr>
  </w:style>
  <w:style w:type="paragraph" w:customStyle="1" w:styleId="Default">
    <w:name w:val="Default"/>
    <w:rsid w:val="00C25FA6"/>
    <w:pPr>
      <w:autoSpaceDE w:val="0"/>
      <w:autoSpaceDN w:val="0"/>
      <w:adjustRightInd w:val="0"/>
      <w:spacing w:after="160" w:line="259" w:lineRule="auto"/>
    </w:pPr>
    <w:rPr>
      <w:rFonts w:ascii="Arial" w:eastAsia="Times New Roman" w:hAnsi="Arial" w:cs="Arial"/>
      <w:color w:val="000000"/>
      <w:kern w:val="0"/>
      <w:sz w:val="24"/>
      <w:szCs w:val="24"/>
      <w:lang w:eastAsia="en-US"/>
    </w:rPr>
  </w:style>
  <w:style w:type="character" w:styleId="CommentReference">
    <w:name w:val="annotation reference"/>
    <w:basedOn w:val="DefaultParagraphFont"/>
    <w:uiPriority w:val="99"/>
    <w:semiHidden/>
    <w:unhideWhenUsed/>
    <w:rsid w:val="00C25FA6"/>
    <w:rPr>
      <w:sz w:val="21"/>
      <w:szCs w:val="21"/>
    </w:rPr>
  </w:style>
  <w:style w:type="paragraph" w:styleId="CommentText">
    <w:name w:val="annotation text"/>
    <w:basedOn w:val="Normal"/>
    <w:link w:val="CommentTextChar"/>
    <w:uiPriority w:val="99"/>
    <w:unhideWhenUsed/>
    <w:rsid w:val="00C25FA6"/>
  </w:style>
  <w:style w:type="character" w:customStyle="1" w:styleId="CommentTextChar">
    <w:name w:val="Comment Text Char"/>
    <w:basedOn w:val="DefaultParagraphFont"/>
    <w:link w:val="CommentText"/>
    <w:uiPriority w:val="99"/>
    <w:rsid w:val="00C25FA6"/>
    <w:rPr>
      <w:rFonts w:eastAsiaTheme="minorEastAsia"/>
      <w:kern w:val="0"/>
    </w:rPr>
  </w:style>
  <w:style w:type="paragraph" w:styleId="CommentSubject">
    <w:name w:val="annotation subject"/>
    <w:basedOn w:val="CommentText"/>
    <w:next w:val="CommentText"/>
    <w:link w:val="CommentSubjectChar"/>
    <w:uiPriority w:val="99"/>
    <w:semiHidden/>
    <w:unhideWhenUsed/>
    <w:rsid w:val="00C25FA6"/>
    <w:rPr>
      <w:b/>
      <w:bCs/>
    </w:rPr>
  </w:style>
  <w:style w:type="character" w:customStyle="1" w:styleId="CommentSubjectChar">
    <w:name w:val="Comment Subject Char"/>
    <w:basedOn w:val="CommentTextChar"/>
    <w:link w:val="CommentSubject"/>
    <w:uiPriority w:val="99"/>
    <w:semiHidden/>
    <w:rsid w:val="00C25FA6"/>
    <w:rPr>
      <w:rFonts w:eastAsiaTheme="minorEastAsia"/>
      <w:b/>
      <w:bCs/>
      <w:kern w:val="0"/>
    </w:rPr>
  </w:style>
  <w:style w:type="paragraph" w:styleId="Header">
    <w:name w:val="header"/>
    <w:basedOn w:val="Normal"/>
    <w:link w:val="HeaderChar"/>
    <w:uiPriority w:val="99"/>
    <w:unhideWhenUsed/>
    <w:rsid w:val="00CE42D2"/>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CE42D2"/>
    <w:rPr>
      <w:rFonts w:eastAsiaTheme="minorEastAsia"/>
      <w:kern w:val="0"/>
      <w:sz w:val="18"/>
      <w:szCs w:val="18"/>
    </w:rPr>
  </w:style>
  <w:style w:type="paragraph" w:customStyle="1" w:styleId="BodyCopy">
    <w:name w:val="Body Copy"/>
    <w:basedOn w:val="Normal"/>
    <w:rsid w:val="002409C2"/>
    <w:pPr>
      <w:keepNext/>
      <w:tabs>
        <w:tab w:val="left" w:pos="3240"/>
      </w:tabs>
      <w:overflowPunct w:val="0"/>
      <w:autoSpaceDE w:val="0"/>
      <w:autoSpaceDN w:val="0"/>
      <w:adjustRightInd w:val="0"/>
      <w:spacing w:after="0" w:line="280" w:lineRule="exact"/>
      <w:ind w:right="43"/>
      <w:jc w:val="both"/>
      <w:textAlignment w:val="baseline"/>
    </w:pPr>
    <w:rPr>
      <w:rFonts w:ascii="Times New Roman" w:eastAsia="Times New Roman" w:hAnsi="Times New Roman" w:cs="Times New Roman"/>
      <w:sz w:val="24"/>
      <w:szCs w:val="20"/>
      <w:lang w:eastAsia="en-US"/>
    </w:rPr>
  </w:style>
  <w:style w:type="paragraph" w:styleId="Revision">
    <w:name w:val="Revision"/>
    <w:hidden/>
    <w:uiPriority w:val="99"/>
    <w:semiHidden/>
    <w:rsid w:val="00AF6465"/>
    <w:rPr>
      <w:rFonts w:eastAsiaTheme="minorEastAsia"/>
      <w:kern w:val="0"/>
    </w:rPr>
  </w:style>
  <w:style w:type="character" w:customStyle="1" w:styleId="normaltextrun">
    <w:name w:val="normaltextrun"/>
    <w:basedOn w:val="DefaultParagraphFont"/>
    <w:rsid w:val="00902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1b8f5d5108dbb0d05678cca7f5910e9b">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1ACC02-93CD-42F9-815C-8A5DAC0B4113}">
  <ds:schemaRefs>
    <ds:schemaRef ds:uri="http://schemas.microsoft.com/sharepoint/v3/contenttype/forms"/>
  </ds:schemaRefs>
</ds:datastoreItem>
</file>

<file path=customXml/itemProps2.xml><?xml version="1.0" encoding="utf-8"?>
<ds:datastoreItem xmlns:ds="http://schemas.openxmlformats.org/officeDocument/2006/customXml" ds:itemID="{A48342CC-FE27-4195-B8F2-0529FED5B24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D1A196-DDB4-400F-8335-0E3D6280E0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4</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38</cp:revision>
  <dcterms:created xsi:type="dcterms:W3CDTF">2022-03-27T03:10:00Z</dcterms:created>
  <dcterms:modified xsi:type="dcterms:W3CDTF">2024-07-10T09:56:00Z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7187300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{"FileActivityType":"6","FileActivityTimeStamp":"2023-05-31T11:49:46.940Z","FileActivityUsersOnPage":[{"DisplayName":"Sally Zhong","Id":"sally.zhong@cn.ey.com"}],"FileActivityNavigationId":null}</vt:lpwstr>
  </property>
  <property fmtid="{D5CDD505-2E9C-101B-9397-08002B2CF9AE}" pid="7" name="_ExtendedDescription">
    <vt:lpwstr/>
  </property>
</Properties>
</file>
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EA79" w14:textId="77777777" w:rsidR="00C5694C" w:rsidRPr="00755567" w:rsidRDefault="00C5694C" w:rsidP="00755567">
      <w:pPr>
        <w:widowControl w:val="0"/>
        <w:snapToGrid w:val="0"/>
        <w:spacing w:line="276" w:lineRule="auto"/>
        <w:jc w:val="both"/>
        <w:rPr>
          <w:rFonts w:eastAsia="黑体"/>
          <w:spacing w:val="-4"/>
          <w:sz w:val="22"/>
          <w:szCs w:val="22"/>
        </w:rPr>
      </w:pPr>
    </w:p>
    <w:p w14:paraId="523BC9F2" w14:textId="77777777" w:rsidR="00C5694C" w:rsidRPr="00755567" w:rsidRDefault="00C5694C" w:rsidP="00755567">
      <w:pPr>
        <w:widowControl w:val="0"/>
        <w:snapToGrid w:val="0"/>
        <w:spacing w:line="276" w:lineRule="auto"/>
        <w:jc w:val="both"/>
        <w:rPr>
          <w:rFonts w:eastAsia="黑体"/>
          <w:spacing w:val="-4"/>
          <w:sz w:val="22"/>
          <w:szCs w:val="22"/>
        </w:rPr>
      </w:pPr>
    </w:p>
    <w:p w14:paraId="5ABF2646" w14:textId="77777777" w:rsidR="00C5694C" w:rsidRPr="00755567" w:rsidRDefault="00C5694C" w:rsidP="00755567">
      <w:pPr>
        <w:widowControl w:val="0"/>
        <w:snapToGrid w:val="0"/>
        <w:spacing w:line="276" w:lineRule="auto"/>
        <w:jc w:val="both"/>
        <w:rPr>
          <w:rFonts w:eastAsia="黑体"/>
          <w:spacing w:val="-4"/>
          <w:sz w:val="22"/>
          <w:szCs w:val="22"/>
        </w:rPr>
      </w:pPr>
    </w:p>
    <w:p w14:paraId="722C31B4" w14:textId="77777777" w:rsidR="00C5694C" w:rsidRPr="00755567" w:rsidRDefault="00C5694C" w:rsidP="00755567">
      <w:pPr>
        <w:widowControl w:val="0"/>
        <w:snapToGrid w:val="0"/>
        <w:spacing w:line="276" w:lineRule="auto"/>
        <w:jc w:val="both"/>
        <w:rPr>
          <w:rFonts w:eastAsia="黑体"/>
          <w:spacing w:val="-4"/>
          <w:sz w:val="22"/>
          <w:szCs w:val="22"/>
        </w:rPr>
      </w:pPr>
    </w:p>
    <w:p w14:paraId="247BC446" w14:textId="2541857F" w:rsidR="00C5694C" w:rsidRPr="00755567" w:rsidRDefault="00C5694C" w:rsidP="00755567">
      <w:pPr>
        <w:widowControl w:val="0"/>
        <w:snapToGrid w:val="0"/>
        <w:spacing w:line="276" w:lineRule="auto"/>
        <w:jc w:val="both"/>
        <w:rPr>
          <w:rFonts w:eastAsia="黑体"/>
          <w:b/>
          <w:spacing w:val="-4"/>
          <w:sz w:val="22"/>
          <w:szCs w:val="22"/>
          <w:lang w:eastAsia="zh-CN"/>
        </w:rPr>
      </w:pPr>
      <w:commentRangeStart w:id="0"/>
      <w:r w:rsidRPr="00755567">
        <w:rPr>
          <w:rFonts w:eastAsia="黑体"/>
          <w:b/>
          <w:spacing w:val="-4"/>
          <w:sz w:val="22"/>
          <w:szCs w:val="22"/>
          <w:lang w:eastAsia="zh-CN"/>
        </w:rPr>
        <w:t>独立</w:t>
      </w:r>
      <w:commentRangeEnd w:id="0"/>
      <w:r w:rsidRPr="00755567">
        <w:rPr>
          <w:rStyle w:val="CommentReference"/>
          <w:rFonts w:eastAsia="黑体"/>
          <w:sz w:val="22"/>
          <w:szCs w:val="22"/>
        </w:rPr>
        <w:commentReference w:id="0"/>
      </w:r>
      <w:r w:rsidR="00F328E5">
        <w:rPr>
          <w:rFonts w:eastAsia="黑体" w:hint="eastAsia"/>
          <w:b/>
          <w:spacing w:val="-4"/>
          <w:sz w:val="22"/>
          <w:szCs w:val="22"/>
          <w:lang w:eastAsia="zh-CN"/>
        </w:rPr>
        <w:t>服务</w:t>
      </w:r>
      <w:r w:rsidR="0042780A" w:rsidRPr="00755567">
        <w:rPr>
          <w:rFonts w:eastAsia="黑体" w:hint="eastAsia"/>
          <w:b/>
          <w:spacing w:val="-4"/>
          <w:sz w:val="22"/>
          <w:szCs w:val="22"/>
          <w:lang w:eastAsia="zh-CN"/>
        </w:rPr>
        <w:t>审</w:t>
      </w:r>
      <w:r w:rsidR="00B81019" w:rsidRPr="00755567">
        <w:rPr>
          <w:rFonts w:eastAsia="黑体" w:hint="eastAsia"/>
          <w:b/>
          <w:spacing w:val="-4"/>
          <w:sz w:val="22"/>
          <w:szCs w:val="22"/>
          <w:lang w:eastAsia="zh-CN"/>
        </w:rPr>
        <w:t>计师</w:t>
      </w:r>
      <w:r w:rsidRPr="00755567">
        <w:rPr>
          <w:rFonts w:eastAsia="黑体"/>
          <w:b/>
          <w:spacing w:val="-4"/>
          <w:sz w:val="22"/>
          <w:szCs w:val="22"/>
          <w:lang w:eastAsia="zh-CN"/>
        </w:rPr>
        <w:t>报告</w:t>
      </w:r>
    </w:p>
    <w:p w14:paraId="3B256AE6" w14:textId="77777777" w:rsidR="00C5694C" w:rsidRPr="00755567" w:rsidRDefault="00C5694C" w:rsidP="00755567">
      <w:pPr>
        <w:widowControl w:val="0"/>
        <w:snapToGrid w:val="0"/>
        <w:spacing w:line="276" w:lineRule="auto"/>
        <w:jc w:val="both"/>
        <w:rPr>
          <w:rFonts w:eastAsia="黑体"/>
          <w:b/>
          <w:spacing w:val="-4"/>
          <w:sz w:val="22"/>
          <w:szCs w:val="22"/>
          <w:lang w:eastAsia="zh-CN"/>
        </w:rPr>
      </w:pPr>
    </w:p>
    <w:p w14:paraId="2582DF9C" w14:textId="28E81E56" w:rsidR="00C5694C" w:rsidRPr="00755567" w:rsidRDefault="00C5694C" w:rsidP="00755567">
      <w:pPr>
        <w:widowControl w:val="0"/>
        <w:snapToGrid w:val="0"/>
        <w:spacing w:line="276" w:lineRule="auto"/>
        <w:jc w:val="both"/>
        <w:rPr>
          <w:rFonts w:eastAsia="黑体"/>
          <w:b/>
          <w:spacing w:val="-4"/>
          <w:sz w:val="22"/>
          <w:szCs w:val="22"/>
          <w:lang w:eastAsia="zh-CN"/>
        </w:rPr>
      </w:pPr>
      <w:r w:rsidRPr="008A6789">
        <w:rPr>
          <w:rFonts w:eastAsia="黑体"/>
          <w:bCs/>
          <w:sz w:val="22"/>
          <w:szCs w:val="22"/>
          <w:lang w:eastAsia="zh-CN"/>
        </w:rPr>
        <w:t>致</w:t>
      </w:r>
      <w:r w:rsidRPr="00755567">
        <w:rPr>
          <w:rFonts w:eastAsia="黑体"/>
          <w:b/>
          <w:sz w:val="22"/>
          <w:szCs w:val="22"/>
          <w:lang w:eastAsia="zh-CN"/>
        </w:rPr>
        <w:t xml:space="preserve"> </w:t>
      </w:r>
      <w:r w:rsidRPr="00755567">
        <w:rPr>
          <w:rFonts w:eastAsia="黑体"/>
          <w:b/>
          <w:sz w:val="22"/>
          <w:szCs w:val="22"/>
          <w:lang w:eastAsia="zh-CN"/>
        </w:rPr>
        <w:t>【</w:t>
      </w:r>
      <w:r w:rsidR="0033374E" w:rsidRPr="0033374E">
        <w:rPr>
          <w:rFonts w:eastAsia="黑体" w:hint="eastAsia"/>
          <w:b/>
          <w:bCs/>
          <w:sz w:val="22"/>
          <w:szCs w:val="18"/>
          <w:lang w:eastAsia="zh-CN"/>
        </w:rPr>
        <w:t>服务机构</w:t>
      </w:r>
      <w:r w:rsidRPr="00755567">
        <w:rPr>
          <w:rFonts w:eastAsia="黑体"/>
          <w:b/>
          <w:sz w:val="22"/>
          <w:szCs w:val="22"/>
          <w:lang w:eastAsia="zh-CN"/>
        </w:rPr>
        <w:t>名称】</w:t>
      </w:r>
      <w:commentRangeStart w:id="2"/>
      <w:r w:rsidRPr="008A6789">
        <w:rPr>
          <w:rFonts w:eastAsia="黑体"/>
          <w:bCs/>
          <w:sz w:val="22"/>
          <w:szCs w:val="22"/>
          <w:lang w:eastAsia="zh-CN"/>
        </w:rPr>
        <w:t>董事会</w:t>
      </w:r>
      <w:commentRangeEnd w:id="2"/>
      <w:r w:rsidR="0013717B">
        <w:rPr>
          <w:rStyle w:val="CommentReference"/>
        </w:rPr>
        <w:commentReference w:id="2"/>
      </w:r>
    </w:p>
    <w:p w14:paraId="28C92649" w14:textId="77777777" w:rsidR="00C5694C" w:rsidRPr="00755567" w:rsidRDefault="00C5694C" w:rsidP="00755567">
      <w:pPr>
        <w:pStyle w:val="BodyCopy"/>
        <w:widowControl w:val="0"/>
        <w:snapToGrid w:val="0"/>
        <w:spacing w:line="276" w:lineRule="auto"/>
        <w:rPr>
          <w:rFonts w:eastAsia="黑体"/>
          <w:spacing w:val="-4"/>
          <w:sz w:val="22"/>
          <w:szCs w:val="22"/>
          <w:lang w:eastAsia="zh-CN"/>
        </w:rPr>
      </w:pPr>
    </w:p>
    <w:p w14:paraId="47CE845A" w14:textId="77777777" w:rsidR="00C5694C" w:rsidRPr="00755567" w:rsidRDefault="00C5694C" w:rsidP="00755567">
      <w:pPr>
        <w:pStyle w:val="BodyCopy"/>
        <w:widowControl w:val="0"/>
        <w:snapToGrid w:val="0"/>
        <w:spacing w:line="276" w:lineRule="auto"/>
        <w:rPr>
          <w:rFonts w:eastAsia="黑体"/>
          <w:bCs/>
          <w:spacing w:val="-4"/>
          <w:sz w:val="22"/>
          <w:szCs w:val="22"/>
          <w:lang w:eastAsia="zh-CN"/>
        </w:rPr>
      </w:pPr>
    </w:p>
    <w:p w14:paraId="58B8559F" w14:textId="77777777" w:rsidR="00C5694C" w:rsidRPr="00755567" w:rsidRDefault="00C5694C" w:rsidP="00755567">
      <w:pPr>
        <w:pStyle w:val="BodyCopy"/>
        <w:widowControl w:val="0"/>
        <w:snapToGrid w:val="0"/>
        <w:spacing w:line="276" w:lineRule="auto"/>
        <w:rPr>
          <w:rFonts w:eastAsia="黑体"/>
          <w:bCs/>
          <w:i/>
          <w:iCs/>
          <w:spacing w:val="-4"/>
          <w:sz w:val="22"/>
          <w:szCs w:val="22"/>
          <w:lang w:eastAsia="zh-CN"/>
        </w:rPr>
      </w:pPr>
      <w:r w:rsidRPr="00755567">
        <w:rPr>
          <w:rFonts w:eastAsia="黑体"/>
          <w:bCs/>
          <w:i/>
          <w:iCs/>
          <w:spacing w:val="-4"/>
          <w:sz w:val="22"/>
          <w:szCs w:val="22"/>
          <w:lang w:eastAsia="zh-CN"/>
        </w:rPr>
        <w:t>范围</w:t>
      </w:r>
    </w:p>
    <w:p w14:paraId="1F8DB6A3" w14:textId="482FF448" w:rsidR="00C5694C" w:rsidRPr="00755567" w:rsidRDefault="00C5694C"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我们检查了</w:t>
      </w:r>
      <w:r w:rsidRPr="00755567">
        <w:rPr>
          <w:rFonts w:eastAsia="黑体"/>
          <w:b/>
          <w:spacing w:val="-4"/>
          <w:sz w:val="22"/>
          <w:szCs w:val="22"/>
          <w:lang w:eastAsia="zh-CN"/>
        </w:rPr>
        <w:t>【</w:t>
      </w:r>
      <w:r w:rsidR="0033374E" w:rsidRPr="0033374E">
        <w:rPr>
          <w:rFonts w:eastAsia="黑体" w:hint="eastAsia"/>
          <w:b/>
          <w:bCs/>
          <w:sz w:val="22"/>
          <w:szCs w:val="18"/>
          <w:lang w:eastAsia="zh-CN"/>
        </w:rPr>
        <w:t>服务机构</w:t>
      </w:r>
      <w:r w:rsidRPr="00755567">
        <w:rPr>
          <w:rFonts w:eastAsia="黑体"/>
          <w:b/>
          <w:spacing w:val="-4"/>
          <w:sz w:val="22"/>
          <w:szCs w:val="22"/>
          <w:lang w:eastAsia="zh-CN"/>
        </w:rPr>
        <w:t>名称】</w:t>
      </w:r>
      <w:r w:rsidRPr="00755567">
        <w:rPr>
          <w:rFonts w:eastAsia="黑体"/>
          <w:bCs/>
          <w:spacing w:val="-4"/>
          <w:sz w:val="22"/>
          <w:szCs w:val="22"/>
          <w:lang w:eastAsia="zh-CN"/>
        </w:rPr>
        <w:t>（以下简称</w:t>
      </w:r>
      <w:r w:rsidRPr="00755567">
        <w:rPr>
          <w:rFonts w:eastAsia="黑体" w:hint="eastAsia"/>
          <w:bCs/>
          <w:spacing w:val="-4"/>
          <w:sz w:val="22"/>
          <w:szCs w:val="22"/>
          <w:lang w:eastAsia="zh-CN"/>
        </w:rPr>
        <w:t>“</w:t>
      </w:r>
      <w:r w:rsidRPr="00755567">
        <w:rPr>
          <w:rFonts w:eastAsia="黑体"/>
          <w:b/>
          <w:spacing w:val="-4"/>
          <w:sz w:val="22"/>
          <w:szCs w:val="22"/>
          <w:lang w:eastAsia="zh-CN"/>
        </w:rPr>
        <w:t>【</w:t>
      </w:r>
      <w:r w:rsidR="0033374E" w:rsidRPr="0033374E">
        <w:rPr>
          <w:rFonts w:eastAsia="黑体" w:hint="eastAsia"/>
          <w:b/>
          <w:bCs/>
          <w:sz w:val="22"/>
          <w:szCs w:val="18"/>
          <w:lang w:eastAsia="zh-CN"/>
        </w:rPr>
        <w:t>服务机构</w:t>
      </w:r>
      <w:r w:rsidRPr="00755567">
        <w:rPr>
          <w:rFonts w:eastAsia="黑体" w:hint="eastAsia"/>
          <w:b/>
          <w:spacing w:val="-4"/>
          <w:sz w:val="22"/>
          <w:szCs w:val="22"/>
          <w:lang w:eastAsia="zh-CN"/>
        </w:rPr>
        <w:t>简称</w:t>
      </w:r>
      <w:r w:rsidRPr="00755567">
        <w:rPr>
          <w:rFonts w:eastAsia="黑体"/>
          <w:b/>
          <w:spacing w:val="-4"/>
          <w:sz w:val="22"/>
          <w:szCs w:val="22"/>
          <w:lang w:eastAsia="zh-CN"/>
        </w:rPr>
        <w:t>】</w:t>
      </w:r>
      <w:r w:rsidRPr="00755567">
        <w:rPr>
          <w:rFonts w:eastAsia="黑体" w:hint="eastAsia"/>
          <w:bCs/>
          <w:spacing w:val="-4"/>
          <w:sz w:val="22"/>
          <w:szCs w:val="22"/>
          <w:lang w:eastAsia="zh-CN"/>
        </w:rPr>
        <w:t>”</w:t>
      </w:r>
      <w:ins w:id="3" w:author="Stella TY" w:date="2024-01-05T15:29:00Z">
        <w:r w:rsidR="004A20BF">
          <w:rPr>
            <w:rFonts w:eastAsia="黑体" w:hint="eastAsia"/>
            <w:bCs/>
            <w:spacing w:val="-4"/>
            <w:sz w:val="22"/>
            <w:szCs w:val="22"/>
            <w:lang w:eastAsia="zh-CN"/>
          </w:rPr>
          <w:t>或“服务机构”</w:t>
        </w:r>
      </w:ins>
      <w:r w:rsidRPr="00755567">
        <w:rPr>
          <w:rFonts w:eastAsia="黑体"/>
          <w:bCs/>
          <w:spacing w:val="-4"/>
          <w:sz w:val="22"/>
          <w:szCs w:val="22"/>
          <w:lang w:eastAsia="zh-CN"/>
        </w:rPr>
        <w:t>）</w:t>
      </w:r>
      <w:r w:rsidRPr="00755567">
        <w:rPr>
          <w:rFonts w:eastAsia="黑体" w:hint="eastAsia"/>
          <w:bCs/>
          <w:i/>
          <w:iCs/>
          <w:spacing w:val="-4"/>
          <w:sz w:val="22"/>
          <w:szCs w:val="22"/>
          <w:lang w:eastAsia="zh-CN"/>
        </w:rPr>
        <w:t>关于</w:t>
      </w:r>
      <w:r w:rsidRPr="00755567">
        <w:rPr>
          <w:rFonts w:eastAsia="黑体" w:hint="eastAsia"/>
          <w:b/>
          <w:i/>
          <w:iCs/>
          <w:spacing w:val="-4"/>
          <w:sz w:val="22"/>
          <w:szCs w:val="22"/>
          <w:lang w:eastAsia="zh-CN"/>
        </w:rPr>
        <w:t>【</w:t>
      </w:r>
      <w:r w:rsidR="0033374E" w:rsidRPr="0033374E">
        <w:rPr>
          <w:rFonts w:eastAsia="黑体" w:hint="eastAsia"/>
          <w:b/>
          <w:bCs/>
          <w:i/>
          <w:iCs/>
          <w:sz w:val="22"/>
          <w:szCs w:val="18"/>
          <w:lang w:eastAsia="zh-CN"/>
        </w:rPr>
        <w:t>服务机构</w:t>
      </w:r>
      <w:r w:rsidRPr="00755567">
        <w:rPr>
          <w:rFonts w:eastAsia="黑体" w:hint="eastAsia"/>
          <w:b/>
          <w:i/>
          <w:iCs/>
          <w:spacing w:val="-4"/>
          <w:sz w:val="22"/>
          <w:szCs w:val="22"/>
          <w:lang w:eastAsia="zh-CN"/>
        </w:rPr>
        <w:t>名称】</w:t>
      </w:r>
      <w:r w:rsidRPr="00755567">
        <w:rPr>
          <w:rFonts w:eastAsia="黑体" w:hint="eastAsia"/>
          <w:bCs/>
          <w:i/>
          <w:iCs/>
          <w:spacing w:val="-4"/>
          <w:sz w:val="22"/>
          <w:szCs w:val="22"/>
          <w:lang w:eastAsia="zh-CN"/>
        </w:rPr>
        <w:t>之</w:t>
      </w:r>
      <w:r w:rsidRPr="00755567">
        <w:rPr>
          <w:rFonts w:eastAsia="黑体" w:hint="eastAsia"/>
          <w:b/>
          <w:i/>
          <w:iCs/>
          <w:spacing w:val="-4"/>
          <w:sz w:val="22"/>
          <w:szCs w:val="22"/>
          <w:lang w:eastAsia="zh-CN"/>
        </w:rPr>
        <w:t>【</w:t>
      </w:r>
      <w:r w:rsidR="0033374E" w:rsidRPr="0033374E">
        <w:rPr>
          <w:rFonts w:eastAsia="黑体" w:hint="eastAsia"/>
          <w:b/>
          <w:bCs/>
          <w:i/>
          <w:iCs/>
          <w:sz w:val="22"/>
          <w:szCs w:val="18"/>
          <w:lang w:eastAsia="zh-CN"/>
        </w:rPr>
        <w:t>服务机构</w:t>
      </w:r>
      <w:r w:rsidRPr="00755567">
        <w:rPr>
          <w:rFonts w:eastAsia="黑体" w:hint="eastAsia"/>
          <w:b/>
          <w:i/>
          <w:iCs/>
          <w:spacing w:val="-4"/>
          <w:sz w:val="22"/>
          <w:szCs w:val="22"/>
          <w:lang w:eastAsia="zh-CN"/>
        </w:rPr>
        <w:t>服务体系名称】</w:t>
      </w:r>
      <w:r w:rsidRPr="00755567">
        <w:rPr>
          <w:rFonts w:eastAsia="黑体" w:hint="eastAsia"/>
          <w:bCs/>
          <w:i/>
          <w:iCs/>
          <w:spacing w:val="-4"/>
          <w:sz w:val="22"/>
          <w:szCs w:val="22"/>
          <w:lang w:eastAsia="zh-CN"/>
        </w:rPr>
        <w:t>与基于可信服务标准的</w:t>
      </w:r>
      <w:commentRangeStart w:id="4"/>
      <w:r w:rsidRPr="00755567">
        <w:rPr>
          <w:rFonts w:eastAsia="黑体" w:hint="eastAsia"/>
          <w:b/>
          <w:i/>
          <w:iCs/>
          <w:spacing w:val="-4"/>
          <w:sz w:val="22"/>
          <w:szCs w:val="22"/>
          <w:lang w:eastAsia="zh-CN"/>
        </w:rPr>
        <w:t>【安全性、可用性</w:t>
      </w:r>
      <w:r w:rsidR="006A152C" w:rsidRPr="00755567">
        <w:rPr>
          <w:rFonts w:eastAsia="黑体" w:hint="eastAsia"/>
          <w:b/>
          <w:i/>
          <w:iCs/>
          <w:spacing w:val="-4"/>
          <w:sz w:val="22"/>
          <w:szCs w:val="22"/>
          <w:lang w:eastAsia="zh-CN"/>
        </w:rPr>
        <w:t>、进程</w:t>
      </w:r>
      <w:del w:id="5" w:author="Stella TY" w:date="2024-01-05T15:32:00Z">
        <w:r w:rsidR="006A152C" w:rsidRPr="00755567" w:rsidDel="00DE746B">
          <w:rPr>
            <w:rFonts w:eastAsia="黑体" w:hint="eastAsia"/>
            <w:b/>
            <w:i/>
            <w:iCs/>
            <w:spacing w:val="-4"/>
            <w:sz w:val="22"/>
            <w:szCs w:val="22"/>
            <w:lang w:eastAsia="zh-CN"/>
          </w:rPr>
          <w:delText>性、</w:delText>
        </w:r>
      </w:del>
      <w:r w:rsidR="006A152C" w:rsidRPr="00755567">
        <w:rPr>
          <w:rFonts w:eastAsia="黑体" w:hint="eastAsia"/>
          <w:b/>
          <w:i/>
          <w:iCs/>
          <w:spacing w:val="-4"/>
          <w:sz w:val="22"/>
          <w:szCs w:val="22"/>
          <w:lang w:eastAsia="zh-CN"/>
        </w:rPr>
        <w:t>完整性、</w:t>
      </w:r>
      <w:r w:rsidRPr="00755567">
        <w:rPr>
          <w:rFonts w:eastAsia="黑体" w:hint="eastAsia"/>
          <w:b/>
          <w:i/>
          <w:iCs/>
          <w:spacing w:val="-4"/>
          <w:sz w:val="22"/>
          <w:szCs w:val="22"/>
          <w:lang w:eastAsia="zh-CN"/>
        </w:rPr>
        <w:t>保密性</w:t>
      </w:r>
      <w:r w:rsidR="008A74F3" w:rsidRPr="00755567">
        <w:rPr>
          <w:rFonts w:eastAsia="黑体" w:hint="eastAsia"/>
          <w:b/>
          <w:i/>
          <w:iCs/>
          <w:spacing w:val="-4"/>
          <w:sz w:val="22"/>
          <w:szCs w:val="22"/>
          <w:lang w:eastAsia="zh-CN"/>
        </w:rPr>
        <w:t>以</w:t>
      </w:r>
      <w:r w:rsidR="006A152C" w:rsidRPr="00755567">
        <w:rPr>
          <w:rFonts w:eastAsia="黑体" w:hint="eastAsia"/>
          <w:b/>
          <w:i/>
          <w:iCs/>
          <w:spacing w:val="-4"/>
          <w:sz w:val="22"/>
          <w:szCs w:val="22"/>
          <w:lang w:eastAsia="zh-CN"/>
        </w:rPr>
        <w:t>及隐私性】</w:t>
      </w:r>
      <w:commentRangeEnd w:id="4"/>
      <w:r w:rsidR="006A152C" w:rsidRPr="00755567">
        <w:rPr>
          <w:rFonts w:eastAsia="黑体"/>
          <w:b/>
          <w:i/>
          <w:iCs/>
          <w:spacing w:val="-4"/>
          <w:sz w:val="22"/>
          <w:szCs w:val="22"/>
          <w:lang w:eastAsia="zh-CN"/>
        </w:rPr>
        <w:commentReference w:id="4"/>
      </w:r>
      <w:r w:rsidRPr="00755567">
        <w:rPr>
          <w:rFonts w:eastAsia="黑体" w:hint="eastAsia"/>
          <w:bCs/>
          <w:i/>
          <w:iCs/>
          <w:spacing w:val="-4"/>
          <w:sz w:val="22"/>
          <w:szCs w:val="22"/>
          <w:lang w:eastAsia="zh-CN"/>
        </w:rPr>
        <w:t>标准相关之控制有效性的管理层认定</w:t>
      </w:r>
      <w:r w:rsidRPr="00755567">
        <w:rPr>
          <w:rFonts w:eastAsia="黑体" w:hint="eastAsia"/>
          <w:bCs/>
          <w:spacing w:val="-4"/>
          <w:sz w:val="22"/>
          <w:szCs w:val="22"/>
          <w:lang w:eastAsia="zh-CN"/>
        </w:rPr>
        <w:t>（以下简称“认定”）。该认定声明，在</w:t>
      </w:r>
      <w:r w:rsidR="00CE3B76" w:rsidRPr="00755567">
        <w:rPr>
          <w:rFonts w:eastAsia="黑体"/>
          <w:b/>
          <w:spacing w:val="-4"/>
          <w:sz w:val="22"/>
          <w:szCs w:val="22"/>
          <w:lang w:eastAsia="zh-CN"/>
        </w:rPr>
        <w:t>【日期】</w:t>
      </w:r>
      <w:r w:rsidR="00CE3B76" w:rsidRPr="00755567">
        <w:rPr>
          <w:rFonts w:eastAsia="黑体"/>
          <w:bCs/>
          <w:spacing w:val="-4"/>
          <w:sz w:val="22"/>
          <w:szCs w:val="22"/>
          <w:lang w:eastAsia="zh-CN"/>
        </w:rPr>
        <w:t>至</w:t>
      </w:r>
      <w:r w:rsidR="00CE3B76" w:rsidRPr="00755567">
        <w:rPr>
          <w:rFonts w:eastAsia="黑体"/>
          <w:b/>
          <w:spacing w:val="-4"/>
          <w:sz w:val="22"/>
          <w:szCs w:val="22"/>
          <w:lang w:eastAsia="zh-CN"/>
        </w:rPr>
        <w:t>【日期】</w:t>
      </w:r>
      <w:r w:rsidR="00CE3B76" w:rsidRPr="00755567">
        <w:rPr>
          <w:rFonts w:eastAsia="黑体"/>
          <w:bCs/>
          <w:spacing w:val="-4"/>
          <w:sz w:val="22"/>
          <w:szCs w:val="22"/>
          <w:lang w:eastAsia="zh-CN"/>
        </w:rPr>
        <w:t>止期间</w:t>
      </w:r>
      <w:r w:rsidRPr="00755567">
        <w:rPr>
          <w:rFonts w:eastAsia="黑体" w:hint="eastAsia"/>
          <w:bCs/>
          <w:spacing w:val="-4"/>
          <w:sz w:val="22"/>
          <w:szCs w:val="22"/>
          <w:lang w:eastAsia="zh-CN"/>
        </w:rPr>
        <w:t>内，</w:t>
      </w:r>
      <w:r w:rsidR="0092139B" w:rsidRPr="00755567">
        <w:rPr>
          <w:rFonts w:eastAsia="黑体" w:hint="eastAsia"/>
          <w:b/>
          <w:spacing w:val="-4"/>
          <w:sz w:val="22"/>
          <w:szCs w:val="22"/>
          <w:lang w:eastAsia="zh-CN"/>
        </w:rPr>
        <w:t>【</w:t>
      </w:r>
      <w:r w:rsidR="0033374E" w:rsidRPr="0033374E">
        <w:rPr>
          <w:rFonts w:eastAsia="黑体" w:hint="eastAsia"/>
          <w:b/>
          <w:bCs/>
          <w:sz w:val="22"/>
          <w:szCs w:val="18"/>
          <w:lang w:eastAsia="zh-CN"/>
        </w:rPr>
        <w:t>服务机构</w:t>
      </w:r>
      <w:r w:rsidR="0092139B" w:rsidRPr="00755567">
        <w:rPr>
          <w:rFonts w:eastAsia="黑体" w:hint="eastAsia"/>
          <w:b/>
          <w:spacing w:val="-4"/>
          <w:sz w:val="22"/>
          <w:szCs w:val="22"/>
          <w:lang w:eastAsia="zh-CN"/>
        </w:rPr>
        <w:t>服务体系名称】</w:t>
      </w:r>
      <w:r w:rsidRPr="00755567">
        <w:rPr>
          <w:rFonts w:eastAsia="黑体" w:hint="eastAsia"/>
          <w:bCs/>
          <w:spacing w:val="-4"/>
          <w:sz w:val="22"/>
          <w:szCs w:val="22"/>
          <w:lang w:eastAsia="zh-CN"/>
        </w:rPr>
        <w:t>（以下简称“体系”）所涵盖的控制有效</w:t>
      </w:r>
      <w:r w:rsidRPr="00755567">
        <w:rPr>
          <w:rFonts w:eastAsia="黑体"/>
          <w:bCs/>
          <w:spacing w:val="-4"/>
          <w:sz w:val="22"/>
          <w:szCs w:val="22"/>
          <w:lang w:eastAsia="zh-CN"/>
        </w:rPr>
        <w:t>，</w:t>
      </w:r>
      <w:r w:rsidRPr="00755567">
        <w:rPr>
          <w:rFonts w:eastAsia="黑体" w:hint="eastAsia"/>
          <w:bCs/>
          <w:spacing w:val="-4"/>
          <w:sz w:val="22"/>
          <w:szCs w:val="22"/>
          <w:lang w:eastAsia="zh-CN"/>
        </w:rPr>
        <w:t>该等控制为</w:t>
      </w:r>
      <w:r w:rsidR="0092139B" w:rsidRPr="00755567">
        <w:rPr>
          <w:rFonts w:eastAsia="黑体" w:hint="eastAsia"/>
          <w:b/>
          <w:spacing w:val="-4"/>
          <w:sz w:val="22"/>
          <w:szCs w:val="22"/>
          <w:lang w:eastAsia="zh-CN"/>
        </w:rPr>
        <w:t>【</w:t>
      </w:r>
      <w:r w:rsidR="0033374E" w:rsidRPr="0033374E">
        <w:rPr>
          <w:rFonts w:eastAsia="黑体" w:hint="eastAsia"/>
          <w:b/>
          <w:bCs/>
          <w:sz w:val="22"/>
          <w:szCs w:val="18"/>
          <w:lang w:eastAsia="zh-CN"/>
        </w:rPr>
        <w:t>服务机构</w:t>
      </w:r>
      <w:r w:rsidR="0092139B" w:rsidRPr="00755567">
        <w:rPr>
          <w:rFonts w:eastAsia="黑体" w:hint="eastAsia"/>
          <w:b/>
          <w:spacing w:val="-4"/>
          <w:sz w:val="22"/>
          <w:szCs w:val="22"/>
          <w:lang w:eastAsia="zh-CN"/>
        </w:rPr>
        <w:t>简称】</w:t>
      </w:r>
      <w:r w:rsidRPr="00755567">
        <w:rPr>
          <w:rFonts w:eastAsia="黑体" w:hint="eastAsia"/>
          <w:bCs/>
          <w:spacing w:val="-4"/>
          <w:sz w:val="22"/>
          <w:szCs w:val="22"/>
          <w:lang w:eastAsia="zh-CN"/>
        </w:rPr>
        <w:t>实现基于美国注册会计师协会</w:t>
      </w:r>
      <w:ins w:id="6" w:author="Stella TY" w:date="2024-02-01T14:21:00Z">
        <w:r w:rsidR="002C6128" w:rsidRPr="002C6128">
          <w:rPr>
            <w:rFonts w:eastAsia="黑体"/>
            <w:bCs/>
            <w:spacing w:val="-4"/>
            <w:sz w:val="22"/>
            <w:szCs w:val="22"/>
            <w:lang w:eastAsia="zh-CN"/>
          </w:rPr>
          <w:t>（</w:t>
        </w:r>
        <w:r w:rsidR="002C6128" w:rsidRPr="002C6128">
          <w:rPr>
            <w:rFonts w:eastAsia="黑体"/>
            <w:bCs/>
            <w:spacing w:val="-4"/>
            <w:sz w:val="22"/>
            <w:szCs w:val="22"/>
            <w:lang w:eastAsia="zh-CN"/>
          </w:rPr>
          <w:t>American Institute of Certified Public Accountants</w:t>
        </w:r>
        <w:r w:rsidR="002C6128" w:rsidRPr="002C6128">
          <w:rPr>
            <w:rFonts w:eastAsia="黑体" w:hint="eastAsia"/>
            <w:bCs/>
            <w:spacing w:val="-4"/>
            <w:sz w:val="22"/>
            <w:szCs w:val="22"/>
            <w:lang w:eastAsia="zh-CN"/>
          </w:rPr>
          <w:t>，以下简称“</w:t>
        </w:r>
        <w:r w:rsidR="002C6128" w:rsidRPr="002C6128">
          <w:rPr>
            <w:rFonts w:eastAsia="黑体"/>
            <w:bCs/>
            <w:spacing w:val="-4"/>
            <w:sz w:val="22"/>
            <w:szCs w:val="22"/>
            <w:lang w:eastAsia="zh-CN"/>
          </w:rPr>
          <w:t>AICPA”</w:t>
        </w:r>
        <w:r w:rsidR="002C6128" w:rsidRPr="002C6128">
          <w:rPr>
            <w:rFonts w:eastAsia="黑体"/>
            <w:bCs/>
            <w:spacing w:val="-4"/>
            <w:sz w:val="22"/>
            <w:szCs w:val="22"/>
            <w:lang w:eastAsia="zh-CN"/>
          </w:rPr>
          <w:t>）</w:t>
        </w:r>
      </w:ins>
      <w:r w:rsidRPr="00755567">
        <w:rPr>
          <w:rFonts w:eastAsia="黑体" w:hint="eastAsia"/>
          <w:bCs/>
          <w:spacing w:val="-4"/>
          <w:sz w:val="22"/>
          <w:szCs w:val="22"/>
          <w:lang w:eastAsia="zh-CN"/>
        </w:rPr>
        <w:t>制定的</w:t>
      </w:r>
      <w:r w:rsidRPr="00755567">
        <w:rPr>
          <w:rFonts w:eastAsia="黑体"/>
          <w:bCs/>
          <w:spacing w:val="-4"/>
          <w:sz w:val="22"/>
          <w:szCs w:val="22"/>
          <w:lang w:eastAsia="zh-CN"/>
        </w:rPr>
        <w:t>TSP Section 100</w:t>
      </w:r>
      <w:r w:rsidRPr="00755567">
        <w:rPr>
          <w:rFonts w:eastAsia="黑体" w:hint="eastAsia"/>
          <w:bCs/>
          <w:spacing w:val="-4"/>
          <w:sz w:val="22"/>
          <w:szCs w:val="22"/>
          <w:lang w:eastAsia="zh-CN"/>
        </w:rPr>
        <w:t>《可信服务之关于安全性、可用性、进程完整性、保密性和隐私性的标准</w:t>
      </w:r>
      <w:r w:rsidRPr="00755567">
        <w:rPr>
          <w:rFonts w:eastAsia="黑体"/>
          <w:bCs/>
          <w:spacing w:val="-4"/>
          <w:sz w:val="22"/>
          <w:szCs w:val="22"/>
          <w:lang w:eastAsia="zh-CN"/>
        </w:rPr>
        <w:t>2017</w:t>
      </w:r>
      <w:r w:rsidRPr="00755567">
        <w:rPr>
          <w:rFonts w:eastAsia="黑体" w:hint="eastAsia"/>
          <w:bCs/>
          <w:spacing w:val="-4"/>
          <w:sz w:val="22"/>
          <w:szCs w:val="22"/>
          <w:lang w:eastAsia="zh-CN"/>
        </w:rPr>
        <w:t>年版》</w:t>
      </w:r>
      <w:r w:rsidRPr="00755567">
        <w:rPr>
          <w:rFonts w:eastAsia="黑体"/>
          <w:bCs/>
          <w:spacing w:val="-4"/>
          <w:sz w:val="22"/>
          <w:szCs w:val="22"/>
          <w:lang w:eastAsia="zh-CN"/>
        </w:rPr>
        <w:t>之</w:t>
      </w:r>
      <w:commentRangeStart w:id="7"/>
      <w:r w:rsidR="006A152C" w:rsidRPr="00755567">
        <w:rPr>
          <w:rFonts w:eastAsia="黑体" w:hint="eastAsia"/>
          <w:bCs/>
          <w:spacing w:val="-4"/>
          <w:sz w:val="22"/>
          <w:szCs w:val="22"/>
          <w:lang w:eastAsia="zh-CN"/>
        </w:rPr>
        <w:t>【安全性、可用性、进程</w:t>
      </w:r>
      <w:del w:id="8" w:author="Stella TY" w:date="2024-01-05T15:32:00Z">
        <w:r w:rsidR="006A152C" w:rsidRPr="00755567" w:rsidDel="00DE746B">
          <w:rPr>
            <w:rFonts w:eastAsia="黑体" w:hint="eastAsia"/>
            <w:bCs/>
            <w:spacing w:val="-4"/>
            <w:sz w:val="22"/>
            <w:szCs w:val="22"/>
            <w:lang w:eastAsia="zh-CN"/>
          </w:rPr>
          <w:delText>性、</w:delText>
        </w:r>
      </w:del>
      <w:r w:rsidR="006A152C" w:rsidRPr="00755567">
        <w:rPr>
          <w:rFonts w:eastAsia="黑体" w:hint="eastAsia"/>
          <w:bCs/>
          <w:spacing w:val="-4"/>
          <w:sz w:val="22"/>
          <w:szCs w:val="22"/>
          <w:lang w:eastAsia="zh-CN"/>
        </w:rPr>
        <w:t>完整性、保密性及隐私性】</w:t>
      </w:r>
      <w:commentRangeEnd w:id="7"/>
      <w:r w:rsidR="006A152C" w:rsidRPr="00755567">
        <w:rPr>
          <w:rFonts w:eastAsia="黑体"/>
          <w:bCs/>
          <w:spacing w:val="-4"/>
          <w:sz w:val="22"/>
          <w:szCs w:val="22"/>
          <w:lang w:eastAsia="zh-CN"/>
        </w:rPr>
        <w:commentReference w:id="7"/>
      </w:r>
      <w:r w:rsidRPr="00755567">
        <w:rPr>
          <w:rFonts w:eastAsia="黑体"/>
          <w:bCs/>
          <w:spacing w:val="-4"/>
          <w:sz w:val="22"/>
          <w:szCs w:val="22"/>
          <w:lang w:eastAsia="zh-CN"/>
        </w:rPr>
        <w:t>相关标准</w:t>
      </w:r>
      <w:r w:rsidRPr="00755567">
        <w:rPr>
          <w:rFonts w:eastAsia="黑体" w:hint="eastAsia"/>
          <w:bCs/>
          <w:spacing w:val="-4"/>
          <w:sz w:val="22"/>
          <w:szCs w:val="22"/>
          <w:lang w:eastAsia="zh-CN"/>
        </w:rPr>
        <w:t>（以下简称“适用</w:t>
      </w:r>
      <w:r w:rsidRPr="00755567">
        <w:rPr>
          <w:rFonts w:eastAsia="黑体"/>
          <w:bCs/>
          <w:spacing w:val="-4"/>
          <w:sz w:val="22"/>
          <w:szCs w:val="22"/>
          <w:lang w:eastAsia="zh-CN"/>
        </w:rPr>
        <w:t>的</w:t>
      </w:r>
      <w:r w:rsidRPr="00755567">
        <w:rPr>
          <w:rFonts w:eastAsia="黑体" w:hint="eastAsia"/>
          <w:bCs/>
          <w:spacing w:val="-4"/>
          <w:sz w:val="22"/>
          <w:szCs w:val="22"/>
          <w:lang w:eastAsia="zh-CN"/>
        </w:rPr>
        <w:t>可信服务标准”）的服务承诺和体系要求提供合理保证。</w:t>
      </w:r>
    </w:p>
    <w:p w14:paraId="4B2F4406" w14:textId="34FFB8E9" w:rsidR="00491925" w:rsidRPr="00755567" w:rsidRDefault="00491925" w:rsidP="00755567">
      <w:pPr>
        <w:widowControl w:val="0"/>
        <w:snapToGrid w:val="0"/>
        <w:spacing w:line="276" w:lineRule="auto"/>
        <w:jc w:val="both"/>
        <w:rPr>
          <w:rFonts w:eastAsia="黑体"/>
          <w:sz w:val="22"/>
          <w:szCs w:val="22"/>
          <w:lang w:eastAsia="zh-CN"/>
        </w:rPr>
      </w:pPr>
    </w:p>
    <w:p w14:paraId="516588B4" w14:textId="08A725E8" w:rsidR="0092139B" w:rsidRPr="00FF1D19" w:rsidRDefault="00181D0E" w:rsidP="00755567">
      <w:pPr>
        <w:widowControl w:val="0"/>
        <w:snapToGrid w:val="0"/>
        <w:spacing w:line="276" w:lineRule="auto"/>
        <w:jc w:val="both"/>
        <w:rPr>
          <w:rFonts w:eastAsia="黑体"/>
          <w:sz w:val="18"/>
          <w:szCs w:val="18"/>
          <w:lang w:eastAsia="zh-CN"/>
        </w:rPr>
      </w:pPr>
      <w:bookmarkStart w:id="9" w:name="_Hlk98999211"/>
      <w:commentRangeStart w:id="10"/>
      <w:r w:rsidRPr="00181D0E">
        <w:rPr>
          <w:rFonts w:eastAsia="黑体"/>
          <w:b/>
          <w:bCs/>
          <w:sz w:val="22"/>
          <w:szCs w:val="22"/>
          <w:lang w:eastAsia="zh-CN"/>
        </w:rPr>
        <w:t>【服务机构简称】</w:t>
      </w:r>
      <w:bookmarkEnd w:id="9"/>
      <w:commentRangeEnd w:id="10"/>
      <w:r w:rsidR="00A95302">
        <w:rPr>
          <w:rStyle w:val="CommentReference"/>
        </w:rPr>
        <w:commentReference w:id="10"/>
      </w:r>
      <w:r w:rsidRPr="00181D0E">
        <w:rPr>
          <w:rFonts w:eastAsia="黑体" w:hint="eastAsia"/>
          <w:sz w:val="22"/>
          <w:szCs w:val="22"/>
          <w:lang w:eastAsia="zh-CN"/>
        </w:rPr>
        <w:t>使用由</w:t>
      </w:r>
      <w:r w:rsidRPr="00181D0E">
        <w:rPr>
          <w:rFonts w:eastAsia="黑体" w:hint="eastAsia"/>
          <w:b/>
          <w:bCs/>
          <w:sz w:val="22"/>
          <w:szCs w:val="22"/>
          <w:lang w:eastAsia="zh-CN"/>
        </w:rPr>
        <w:t>【子服务机构名称】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【子服务机构简称】</w:t>
      </w:r>
      <w:r w:rsidRPr="00181D0E">
        <w:rPr>
          <w:rFonts w:eastAsia="黑体" w:hint="eastAsia"/>
          <w:sz w:val="22"/>
          <w:szCs w:val="22"/>
          <w:lang w:eastAsia="zh-CN"/>
        </w:rPr>
        <w:t>”）</w:t>
      </w:r>
      <w:bookmarkStart w:id="11" w:name="_Hlk98999233"/>
      <w:r w:rsidRPr="00181D0E">
        <w:rPr>
          <w:rFonts w:eastAsia="黑体" w:hint="eastAsia"/>
          <w:sz w:val="22"/>
          <w:szCs w:val="22"/>
          <w:lang w:eastAsia="zh-CN"/>
        </w:rPr>
        <w:t>所提供的</w:t>
      </w:r>
      <w:r w:rsidRPr="00181D0E">
        <w:rPr>
          <w:rFonts w:eastAsia="黑体"/>
          <w:b/>
          <w:bCs/>
          <w:sz w:val="22"/>
          <w:szCs w:val="22"/>
          <w:lang w:eastAsia="zh-CN"/>
        </w:rPr>
        <w:t>【子服务机构的</w:t>
      </w:r>
      <w:r w:rsidRPr="00181D0E">
        <w:rPr>
          <w:rFonts w:eastAsia="黑体"/>
          <w:b/>
          <w:bCs/>
          <w:sz w:val="22"/>
          <w:szCs w:val="22"/>
          <w:lang w:eastAsia="zh-CN" w:bidi="he-IL"/>
        </w:rPr>
        <w:t>服务类型或内容】</w:t>
      </w:r>
      <w:bookmarkEnd w:id="11"/>
      <w:r w:rsidRPr="00181D0E">
        <w:rPr>
          <w:rFonts w:eastAsia="黑体" w:hint="eastAsia"/>
          <w:sz w:val="22"/>
          <w:szCs w:val="22"/>
          <w:lang w:eastAsia="zh-CN"/>
        </w:rPr>
        <w:t>。</w:t>
      </w:r>
      <w:bookmarkStart w:id="12" w:name="_Hlk133573357"/>
      <w:commentRangeStart w:id="13"/>
      <w:r w:rsidRPr="00181D0E">
        <w:rPr>
          <w:rFonts w:eastAsia="黑体" w:hint="eastAsia"/>
          <w:b/>
          <w:bCs/>
          <w:sz w:val="22"/>
          <w:szCs w:val="22"/>
          <w:lang w:eastAsia="zh-CN"/>
        </w:rPr>
        <w:t>【</w:t>
      </w:r>
      <w:r w:rsidRPr="00181D0E">
        <w:rPr>
          <w:rFonts w:eastAsia="黑体"/>
          <w:b/>
          <w:bCs/>
          <w:sz w:val="22"/>
          <w:szCs w:val="22"/>
          <w:lang w:eastAsia="zh-CN"/>
        </w:rPr>
        <w:t>【服务机构简称】</w:t>
      </w:r>
      <w:r w:rsidRPr="00181D0E">
        <w:rPr>
          <w:rFonts w:eastAsia="黑体" w:hint="eastAsia"/>
          <w:sz w:val="22"/>
          <w:szCs w:val="22"/>
          <w:lang w:eastAsia="zh-CN"/>
        </w:rPr>
        <w:t>使用由</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简称】</w:t>
      </w:r>
      <w:r w:rsidRPr="00181D0E">
        <w:rPr>
          <w:rFonts w:eastAsia="黑体" w:hint="eastAsia"/>
          <w:sz w:val="22"/>
          <w:szCs w:val="22"/>
          <w:lang w:eastAsia="zh-CN"/>
        </w:rPr>
        <w:t>”）所提供的</w:t>
      </w:r>
      <w:r w:rsidRPr="00181D0E">
        <w:rPr>
          <w:rFonts w:eastAsia="黑体"/>
          <w:b/>
          <w:bCs/>
          <w:sz w:val="22"/>
          <w:szCs w:val="22"/>
          <w:lang w:eastAsia="zh-CN"/>
        </w:rPr>
        <w:t>【子服务机构</w:t>
      </w:r>
      <w:r w:rsidRPr="00181D0E">
        <w:rPr>
          <w:rFonts w:eastAsia="黑体" w:hint="eastAsia"/>
          <w:b/>
          <w:bCs/>
          <w:sz w:val="22"/>
          <w:szCs w:val="22"/>
          <w:lang w:eastAsia="zh-CN"/>
        </w:rPr>
        <w:t>A</w:t>
      </w:r>
      <w:r w:rsidRPr="00181D0E">
        <w:rPr>
          <w:rFonts w:eastAsia="黑体"/>
          <w:b/>
          <w:bCs/>
          <w:sz w:val="22"/>
          <w:szCs w:val="22"/>
          <w:lang w:eastAsia="zh-CN"/>
        </w:rPr>
        <w:t>的</w:t>
      </w:r>
      <w:r w:rsidRPr="00181D0E">
        <w:rPr>
          <w:rFonts w:eastAsia="黑体"/>
          <w:b/>
          <w:bCs/>
          <w:sz w:val="22"/>
          <w:szCs w:val="22"/>
          <w:lang w:eastAsia="zh-CN" w:bidi="he-IL"/>
        </w:rPr>
        <w:t>服务类型或内容】</w:t>
      </w:r>
      <w:r w:rsidRPr="00181D0E">
        <w:rPr>
          <w:rFonts w:eastAsia="黑体" w:hint="eastAsia"/>
          <w:b/>
          <w:bCs/>
          <w:sz w:val="22"/>
          <w:szCs w:val="22"/>
          <w:lang w:eastAsia="zh-CN" w:bidi="he-IL"/>
        </w:rPr>
        <w:t>，</w:t>
      </w:r>
      <w:r w:rsidRPr="00181D0E">
        <w:rPr>
          <w:rFonts w:eastAsia="黑体" w:hint="eastAsia"/>
          <w:sz w:val="22"/>
          <w:szCs w:val="22"/>
          <w:lang w:eastAsia="zh-CN"/>
        </w:rPr>
        <w:t>使用由</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名称】</w:t>
      </w:r>
      <w:r w:rsidRPr="00181D0E">
        <w:rPr>
          <w:rFonts w:eastAsia="黑体" w:hint="eastAsia"/>
          <w:sz w:val="22"/>
          <w:szCs w:val="22"/>
          <w:lang w:eastAsia="zh-CN"/>
        </w:rPr>
        <w:t>（以下简称“</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简称】</w:t>
      </w:r>
      <w:r w:rsidRPr="00181D0E">
        <w:rPr>
          <w:rFonts w:eastAsia="黑体" w:hint="eastAsia"/>
          <w:sz w:val="22"/>
          <w:szCs w:val="22"/>
          <w:lang w:eastAsia="zh-CN"/>
        </w:rPr>
        <w:t>”）所提供的</w:t>
      </w:r>
      <w:r w:rsidRPr="00181D0E">
        <w:rPr>
          <w:rFonts w:eastAsia="黑体"/>
          <w:b/>
          <w:bCs/>
          <w:sz w:val="22"/>
          <w:szCs w:val="22"/>
          <w:lang w:eastAsia="zh-CN"/>
        </w:rPr>
        <w:t>【子服务机构</w:t>
      </w:r>
      <w:r w:rsidRPr="00181D0E">
        <w:rPr>
          <w:rFonts w:eastAsia="黑体"/>
          <w:b/>
          <w:bCs/>
          <w:sz w:val="22"/>
          <w:szCs w:val="22"/>
          <w:lang w:eastAsia="zh-CN"/>
        </w:rPr>
        <w:t>B</w:t>
      </w:r>
      <w:r w:rsidRPr="00181D0E">
        <w:rPr>
          <w:rFonts w:eastAsia="黑体"/>
          <w:b/>
          <w:bCs/>
          <w:sz w:val="22"/>
          <w:szCs w:val="22"/>
          <w:lang w:eastAsia="zh-CN"/>
        </w:rPr>
        <w:t>的</w:t>
      </w:r>
      <w:r w:rsidRPr="00181D0E">
        <w:rPr>
          <w:rFonts w:eastAsia="黑体"/>
          <w:b/>
          <w:bCs/>
          <w:sz w:val="22"/>
          <w:szCs w:val="22"/>
          <w:lang w:eastAsia="zh-CN" w:bidi="he-IL"/>
        </w:rPr>
        <w:t>服务类型或内容】</w:t>
      </w:r>
      <w:r w:rsidRPr="00181D0E">
        <w:rPr>
          <w:rFonts w:eastAsia="黑体" w:hint="eastAsia"/>
          <w:b/>
          <w:bCs/>
          <w:sz w:val="22"/>
          <w:szCs w:val="22"/>
          <w:lang w:eastAsia="zh-CN" w:bidi="he-IL"/>
        </w:rPr>
        <w:t>。</w:t>
      </w:r>
      <w:r w:rsidRPr="00181D0E">
        <w:rPr>
          <w:rFonts w:eastAsia="黑体" w:hint="eastAsia"/>
          <w:b/>
          <w:bCs/>
          <w:sz w:val="22"/>
          <w:szCs w:val="22"/>
          <w:lang w:eastAsia="zh-CN"/>
        </w:rPr>
        <w:t>【子服务机构</w:t>
      </w:r>
      <w:r w:rsidRPr="00181D0E">
        <w:rPr>
          <w:rFonts w:eastAsia="黑体" w:hint="eastAsia"/>
          <w:b/>
          <w:bCs/>
          <w:sz w:val="22"/>
          <w:szCs w:val="22"/>
          <w:lang w:eastAsia="zh-CN"/>
        </w:rPr>
        <w:t>A</w:t>
      </w:r>
      <w:r w:rsidRPr="00181D0E">
        <w:rPr>
          <w:rFonts w:eastAsia="黑体" w:hint="eastAsia"/>
          <w:b/>
          <w:bCs/>
          <w:sz w:val="22"/>
          <w:szCs w:val="22"/>
          <w:lang w:eastAsia="zh-CN"/>
        </w:rPr>
        <w:t>简称】</w:t>
      </w:r>
      <w:r w:rsidRPr="00181D0E">
        <w:rPr>
          <w:rFonts w:eastAsia="黑体" w:hint="eastAsia"/>
          <w:sz w:val="22"/>
          <w:szCs w:val="22"/>
          <w:lang w:eastAsia="zh-CN"/>
        </w:rPr>
        <w:t>及</w:t>
      </w:r>
      <w:r w:rsidRPr="00181D0E">
        <w:rPr>
          <w:rFonts w:eastAsia="黑体" w:hint="eastAsia"/>
          <w:b/>
          <w:bCs/>
          <w:sz w:val="22"/>
          <w:szCs w:val="22"/>
          <w:lang w:eastAsia="zh-CN"/>
        </w:rPr>
        <w:t>【子服务机构</w:t>
      </w:r>
      <w:r w:rsidRPr="00181D0E">
        <w:rPr>
          <w:rFonts w:eastAsia="黑体"/>
          <w:b/>
          <w:bCs/>
          <w:sz w:val="22"/>
          <w:szCs w:val="22"/>
          <w:lang w:eastAsia="zh-CN"/>
        </w:rPr>
        <w:t>B</w:t>
      </w:r>
      <w:r w:rsidRPr="00181D0E">
        <w:rPr>
          <w:rFonts w:eastAsia="黑体" w:hint="eastAsia"/>
          <w:b/>
          <w:bCs/>
          <w:sz w:val="22"/>
          <w:szCs w:val="22"/>
          <w:lang w:eastAsia="zh-CN"/>
        </w:rPr>
        <w:t>简称】</w:t>
      </w:r>
      <w:r w:rsidRPr="00181D0E">
        <w:rPr>
          <w:rFonts w:eastAsia="黑体" w:hint="eastAsia"/>
          <w:sz w:val="22"/>
          <w:szCs w:val="22"/>
          <w:lang w:eastAsia="zh-CN"/>
        </w:rPr>
        <w:t>在下文中统称为“子服务机构”。</w:t>
      </w:r>
      <w:bookmarkEnd w:id="12"/>
      <w:r w:rsidRPr="00181D0E">
        <w:rPr>
          <w:rFonts w:eastAsia="黑体" w:hint="eastAsia"/>
          <w:sz w:val="22"/>
          <w:szCs w:val="22"/>
          <w:lang w:eastAsia="zh-CN"/>
        </w:rPr>
        <w:t>】</w:t>
      </w:r>
      <w:commentRangeEnd w:id="13"/>
      <w:r w:rsidRPr="00181D0E">
        <w:rPr>
          <w:rStyle w:val="CommentReference"/>
          <w:sz w:val="22"/>
          <w:szCs w:val="22"/>
        </w:rPr>
        <w:commentReference w:id="13"/>
      </w:r>
      <w:r w:rsidR="00C81CD1" w:rsidRPr="0096118B">
        <w:rPr>
          <w:rFonts w:eastAsia="黑体" w:hint="eastAsia"/>
          <w:sz w:val="22"/>
          <w:szCs w:val="22"/>
          <w:lang w:eastAsia="zh-CN"/>
        </w:rPr>
        <w:t>附件</w:t>
      </w:r>
      <w:r w:rsidR="00C81CD1" w:rsidRPr="0096118B">
        <w:rPr>
          <w:rFonts w:eastAsia="黑体" w:hint="eastAsia"/>
          <w:sz w:val="22"/>
          <w:szCs w:val="22"/>
          <w:lang w:eastAsia="zh-CN"/>
        </w:rPr>
        <w:t>A</w:t>
      </w:r>
      <w:r w:rsidR="0096118B" w:rsidRPr="0096118B">
        <w:rPr>
          <w:rFonts w:eastAsia="黑体" w:hint="eastAsia"/>
          <w:sz w:val="22"/>
          <w:szCs w:val="22"/>
          <w:lang w:eastAsia="zh-CN"/>
        </w:rPr>
        <w:t>中</w:t>
      </w:r>
      <w:r w:rsidR="00C81CD1" w:rsidRPr="00C81CD1">
        <w:rPr>
          <w:rFonts w:eastAsia="黑体" w:hint="eastAsia"/>
          <w:sz w:val="22"/>
          <w:szCs w:val="22"/>
          <w:lang w:eastAsia="zh-CN"/>
        </w:rPr>
        <w:t>体系边界的描述表明，</w:t>
      </w:r>
      <w:r w:rsidR="00DC2D62" w:rsidRPr="00DC2D62">
        <w:rPr>
          <w:rFonts w:eastAsia="黑体"/>
          <w:sz w:val="22"/>
          <w:szCs w:val="18"/>
          <w:lang w:eastAsia="zh-CN"/>
        </w:rPr>
        <w:t>除</w:t>
      </w:r>
      <w:r w:rsidR="00DC2D62" w:rsidRPr="00DC2D62">
        <w:rPr>
          <w:rFonts w:eastAsia="黑体" w:hint="eastAsia"/>
          <w:b/>
          <w:bCs/>
          <w:sz w:val="22"/>
          <w:szCs w:val="18"/>
          <w:lang w:eastAsia="zh-CN"/>
        </w:rPr>
        <w:t>【服务机构简称】</w:t>
      </w:r>
      <w:r w:rsidR="00DC2D62" w:rsidRPr="00DC2D62">
        <w:rPr>
          <w:rFonts w:eastAsia="黑体"/>
          <w:sz w:val="22"/>
          <w:szCs w:val="18"/>
          <w:lang w:eastAsia="zh-CN"/>
        </w:rPr>
        <w:t>的控制外，设计恰当且执行有效的子服务机构补充性控制亦是</w:t>
      </w:r>
      <w:r w:rsidR="00DC2D62" w:rsidRPr="00DC2D62">
        <w:rPr>
          <w:rFonts w:eastAsia="黑体" w:hint="eastAsia"/>
          <w:sz w:val="22"/>
          <w:szCs w:val="18"/>
          <w:lang w:eastAsia="zh-CN"/>
        </w:rPr>
        <w:t>为</w:t>
      </w:r>
      <w:r w:rsidR="00DC2D62" w:rsidRPr="00DC2D62">
        <w:rPr>
          <w:rFonts w:eastAsia="黑体"/>
          <w:sz w:val="22"/>
          <w:szCs w:val="18"/>
          <w:lang w:eastAsia="zh-CN"/>
        </w:rPr>
        <w:t>实现基于适用的可信服务标准所作出的服务承诺和体系要求</w:t>
      </w:r>
      <w:r w:rsidR="00DC2D62" w:rsidRPr="00DC2D62">
        <w:rPr>
          <w:rFonts w:ascii="黑体" w:eastAsia="黑体" w:hAnsi="黑体" w:hint="eastAsia"/>
          <w:sz w:val="22"/>
          <w:szCs w:val="18"/>
          <w:lang w:eastAsia="zh-CN"/>
        </w:rPr>
        <w:t>提供合理保证</w:t>
      </w:r>
      <w:r w:rsidR="00DC2D62" w:rsidRPr="00DC2D62">
        <w:rPr>
          <w:rFonts w:eastAsia="黑体"/>
          <w:sz w:val="22"/>
          <w:szCs w:val="18"/>
          <w:lang w:eastAsia="zh-CN"/>
        </w:rPr>
        <w:t>所必须的。</w:t>
      </w:r>
      <w:r w:rsidR="002C22CF" w:rsidRPr="00C81CD1">
        <w:rPr>
          <w:rFonts w:eastAsia="黑体" w:hint="eastAsia"/>
          <w:sz w:val="22"/>
          <w:szCs w:val="22"/>
          <w:lang w:eastAsia="zh-CN"/>
        </w:rPr>
        <w:t>体系边界的描述</w:t>
      </w:r>
      <w:r w:rsidR="00A03F4A">
        <w:rPr>
          <w:rFonts w:eastAsia="黑体" w:hint="eastAsia"/>
          <w:sz w:val="22"/>
          <w:szCs w:val="22"/>
          <w:lang w:eastAsia="zh-CN"/>
        </w:rPr>
        <w:t>反映了</w:t>
      </w:r>
      <w:r w:rsidR="00940D23" w:rsidRPr="00940D23">
        <w:rPr>
          <w:rFonts w:eastAsia="黑体" w:hint="eastAsia"/>
          <w:b/>
          <w:bCs/>
          <w:sz w:val="22"/>
          <w:szCs w:val="18"/>
          <w:lang w:eastAsia="zh-CN"/>
        </w:rPr>
        <w:t>【服务机构简称】</w:t>
      </w:r>
      <w:r w:rsidR="00940D23" w:rsidRPr="00940D23">
        <w:rPr>
          <w:rFonts w:eastAsia="黑体"/>
          <w:sz w:val="22"/>
          <w:szCs w:val="18"/>
          <w:lang w:eastAsia="zh-CN"/>
        </w:rPr>
        <w:t>的控制设计中所预期的由子服务机构实施</w:t>
      </w:r>
      <w:r w:rsidR="00940D23" w:rsidRPr="00940D23">
        <w:rPr>
          <w:rFonts w:eastAsia="黑体" w:hint="eastAsia"/>
          <w:sz w:val="22"/>
          <w:szCs w:val="18"/>
          <w:lang w:eastAsia="zh-CN"/>
        </w:rPr>
        <w:t>、</w:t>
      </w:r>
      <w:r w:rsidR="00940D23" w:rsidRPr="00940D23">
        <w:rPr>
          <w:rFonts w:eastAsia="黑体"/>
          <w:sz w:val="22"/>
          <w:szCs w:val="18"/>
          <w:lang w:eastAsia="zh-CN"/>
        </w:rPr>
        <w:t>恰当设计并有效执行的补充性控制的类型。</w:t>
      </w:r>
      <w:r w:rsidR="00FF1D19" w:rsidRPr="00FF1D19">
        <w:rPr>
          <w:rFonts w:eastAsia="黑体"/>
          <w:sz w:val="22"/>
          <w:szCs w:val="18"/>
          <w:lang w:eastAsia="zh-CN"/>
        </w:rPr>
        <w:t>我们的检查并未</w:t>
      </w:r>
      <w:r w:rsidR="00381409">
        <w:rPr>
          <w:rFonts w:eastAsia="黑体" w:hint="eastAsia"/>
          <w:sz w:val="22"/>
          <w:szCs w:val="18"/>
          <w:lang w:eastAsia="zh-CN"/>
        </w:rPr>
        <w:t>延伸至</w:t>
      </w:r>
      <w:r w:rsidR="00FF1D19" w:rsidRPr="00FF1D19">
        <w:rPr>
          <w:rFonts w:eastAsia="黑体"/>
          <w:sz w:val="22"/>
          <w:szCs w:val="18"/>
          <w:lang w:eastAsia="zh-CN"/>
        </w:rPr>
        <w:t>子服务机构所提供的服务，且我们未对自</w:t>
      </w:r>
      <w:r w:rsidR="00FF1D19" w:rsidRPr="00FF1D19">
        <w:rPr>
          <w:rFonts w:eastAsia="黑体"/>
          <w:b/>
          <w:bCs/>
          <w:sz w:val="22"/>
          <w:szCs w:val="18"/>
          <w:lang w:eastAsia="zh-CN"/>
        </w:rPr>
        <w:t>【日期】</w:t>
      </w:r>
      <w:r w:rsidR="00FF1D19" w:rsidRPr="00FF1D19">
        <w:rPr>
          <w:rFonts w:eastAsia="黑体"/>
          <w:sz w:val="22"/>
          <w:szCs w:val="18"/>
          <w:lang w:eastAsia="zh-CN"/>
        </w:rPr>
        <w:t>至</w:t>
      </w:r>
      <w:r w:rsidR="00FF1D19" w:rsidRPr="00FF1D19">
        <w:rPr>
          <w:rFonts w:eastAsia="黑体"/>
          <w:b/>
          <w:bCs/>
          <w:sz w:val="22"/>
          <w:szCs w:val="18"/>
          <w:lang w:eastAsia="zh-CN"/>
        </w:rPr>
        <w:t>【日期】</w:t>
      </w:r>
      <w:r w:rsidR="00FF1D19" w:rsidRPr="00FF1D19">
        <w:rPr>
          <w:rFonts w:eastAsia="黑体"/>
          <w:sz w:val="22"/>
          <w:szCs w:val="18"/>
          <w:lang w:eastAsia="zh-CN"/>
        </w:rPr>
        <w:t>止期间内服务机构管理层预期由子服务机构应当实施的补充性控制是否已被实施或该等控制是否被恰当设计并有效执行进行评估。</w:t>
      </w:r>
    </w:p>
    <w:p w14:paraId="49094EC2" w14:textId="77777777" w:rsidR="007D2C3C" w:rsidRDefault="007D2C3C" w:rsidP="00755567">
      <w:pPr>
        <w:widowControl w:val="0"/>
        <w:snapToGrid w:val="0"/>
        <w:spacing w:line="276" w:lineRule="auto"/>
        <w:jc w:val="both"/>
        <w:rPr>
          <w:rFonts w:eastAsia="黑体"/>
          <w:sz w:val="22"/>
          <w:szCs w:val="22"/>
          <w:lang w:eastAsia="zh-CN"/>
        </w:rPr>
      </w:pPr>
    </w:p>
    <w:p w14:paraId="6293DE52" w14:textId="77777777" w:rsidR="00A71595" w:rsidRPr="00755567" w:rsidRDefault="00A71595" w:rsidP="00755567">
      <w:pPr>
        <w:widowControl w:val="0"/>
        <w:snapToGrid w:val="0"/>
        <w:spacing w:line="276" w:lineRule="auto"/>
        <w:jc w:val="both"/>
        <w:rPr>
          <w:rFonts w:eastAsia="黑体"/>
          <w:sz w:val="22"/>
          <w:szCs w:val="22"/>
          <w:lang w:eastAsia="zh-CN"/>
        </w:rPr>
      </w:pPr>
    </w:p>
    <w:p w14:paraId="32EB747E"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管理层的责任</w:t>
      </w:r>
    </w:p>
    <w:p w14:paraId="0DE0DA85" w14:textId="1FFBEB60"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管理层</w:t>
      </w:r>
      <w:r w:rsidR="00E40DCB" w:rsidRPr="00E40DCB">
        <w:rPr>
          <w:rFonts w:eastAsia="黑体"/>
          <w:sz w:val="22"/>
          <w:szCs w:val="22"/>
          <w:lang w:eastAsia="zh-CN"/>
        </w:rPr>
        <w:t>的责任是</w:t>
      </w:r>
      <w:r w:rsidR="00E40DCB" w:rsidRPr="00E40DCB">
        <w:rPr>
          <w:rFonts w:eastAsia="黑体" w:hint="eastAsia"/>
          <w:sz w:val="22"/>
          <w:szCs w:val="22"/>
          <w:lang w:eastAsia="zh-CN"/>
        </w:rPr>
        <w:t>，</w:t>
      </w:r>
      <w:r w:rsidR="00E40DCB" w:rsidRPr="00E40DCB">
        <w:rPr>
          <w:rFonts w:eastAsia="黑体"/>
          <w:sz w:val="22"/>
          <w:szCs w:val="22"/>
          <w:lang w:eastAsia="zh-CN"/>
        </w:rPr>
        <w:t>作出服务承诺和体系要求，且在体系内设计、实施并执行有效控制，为实现</w:t>
      </w:r>
      <w:r w:rsidR="00E40DCB" w:rsidRPr="00E40DCB">
        <w:rPr>
          <w:rFonts w:eastAsia="黑体" w:hint="eastAsia"/>
          <w:sz w:val="22"/>
          <w:szCs w:val="22"/>
          <w:lang w:eastAsia="zh-CN"/>
        </w:rPr>
        <w:t>其</w:t>
      </w:r>
      <w:r w:rsidR="00E40DCB" w:rsidRPr="00E40DCB">
        <w:rPr>
          <w:rFonts w:eastAsia="黑体"/>
          <w:sz w:val="22"/>
          <w:szCs w:val="22"/>
          <w:lang w:eastAsia="zh-CN"/>
        </w:rPr>
        <w:t>服务承诺和体系要求提供合理保证。</w:t>
      </w:r>
      <w:r w:rsidR="005B2B5F" w:rsidRPr="00755567">
        <w:rPr>
          <w:rFonts w:eastAsia="黑体" w:hint="eastAsia"/>
          <w:b/>
          <w:spacing w:val="-4"/>
          <w:sz w:val="22"/>
          <w:szCs w:val="22"/>
          <w:lang w:eastAsia="zh-CN"/>
        </w:rPr>
        <w:t>【</w:t>
      </w:r>
      <w:r w:rsidR="005B2B5F">
        <w:rPr>
          <w:rFonts w:eastAsia="黑体" w:hint="eastAsia"/>
          <w:b/>
          <w:spacing w:val="-4"/>
          <w:sz w:val="22"/>
          <w:szCs w:val="22"/>
          <w:lang w:eastAsia="zh-CN"/>
        </w:rPr>
        <w:t>服务机构</w:t>
      </w:r>
      <w:r w:rsidR="005B2B5F" w:rsidRPr="00755567">
        <w:rPr>
          <w:rFonts w:eastAsia="黑体" w:hint="eastAsia"/>
          <w:b/>
          <w:spacing w:val="-4"/>
          <w:sz w:val="22"/>
          <w:szCs w:val="22"/>
          <w:lang w:eastAsia="zh-CN"/>
        </w:rPr>
        <w:t>简称】</w:t>
      </w:r>
      <w:r w:rsidR="005B2B5F" w:rsidRPr="00755567">
        <w:rPr>
          <w:rFonts w:eastAsia="黑体" w:hint="eastAsia"/>
          <w:bCs/>
          <w:spacing w:val="-4"/>
          <w:sz w:val="22"/>
          <w:szCs w:val="22"/>
          <w:lang w:eastAsia="zh-CN"/>
        </w:rPr>
        <w:t>管理层</w:t>
      </w:r>
      <w:r w:rsidR="0016145B">
        <w:rPr>
          <w:rFonts w:eastAsia="黑体" w:hint="eastAsia"/>
          <w:bCs/>
          <w:spacing w:val="-4"/>
          <w:sz w:val="22"/>
          <w:szCs w:val="22"/>
          <w:lang w:eastAsia="zh-CN"/>
        </w:rPr>
        <w:t>同时负责</w:t>
      </w:r>
      <w:r w:rsidR="001F2A16">
        <w:rPr>
          <w:rFonts w:eastAsia="黑体" w:hint="eastAsia"/>
          <w:bCs/>
          <w:spacing w:val="-4"/>
          <w:sz w:val="22"/>
          <w:szCs w:val="22"/>
          <w:lang w:eastAsia="zh-CN"/>
        </w:rPr>
        <w:t>提供</w:t>
      </w:r>
      <w:r w:rsidR="0052287A">
        <w:rPr>
          <w:rFonts w:eastAsia="黑体" w:hint="eastAsia"/>
          <w:bCs/>
          <w:spacing w:val="-4"/>
          <w:sz w:val="22"/>
          <w:szCs w:val="22"/>
          <w:lang w:eastAsia="zh-CN"/>
        </w:rPr>
        <w:t>随附的关于</w:t>
      </w:r>
      <w:r w:rsidR="008A15AE">
        <w:rPr>
          <w:rFonts w:eastAsia="黑体" w:hint="eastAsia"/>
          <w:bCs/>
          <w:spacing w:val="-4"/>
          <w:sz w:val="22"/>
          <w:szCs w:val="22"/>
          <w:lang w:eastAsia="zh-CN"/>
        </w:rPr>
        <w:t>体系内控制</w:t>
      </w:r>
      <w:r w:rsidR="005826E6">
        <w:rPr>
          <w:rFonts w:eastAsia="黑体" w:hint="eastAsia"/>
          <w:bCs/>
          <w:spacing w:val="-4"/>
          <w:sz w:val="22"/>
          <w:szCs w:val="22"/>
          <w:lang w:eastAsia="zh-CN"/>
        </w:rPr>
        <w:t>有效性的认定</w:t>
      </w:r>
      <w:r w:rsidRPr="00755567">
        <w:rPr>
          <w:rFonts w:eastAsia="黑体" w:hint="eastAsia"/>
          <w:bCs/>
          <w:spacing w:val="-4"/>
          <w:sz w:val="22"/>
          <w:szCs w:val="22"/>
          <w:lang w:eastAsia="zh-CN"/>
        </w:rPr>
        <w:t>，选择该</w:t>
      </w:r>
      <w:r w:rsidRPr="00755567">
        <w:rPr>
          <w:rFonts w:eastAsia="黑体"/>
          <w:bCs/>
          <w:spacing w:val="-4"/>
          <w:sz w:val="22"/>
          <w:szCs w:val="22"/>
          <w:lang w:eastAsia="zh-CN"/>
        </w:rPr>
        <w:t>认定</w:t>
      </w:r>
      <w:r w:rsidRPr="00755567">
        <w:rPr>
          <w:rFonts w:eastAsia="黑体" w:hint="eastAsia"/>
          <w:bCs/>
          <w:spacing w:val="-4"/>
          <w:sz w:val="22"/>
          <w:szCs w:val="22"/>
          <w:lang w:eastAsia="zh-CN"/>
        </w:rPr>
        <w:t>所</w:t>
      </w:r>
      <w:r w:rsidRPr="00755567">
        <w:rPr>
          <w:rFonts w:eastAsia="黑体"/>
          <w:bCs/>
          <w:spacing w:val="-4"/>
          <w:sz w:val="22"/>
          <w:szCs w:val="22"/>
          <w:lang w:eastAsia="zh-CN"/>
        </w:rPr>
        <w:t>基于</w:t>
      </w:r>
      <w:r w:rsidRPr="00755567">
        <w:rPr>
          <w:rFonts w:eastAsia="黑体" w:hint="eastAsia"/>
          <w:bCs/>
          <w:spacing w:val="-4"/>
          <w:sz w:val="22"/>
          <w:szCs w:val="22"/>
          <w:lang w:eastAsia="zh-CN"/>
        </w:rPr>
        <w:t>的可信服务范畴及标准，并为该认定提供合理的依据。除此以外，</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亦对以下事项负责：</w:t>
      </w:r>
    </w:p>
    <w:p w14:paraId="5CE9E794" w14:textId="08D3D73B" w:rsidR="0092139B" w:rsidRPr="00755567" w:rsidRDefault="0092139B" w:rsidP="00755567">
      <w:pPr>
        <w:pStyle w:val="ListParagraph"/>
        <w:widowControl w:val="0"/>
        <w:numPr>
          <w:ilvl w:val="0"/>
          <w:numId w:val="17"/>
        </w:numPr>
        <w:overflowPunct/>
        <w:autoSpaceDE/>
        <w:autoSpaceDN/>
        <w:snapToGrid w:val="0"/>
        <w:spacing w:line="276" w:lineRule="auto"/>
        <w:ind w:hanging="357"/>
        <w:contextualSpacing w:val="0"/>
        <w:jc w:val="both"/>
        <w:textAlignment w:val="auto"/>
        <w:rPr>
          <w:rFonts w:eastAsia="黑体"/>
          <w:bCs/>
          <w:spacing w:val="-4"/>
          <w:sz w:val="22"/>
          <w:szCs w:val="22"/>
          <w:lang w:eastAsia="zh-CN"/>
        </w:rPr>
      </w:pPr>
      <w:r w:rsidRPr="00755567">
        <w:rPr>
          <w:rFonts w:eastAsia="黑体" w:hint="eastAsia"/>
          <w:bCs/>
          <w:spacing w:val="-4"/>
          <w:sz w:val="22"/>
          <w:szCs w:val="22"/>
          <w:lang w:eastAsia="zh-CN"/>
        </w:rPr>
        <w:t>识别体系并描述体系边界</w:t>
      </w:r>
      <w:r w:rsidR="001C0445" w:rsidRPr="00755567">
        <w:rPr>
          <w:rFonts w:eastAsia="黑体" w:hint="eastAsia"/>
          <w:bCs/>
          <w:spacing w:val="-4"/>
          <w:sz w:val="22"/>
          <w:szCs w:val="22"/>
          <w:lang w:eastAsia="zh-CN"/>
        </w:rPr>
        <w:t>。</w:t>
      </w:r>
    </w:p>
    <w:p w14:paraId="1465F3E2" w14:textId="6F948A72" w:rsidR="0092139B" w:rsidRPr="00755567" w:rsidRDefault="0092139B" w:rsidP="00755567">
      <w:pPr>
        <w:pStyle w:val="ListParagraph"/>
        <w:widowControl w:val="0"/>
        <w:numPr>
          <w:ilvl w:val="0"/>
          <w:numId w:val="17"/>
        </w:numPr>
        <w:overflowPunct/>
        <w:autoSpaceDE/>
        <w:autoSpaceDN/>
        <w:snapToGrid w:val="0"/>
        <w:spacing w:line="276" w:lineRule="auto"/>
        <w:ind w:left="723"/>
        <w:contextualSpacing w:val="0"/>
        <w:jc w:val="both"/>
        <w:textAlignment w:val="auto"/>
        <w:rPr>
          <w:rFonts w:eastAsia="黑体"/>
          <w:bCs/>
          <w:spacing w:val="-4"/>
          <w:sz w:val="22"/>
          <w:szCs w:val="22"/>
          <w:lang w:eastAsia="zh-CN"/>
        </w:rPr>
      </w:pPr>
      <w:r w:rsidRPr="00755567">
        <w:rPr>
          <w:rFonts w:eastAsia="黑体" w:hint="eastAsia"/>
          <w:bCs/>
          <w:spacing w:val="-4"/>
          <w:sz w:val="22"/>
          <w:szCs w:val="22"/>
          <w:lang w:eastAsia="zh-CN"/>
        </w:rPr>
        <w:lastRenderedPageBreak/>
        <w:t>确定</w:t>
      </w:r>
      <w:r w:rsidRPr="00755567">
        <w:rPr>
          <w:rFonts w:eastAsia="黑体"/>
          <w:bCs/>
          <w:spacing w:val="-4"/>
          <w:sz w:val="22"/>
          <w:szCs w:val="22"/>
          <w:lang w:eastAsia="zh-CN"/>
        </w:rPr>
        <w:t>服</w:t>
      </w:r>
      <w:r w:rsidRPr="00755567">
        <w:rPr>
          <w:rFonts w:eastAsia="黑体" w:hint="eastAsia"/>
          <w:bCs/>
          <w:spacing w:val="-4"/>
          <w:sz w:val="22"/>
          <w:szCs w:val="22"/>
          <w:lang w:eastAsia="zh-CN"/>
        </w:rPr>
        <w:t>务</w:t>
      </w:r>
      <w:r w:rsidRPr="00755567">
        <w:rPr>
          <w:rFonts w:eastAsia="黑体"/>
          <w:bCs/>
          <w:spacing w:val="-4"/>
          <w:sz w:val="22"/>
          <w:szCs w:val="22"/>
          <w:lang w:eastAsia="zh-CN"/>
        </w:rPr>
        <w:t>承</w:t>
      </w:r>
      <w:r w:rsidRPr="00755567">
        <w:rPr>
          <w:rFonts w:eastAsia="黑体" w:hint="eastAsia"/>
          <w:bCs/>
          <w:spacing w:val="-4"/>
          <w:sz w:val="22"/>
          <w:szCs w:val="22"/>
          <w:lang w:eastAsia="zh-CN"/>
        </w:rPr>
        <w:t>诺</w:t>
      </w:r>
      <w:r w:rsidRPr="00755567">
        <w:rPr>
          <w:rFonts w:eastAsia="黑体"/>
          <w:bCs/>
          <w:spacing w:val="-4"/>
          <w:sz w:val="22"/>
          <w:szCs w:val="22"/>
          <w:lang w:eastAsia="zh-CN"/>
        </w:rPr>
        <w:t>和</w:t>
      </w:r>
      <w:r w:rsidRPr="00755567">
        <w:rPr>
          <w:rFonts w:eastAsia="黑体" w:hint="eastAsia"/>
          <w:bCs/>
          <w:spacing w:val="-4"/>
          <w:sz w:val="22"/>
          <w:szCs w:val="22"/>
          <w:lang w:eastAsia="zh-CN"/>
        </w:rPr>
        <w:t>体系要求以及可能对实现作为体系目标之</w:t>
      </w:r>
      <w:del w:id="14" w:author="Vic Gong" w:date="2024-02-19T13:43:00Z">
        <w:r w:rsidRPr="00755567" w:rsidDel="00B47124">
          <w:rPr>
            <w:rFonts w:eastAsia="黑体" w:hint="eastAsia"/>
            <w:bCs/>
            <w:spacing w:val="-4"/>
            <w:sz w:val="22"/>
            <w:szCs w:val="22"/>
            <w:lang w:eastAsia="zh-CN"/>
          </w:rPr>
          <w:delText>主要</w:delText>
        </w:r>
      </w:del>
      <w:r w:rsidRPr="00755567">
        <w:rPr>
          <w:rFonts w:eastAsia="黑体" w:hint="eastAsia"/>
          <w:bCs/>
          <w:spacing w:val="-4"/>
          <w:sz w:val="22"/>
          <w:szCs w:val="22"/>
          <w:lang w:eastAsia="zh-CN"/>
        </w:rPr>
        <w:t>服务承诺和</w:t>
      </w:r>
      <w:del w:id="15" w:author="Vic Gong" w:date="2024-02-19T13:43:00Z">
        <w:r w:rsidR="000E4705" w:rsidDel="00B47124">
          <w:rPr>
            <w:rFonts w:eastAsia="黑体" w:hint="eastAsia"/>
            <w:bCs/>
            <w:spacing w:val="-4"/>
            <w:sz w:val="22"/>
            <w:szCs w:val="22"/>
            <w:lang w:eastAsia="zh-CN"/>
          </w:rPr>
          <w:delText>服务</w:delText>
        </w:r>
      </w:del>
      <w:ins w:id="16" w:author="Vic Gong" w:date="2024-02-19T13:43:00Z">
        <w:r w:rsidR="00B47124">
          <w:rPr>
            <w:rFonts w:eastAsia="黑体" w:hint="eastAsia"/>
            <w:bCs/>
            <w:spacing w:val="-4"/>
            <w:sz w:val="22"/>
            <w:szCs w:val="22"/>
            <w:lang w:eastAsia="zh-CN"/>
          </w:rPr>
          <w:t>体系</w:t>
        </w:r>
      </w:ins>
      <w:r w:rsidRPr="00755567">
        <w:rPr>
          <w:rFonts w:eastAsia="黑体" w:hint="eastAsia"/>
          <w:bCs/>
          <w:spacing w:val="-4"/>
          <w:sz w:val="22"/>
          <w:szCs w:val="22"/>
          <w:lang w:eastAsia="zh-CN"/>
        </w:rPr>
        <w:t>要求造成</w:t>
      </w:r>
      <w:r w:rsidRPr="00755567">
        <w:rPr>
          <w:rFonts w:eastAsia="黑体"/>
          <w:bCs/>
          <w:spacing w:val="-4"/>
          <w:sz w:val="22"/>
          <w:szCs w:val="22"/>
          <w:lang w:eastAsia="zh-CN"/>
        </w:rPr>
        <w:t>威胁</w:t>
      </w:r>
      <w:r w:rsidRPr="00755567">
        <w:rPr>
          <w:rFonts w:eastAsia="黑体" w:hint="eastAsia"/>
          <w:bCs/>
          <w:spacing w:val="-4"/>
          <w:sz w:val="22"/>
          <w:szCs w:val="22"/>
          <w:lang w:eastAsia="zh-CN"/>
        </w:rPr>
        <w:t>的风险</w:t>
      </w:r>
      <w:r w:rsidR="001C0445" w:rsidRPr="00755567">
        <w:rPr>
          <w:rFonts w:eastAsia="黑体" w:hint="eastAsia"/>
          <w:bCs/>
          <w:spacing w:val="-4"/>
          <w:sz w:val="22"/>
          <w:szCs w:val="22"/>
          <w:lang w:eastAsia="zh-CN"/>
        </w:rPr>
        <w:t>。</w:t>
      </w:r>
    </w:p>
    <w:p w14:paraId="370AC319" w14:textId="493D8FC6" w:rsidR="0092139B" w:rsidRPr="00755567" w:rsidRDefault="0092139B" w:rsidP="00755567">
      <w:pPr>
        <w:widowControl w:val="0"/>
        <w:snapToGrid w:val="0"/>
        <w:spacing w:line="276" w:lineRule="auto"/>
        <w:jc w:val="both"/>
        <w:rPr>
          <w:rFonts w:eastAsia="黑体"/>
          <w:sz w:val="22"/>
          <w:szCs w:val="22"/>
          <w:lang w:eastAsia="zh-CN"/>
        </w:rPr>
      </w:pPr>
    </w:p>
    <w:p w14:paraId="59C18D26" w14:textId="7150CC0F" w:rsidR="0092139B" w:rsidRPr="00B47124" w:rsidRDefault="0092139B" w:rsidP="00755567">
      <w:pPr>
        <w:widowControl w:val="0"/>
        <w:snapToGrid w:val="0"/>
        <w:spacing w:line="276" w:lineRule="auto"/>
        <w:jc w:val="both"/>
        <w:rPr>
          <w:rFonts w:eastAsia="黑体"/>
          <w:sz w:val="22"/>
          <w:szCs w:val="22"/>
          <w:lang w:eastAsia="zh-CN"/>
        </w:rPr>
      </w:pPr>
    </w:p>
    <w:p w14:paraId="04C2B6AE"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我们的责任</w:t>
      </w:r>
    </w:p>
    <w:p w14:paraId="3CE6DEC5" w14:textId="26733976"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我们的责任是，基于我们的检查对</w:t>
      </w:r>
      <w:r w:rsidRPr="00755567">
        <w:rPr>
          <w:rFonts w:eastAsia="黑体"/>
          <w:bCs/>
          <w:spacing w:val="-4"/>
          <w:sz w:val="22"/>
          <w:szCs w:val="22"/>
          <w:lang w:eastAsia="zh-CN"/>
        </w:rPr>
        <w:t>认定</w:t>
      </w:r>
      <w:r w:rsidRPr="00755567">
        <w:rPr>
          <w:rFonts w:eastAsia="黑体" w:hint="eastAsia"/>
          <w:bCs/>
          <w:spacing w:val="-4"/>
          <w:sz w:val="22"/>
          <w:szCs w:val="22"/>
          <w:lang w:eastAsia="zh-CN"/>
        </w:rPr>
        <w:t>发表意见。我们的检查基于</w:t>
      </w:r>
      <w:del w:id="17" w:author="Stella TY" w:date="2024-02-01T14:21:00Z">
        <w:r w:rsidRPr="00755567" w:rsidDel="002C6128">
          <w:rPr>
            <w:rFonts w:eastAsia="黑体" w:hint="eastAsia"/>
            <w:bCs/>
            <w:spacing w:val="-4"/>
            <w:sz w:val="22"/>
            <w:szCs w:val="22"/>
            <w:lang w:eastAsia="zh-CN"/>
          </w:rPr>
          <w:delText>美国注册会计师协会</w:delText>
        </w:r>
        <w:r w:rsidR="00E863A3" w:rsidRPr="00755567" w:rsidDel="002C6128">
          <w:rPr>
            <w:rFonts w:eastAsia="黑体" w:hint="eastAsia"/>
            <w:bCs/>
            <w:spacing w:val="-4"/>
            <w:sz w:val="22"/>
            <w:szCs w:val="22"/>
            <w:lang w:eastAsia="zh-CN"/>
          </w:rPr>
          <w:delText>（</w:delText>
        </w:r>
        <w:r w:rsidR="006977A9" w:rsidRPr="00755567" w:rsidDel="002C6128">
          <w:rPr>
            <w:rFonts w:eastAsia="黑体"/>
            <w:bCs/>
            <w:spacing w:val="-4"/>
            <w:sz w:val="22"/>
            <w:szCs w:val="22"/>
            <w:lang w:eastAsia="zh-CN"/>
          </w:rPr>
          <w:delText>American Institute of Certified Public Accountants</w:delText>
        </w:r>
        <w:r w:rsidR="006977A9" w:rsidRPr="00755567" w:rsidDel="002C6128">
          <w:rPr>
            <w:rFonts w:eastAsia="黑体"/>
            <w:bCs/>
            <w:spacing w:val="-4"/>
            <w:sz w:val="22"/>
            <w:szCs w:val="22"/>
            <w:lang w:eastAsia="zh-CN"/>
          </w:rPr>
          <w:delText>，</w:delText>
        </w:r>
      </w:del>
      <w:r w:rsidR="006977A9" w:rsidRPr="00755567">
        <w:rPr>
          <w:rFonts w:eastAsia="黑体"/>
          <w:bCs/>
          <w:spacing w:val="-4"/>
          <w:sz w:val="22"/>
          <w:szCs w:val="22"/>
          <w:lang w:eastAsia="zh-CN"/>
        </w:rPr>
        <w:t>AICPA</w:t>
      </w:r>
      <w:del w:id="18" w:author="Stella TY" w:date="2024-02-01T14:21:00Z">
        <w:r w:rsidR="00E863A3" w:rsidRPr="00755567" w:rsidDel="002C6128">
          <w:rPr>
            <w:rFonts w:eastAsia="黑体" w:hint="eastAsia"/>
            <w:bCs/>
            <w:spacing w:val="-4"/>
            <w:sz w:val="22"/>
            <w:szCs w:val="22"/>
            <w:lang w:eastAsia="zh-CN"/>
          </w:rPr>
          <w:delText>）</w:delText>
        </w:r>
      </w:del>
      <w:r w:rsidRPr="00755567">
        <w:rPr>
          <w:rFonts w:eastAsia="黑体" w:hint="eastAsia"/>
          <w:bCs/>
          <w:spacing w:val="-4"/>
          <w:sz w:val="22"/>
          <w:szCs w:val="22"/>
          <w:lang w:eastAsia="zh-CN"/>
        </w:rPr>
        <w:t>制定的鉴证准则</w:t>
      </w:r>
      <w:r w:rsidR="001E1E20" w:rsidRPr="001E1E20">
        <w:rPr>
          <w:rFonts w:eastAsia="黑体" w:hint="eastAsia"/>
          <w:sz w:val="22"/>
          <w:szCs w:val="18"/>
          <w:lang w:eastAsia="zh-CN"/>
        </w:rPr>
        <w:t>以及国际审计</w:t>
      </w:r>
      <w:r w:rsidR="0018353A">
        <w:rPr>
          <w:rFonts w:eastAsia="黑体" w:hint="eastAsia"/>
          <w:sz w:val="22"/>
          <w:szCs w:val="18"/>
          <w:lang w:eastAsia="zh-CN"/>
        </w:rPr>
        <w:t>与</w:t>
      </w:r>
      <w:r w:rsidR="001E1E20" w:rsidRPr="001E1E20">
        <w:rPr>
          <w:rFonts w:eastAsia="黑体" w:hint="eastAsia"/>
          <w:sz w:val="22"/>
          <w:szCs w:val="18"/>
          <w:lang w:eastAsia="zh-CN"/>
        </w:rPr>
        <w:t>鉴证准则</w:t>
      </w:r>
      <w:r w:rsidR="0018353A">
        <w:rPr>
          <w:rFonts w:eastAsia="黑体" w:hint="eastAsia"/>
          <w:sz w:val="22"/>
          <w:szCs w:val="18"/>
          <w:lang w:eastAsia="zh-CN"/>
        </w:rPr>
        <w:t>理事</w:t>
      </w:r>
      <w:r w:rsidR="001E1E20" w:rsidRPr="001E1E20">
        <w:rPr>
          <w:rFonts w:eastAsia="黑体" w:hint="eastAsia"/>
          <w:sz w:val="22"/>
          <w:szCs w:val="18"/>
          <w:lang w:eastAsia="zh-CN"/>
        </w:rPr>
        <w:t>会（</w:t>
      </w:r>
      <w:r w:rsidR="001E1E20" w:rsidRPr="001E1E20">
        <w:rPr>
          <w:rFonts w:eastAsia="黑体"/>
          <w:sz w:val="22"/>
          <w:szCs w:val="18"/>
          <w:lang w:eastAsia="zh-CN"/>
        </w:rPr>
        <w:t>International Auditing and Assurance Standards Board</w:t>
      </w:r>
      <w:r w:rsidR="001E1E20" w:rsidRPr="001E1E20">
        <w:rPr>
          <w:rFonts w:eastAsia="黑体"/>
          <w:sz w:val="22"/>
          <w:szCs w:val="18"/>
          <w:lang w:eastAsia="zh-CN"/>
        </w:rPr>
        <w:t>，</w:t>
      </w:r>
      <w:r w:rsidR="001E1E20" w:rsidRPr="001E1E20">
        <w:rPr>
          <w:rFonts w:eastAsia="黑体"/>
          <w:sz w:val="22"/>
          <w:szCs w:val="18"/>
          <w:lang w:eastAsia="zh-CN"/>
        </w:rPr>
        <w:t>IAASB</w:t>
      </w:r>
      <w:r w:rsidR="001E1E20" w:rsidRPr="001E1E20">
        <w:rPr>
          <w:rFonts w:eastAsia="黑体"/>
          <w:sz w:val="22"/>
          <w:szCs w:val="18"/>
          <w:lang w:eastAsia="zh-CN"/>
        </w:rPr>
        <w:t>）发布的《鉴证业务国际准则第</w:t>
      </w:r>
      <w:r w:rsidR="001E1E20" w:rsidRPr="001E1E20">
        <w:rPr>
          <w:rFonts w:eastAsia="黑体"/>
          <w:sz w:val="22"/>
          <w:szCs w:val="18"/>
          <w:lang w:eastAsia="zh-CN"/>
        </w:rPr>
        <w:t>3000</w:t>
      </w:r>
      <w:r w:rsidR="001E1E20" w:rsidRPr="001E1E20">
        <w:rPr>
          <w:rFonts w:eastAsia="黑体"/>
          <w:sz w:val="22"/>
          <w:szCs w:val="18"/>
          <w:lang w:eastAsia="zh-CN"/>
        </w:rPr>
        <w:t>号</w:t>
      </w:r>
      <w:r w:rsidR="001E1E20" w:rsidRPr="001E1E20">
        <w:rPr>
          <w:rFonts w:eastAsia="黑体"/>
          <w:sz w:val="22"/>
          <w:szCs w:val="18"/>
          <w:lang w:eastAsia="zh-CN"/>
        </w:rPr>
        <w:t xml:space="preserve"> </w:t>
      </w:r>
      <w:r w:rsidR="001E1E20" w:rsidRPr="001E1E20">
        <w:rPr>
          <w:rFonts w:eastAsia="黑体"/>
          <w:sz w:val="22"/>
          <w:szCs w:val="18"/>
          <w:lang w:eastAsia="zh-CN"/>
        </w:rPr>
        <w:t>（修订版）</w:t>
      </w:r>
      <w:r w:rsidR="001E1E20" w:rsidRPr="001E1E20">
        <w:rPr>
          <w:rFonts w:eastAsia="黑体"/>
          <w:sz w:val="22"/>
          <w:szCs w:val="18"/>
          <w:lang w:eastAsia="zh-CN"/>
        </w:rPr>
        <w:t xml:space="preserve">– </w:t>
      </w:r>
      <w:r w:rsidR="001E1E20" w:rsidRPr="001E1E20">
        <w:rPr>
          <w:rFonts w:eastAsia="黑体"/>
          <w:sz w:val="22"/>
          <w:szCs w:val="18"/>
          <w:lang w:eastAsia="zh-CN"/>
        </w:rPr>
        <w:t>除历史财务信息的审计或审阅之外的鉴证业务》（</w:t>
      </w:r>
      <w:r w:rsidR="001E1E20" w:rsidRPr="00C6786C">
        <w:rPr>
          <w:rFonts w:eastAsia="黑体"/>
          <w:iCs/>
          <w:sz w:val="22"/>
          <w:szCs w:val="18"/>
          <w:lang w:eastAsia="zh-CN"/>
        </w:rPr>
        <w:t>International Standard on Assurance Engagements 3000 (Revised),</w:t>
      </w:r>
      <w:r w:rsidR="001E1E20" w:rsidRPr="001E1E20">
        <w:rPr>
          <w:rFonts w:eastAsia="黑体"/>
          <w:i/>
          <w:sz w:val="22"/>
          <w:szCs w:val="18"/>
          <w:lang w:eastAsia="zh-CN"/>
        </w:rPr>
        <w:t xml:space="preserve"> Assurance Engagements Other Than Audits or Reviews of Historical Financial Information</w:t>
      </w:r>
      <w:r w:rsidR="001E1E20" w:rsidRPr="001E1E20">
        <w:rPr>
          <w:rFonts w:eastAsia="黑体"/>
          <w:sz w:val="22"/>
          <w:szCs w:val="18"/>
          <w:lang w:eastAsia="zh-CN"/>
        </w:rPr>
        <w:t>）</w:t>
      </w:r>
      <w:r w:rsidRPr="00755567">
        <w:rPr>
          <w:rFonts w:eastAsia="黑体" w:hint="eastAsia"/>
          <w:bCs/>
          <w:spacing w:val="-4"/>
          <w:sz w:val="22"/>
          <w:szCs w:val="22"/>
          <w:lang w:eastAsia="zh-CN"/>
        </w:rPr>
        <w:t>来执行。在所有重大方面，该等准则要求我们计划和执行检查，以为验证认定是否被公允</w:t>
      </w:r>
      <w:r w:rsidRPr="00755567">
        <w:rPr>
          <w:rFonts w:eastAsia="黑体"/>
          <w:bCs/>
          <w:spacing w:val="-4"/>
          <w:sz w:val="22"/>
          <w:szCs w:val="22"/>
          <w:lang w:eastAsia="zh-CN"/>
        </w:rPr>
        <w:t>陈述</w:t>
      </w:r>
      <w:r w:rsidRPr="00755567">
        <w:rPr>
          <w:rFonts w:eastAsia="黑体" w:hint="eastAsia"/>
          <w:bCs/>
          <w:spacing w:val="-4"/>
          <w:sz w:val="22"/>
          <w:szCs w:val="22"/>
          <w:lang w:eastAsia="zh-CN"/>
        </w:rPr>
        <w:t>提供合理保证。检查包括执行步骤以获取有关认定的证据，其中包括：（</w:t>
      </w:r>
      <w:r w:rsidRPr="00755567">
        <w:rPr>
          <w:rFonts w:eastAsia="黑体" w:hint="eastAsia"/>
          <w:bCs/>
          <w:spacing w:val="-4"/>
          <w:sz w:val="22"/>
          <w:szCs w:val="22"/>
          <w:lang w:eastAsia="zh-CN"/>
        </w:rPr>
        <w:t>1</w:t>
      </w:r>
      <w:r w:rsidRPr="00755567">
        <w:rPr>
          <w:rFonts w:eastAsia="黑体" w:hint="eastAsia"/>
          <w:bCs/>
          <w:spacing w:val="-4"/>
          <w:sz w:val="22"/>
          <w:szCs w:val="22"/>
          <w:lang w:eastAsia="zh-CN"/>
        </w:rPr>
        <w:t>）了解</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与</w:t>
      </w:r>
      <w:commentRangeStart w:id="19"/>
      <w:r w:rsidRPr="00755567">
        <w:rPr>
          <w:rFonts w:eastAsia="黑体" w:hint="eastAsia"/>
          <w:bCs/>
          <w:spacing w:val="-4"/>
          <w:sz w:val="22"/>
          <w:szCs w:val="22"/>
          <w:lang w:eastAsia="zh-CN"/>
        </w:rPr>
        <w:t>【</w:t>
      </w:r>
      <w:r w:rsidRPr="00755567">
        <w:rPr>
          <w:rFonts w:eastAsia="黑体" w:hint="eastAsia"/>
          <w:b/>
          <w:spacing w:val="-4"/>
          <w:sz w:val="22"/>
          <w:szCs w:val="22"/>
          <w:lang w:eastAsia="zh-CN"/>
        </w:rPr>
        <w:t>安全性、可用性、进程</w:t>
      </w:r>
      <w:del w:id="20" w:author="Stella TY" w:date="2024-01-05T15:31:00Z">
        <w:r w:rsidRPr="00755567" w:rsidDel="00AC2EB9">
          <w:rPr>
            <w:rFonts w:eastAsia="黑体" w:hint="eastAsia"/>
            <w:b/>
            <w:spacing w:val="-4"/>
            <w:sz w:val="22"/>
            <w:szCs w:val="22"/>
            <w:lang w:eastAsia="zh-CN"/>
          </w:rPr>
          <w:delText>性、</w:delText>
        </w:r>
      </w:del>
      <w:r w:rsidRPr="00755567">
        <w:rPr>
          <w:rFonts w:eastAsia="黑体" w:hint="eastAsia"/>
          <w:b/>
          <w:spacing w:val="-4"/>
          <w:sz w:val="22"/>
          <w:szCs w:val="22"/>
          <w:lang w:eastAsia="zh-CN"/>
        </w:rPr>
        <w:t>完整性、保密性</w:t>
      </w:r>
      <w:r w:rsidR="00E863A3" w:rsidRPr="00755567">
        <w:rPr>
          <w:rFonts w:eastAsia="黑体" w:hint="eastAsia"/>
          <w:b/>
          <w:spacing w:val="-4"/>
          <w:sz w:val="22"/>
          <w:szCs w:val="22"/>
          <w:lang w:eastAsia="zh-CN"/>
        </w:rPr>
        <w:t>以</w:t>
      </w:r>
      <w:r w:rsidRPr="00755567">
        <w:rPr>
          <w:rFonts w:eastAsia="黑体" w:hint="eastAsia"/>
          <w:b/>
          <w:spacing w:val="-4"/>
          <w:sz w:val="22"/>
          <w:szCs w:val="22"/>
          <w:lang w:eastAsia="zh-CN"/>
        </w:rPr>
        <w:t>及隐私性</w:t>
      </w:r>
      <w:r w:rsidRPr="00755567">
        <w:rPr>
          <w:rFonts w:eastAsia="黑体" w:hint="eastAsia"/>
          <w:bCs/>
          <w:spacing w:val="-4"/>
          <w:sz w:val="22"/>
          <w:szCs w:val="22"/>
          <w:lang w:eastAsia="zh-CN"/>
        </w:rPr>
        <w:t>】</w:t>
      </w:r>
      <w:commentRangeEnd w:id="19"/>
      <w:r w:rsidRPr="00755567">
        <w:rPr>
          <w:rFonts w:eastAsia="黑体"/>
          <w:bCs/>
          <w:spacing w:val="-4"/>
          <w:sz w:val="22"/>
          <w:szCs w:val="22"/>
          <w:lang w:eastAsia="zh-CN"/>
        </w:rPr>
        <w:commentReference w:id="19"/>
      </w:r>
      <w:r w:rsidRPr="00755567">
        <w:rPr>
          <w:rFonts w:eastAsia="黑体" w:hint="eastAsia"/>
          <w:bCs/>
          <w:spacing w:val="-4"/>
          <w:sz w:val="22"/>
          <w:szCs w:val="22"/>
          <w:lang w:eastAsia="zh-CN"/>
        </w:rPr>
        <w:t>相关的制度</w:t>
      </w:r>
      <w:r w:rsidRPr="00755567">
        <w:rPr>
          <w:rFonts w:eastAsia="黑体"/>
          <w:bCs/>
          <w:spacing w:val="-4"/>
          <w:sz w:val="22"/>
          <w:szCs w:val="22"/>
          <w:lang w:eastAsia="zh-CN"/>
        </w:rPr>
        <w:t>、</w:t>
      </w:r>
      <w:r w:rsidRPr="00755567">
        <w:rPr>
          <w:rFonts w:eastAsia="黑体" w:hint="eastAsia"/>
          <w:bCs/>
          <w:spacing w:val="-4"/>
          <w:sz w:val="22"/>
          <w:szCs w:val="22"/>
          <w:lang w:eastAsia="zh-CN"/>
        </w:rPr>
        <w:t>流程和控制，（</w:t>
      </w:r>
      <w:r w:rsidRPr="00755567">
        <w:rPr>
          <w:rFonts w:eastAsia="黑体" w:hint="eastAsia"/>
          <w:bCs/>
          <w:spacing w:val="-4"/>
          <w:sz w:val="22"/>
          <w:szCs w:val="22"/>
          <w:lang w:eastAsia="zh-CN"/>
        </w:rPr>
        <w:t>2</w:t>
      </w:r>
      <w:r w:rsidRPr="00755567">
        <w:rPr>
          <w:rFonts w:eastAsia="黑体" w:hint="eastAsia"/>
          <w:bCs/>
          <w:spacing w:val="-4"/>
          <w:sz w:val="22"/>
          <w:szCs w:val="22"/>
          <w:lang w:eastAsia="zh-CN"/>
        </w:rPr>
        <w:t>）测试并评估控制执行之有效性，以及（</w:t>
      </w:r>
      <w:r w:rsidRPr="00755567">
        <w:rPr>
          <w:rFonts w:eastAsia="黑体" w:hint="eastAsia"/>
          <w:bCs/>
          <w:spacing w:val="-4"/>
          <w:sz w:val="22"/>
          <w:szCs w:val="22"/>
          <w:lang w:eastAsia="zh-CN"/>
        </w:rPr>
        <w:t>3</w:t>
      </w:r>
      <w:r w:rsidRPr="00755567">
        <w:rPr>
          <w:rFonts w:eastAsia="黑体" w:hint="eastAsia"/>
          <w:bCs/>
          <w:spacing w:val="-4"/>
          <w:sz w:val="22"/>
          <w:szCs w:val="22"/>
          <w:lang w:eastAsia="zh-CN"/>
        </w:rPr>
        <w:t>）在我们认为必要的情况下执行其他检查步骤。所选检查步骤之性质、时间和范围是基于我们的职业判断，包括对无论是由于舞弊或错误而导致的重大错误陈述的风险之评估。我们相信，在检查</w:t>
      </w:r>
      <w:r w:rsidRPr="00755567">
        <w:rPr>
          <w:rFonts w:eastAsia="黑体"/>
          <w:bCs/>
          <w:spacing w:val="-4"/>
          <w:sz w:val="22"/>
          <w:szCs w:val="22"/>
          <w:lang w:eastAsia="zh-CN"/>
        </w:rPr>
        <w:t>过程中</w:t>
      </w:r>
      <w:r w:rsidRPr="00755567">
        <w:rPr>
          <w:rFonts w:eastAsia="黑体" w:hint="eastAsia"/>
          <w:bCs/>
          <w:spacing w:val="-4"/>
          <w:sz w:val="22"/>
          <w:szCs w:val="22"/>
          <w:lang w:eastAsia="zh-CN"/>
        </w:rPr>
        <w:t>我们所获取的证据是充分的，并为我们发表意见提供了合理的基础。</w:t>
      </w:r>
    </w:p>
    <w:p w14:paraId="7FFCEFD3"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25895DB3" w14:textId="2CBD2E71"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我们所执行的检查不是为了评估</w:t>
      </w:r>
      <w:r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的网络安全风险管理程序。因此，我们不针对其网络安全风险管理程序发表意见或者提供其他任何形式的保证。</w:t>
      </w:r>
    </w:p>
    <w:p w14:paraId="034A956D" w14:textId="77777777" w:rsidR="00E27B55" w:rsidRDefault="00E27B55" w:rsidP="00755567">
      <w:pPr>
        <w:widowControl w:val="0"/>
        <w:snapToGrid w:val="0"/>
        <w:spacing w:line="276" w:lineRule="auto"/>
        <w:jc w:val="both"/>
        <w:rPr>
          <w:ins w:id="21" w:author="Fiona Xie" w:date="2025-08-05T16:49:00Z" w16du:dateUtc="2025-08-05T08:49:00Z"/>
          <w:rFonts w:eastAsia="黑体"/>
          <w:bCs/>
          <w:spacing w:val="-4"/>
          <w:sz w:val="22"/>
          <w:szCs w:val="22"/>
          <w:lang w:eastAsia="zh-CN"/>
        </w:rPr>
      </w:pPr>
    </w:p>
    <w:p w14:paraId="264E9CB6" w14:textId="77777777" w:rsidR="008821BE" w:rsidRPr="0013760F" w:rsidRDefault="008821BE" w:rsidP="008821BE">
      <w:pPr>
        <w:snapToGrid w:val="0"/>
        <w:spacing w:line="276" w:lineRule="auto"/>
        <w:jc w:val="both"/>
        <w:rPr>
          <w:ins w:id="22" w:author="Fiona Xie" w:date="2025-08-05T16:49:00Z" w16du:dateUtc="2025-08-05T08:49:00Z"/>
          <w:rFonts w:eastAsia="黑体" w:hint="eastAsia"/>
          <w:color w:val="000000"/>
          <w:sz w:val="22"/>
          <w:szCs w:val="22"/>
          <w:lang w:eastAsia="zh-CN"/>
        </w:rPr>
      </w:pPr>
      <w:bookmarkStart w:id="23" w:name="OLE_LINK1"/>
      <w:ins w:id="24" w:author="Fiona Xie" w:date="2025-08-05T16:49:00Z" w16du:dateUtc="2025-08-05T08:49:00Z">
        <w:r w:rsidRPr="0013760F">
          <w:rPr>
            <w:rFonts w:eastAsia="黑体"/>
            <w:color w:val="000000"/>
            <w:sz w:val="22"/>
            <w:szCs w:val="22"/>
            <w:lang w:eastAsia="zh-CN"/>
          </w:rPr>
          <w:t>我们的检查不是为了评估</w:t>
        </w:r>
        <w:commentRangeStart w:id="25"/>
        <w:r w:rsidRPr="0013760F">
          <w:rPr>
            <w:rFonts w:eastAsia="黑体" w:hint="eastAsia"/>
            <w:b/>
            <w:bCs/>
            <w:color w:val="000000"/>
            <w:sz w:val="22"/>
            <w:szCs w:val="22"/>
            <w:lang w:eastAsia="zh-CN"/>
          </w:rPr>
          <w:t>【</w:t>
        </w:r>
        <w:r w:rsidRPr="0013760F">
          <w:rPr>
            <w:rFonts w:eastAsia="黑体"/>
            <w:b/>
            <w:bCs/>
            <w:color w:val="000000"/>
            <w:sz w:val="22"/>
            <w:szCs w:val="22"/>
            <w:lang w:eastAsia="zh-CN"/>
          </w:rPr>
          <w:t>服务机构简称</w:t>
        </w:r>
        <w:r w:rsidRPr="0013760F">
          <w:rPr>
            <w:rFonts w:eastAsia="黑体" w:hint="eastAsia"/>
            <w:b/>
            <w:bCs/>
            <w:color w:val="000000"/>
            <w:sz w:val="22"/>
            <w:szCs w:val="22"/>
            <w:lang w:eastAsia="zh-CN"/>
          </w:rPr>
          <w:t>】</w:t>
        </w:r>
        <w:r w:rsidRPr="0013760F">
          <w:rPr>
            <w:rFonts w:eastAsia="黑体"/>
            <w:color w:val="000000"/>
            <w:sz w:val="22"/>
            <w:szCs w:val="22"/>
            <w:lang w:eastAsia="zh-CN"/>
          </w:rPr>
          <w:t>的人工智能（</w:t>
        </w:r>
        <w:r w:rsidRPr="0013760F">
          <w:rPr>
            <w:rFonts w:eastAsia="黑体"/>
            <w:color w:val="000000"/>
            <w:sz w:val="22"/>
            <w:szCs w:val="22"/>
            <w:lang w:eastAsia="zh-CN"/>
          </w:rPr>
          <w:t>“AI”</w:t>
        </w:r>
        <w:r w:rsidRPr="0013760F">
          <w:rPr>
            <w:rFonts w:eastAsia="黑体"/>
            <w:color w:val="000000"/>
            <w:sz w:val="22"/>
            <w:szCs w:val="22"/>
            <w:lang w:eastAsia="zh-CN"/>
          </w:rPr>
          <w:t>）服务</w:t>
        </w:r>
        <w:commentRangeEnd w:id="25"/>
        <w:r w:rsidRPr="0013760F">
          <w:rPr>
            <w:rStyle w:val="CommentReference"/>
            <w:sz w:val="22"/>
            <w:szCs w:val="22"/>
          </w:rPr>
          <w:commentReference w:id="25"/>
        </w:r>
        <w:r w:rsidRPr="0013760F">
          <w:rPr>
            <w:rFonts w:eastAsia="黑体"/>
            <w:color w:val="000000"/>
            <w:sz w:val="22"/>
            <w:szCs w:val="22"/>
            <w:lang w:eastAsia="zh-CN"/>
          </w:rPr>
          <w:t>的性能或完整性。因此，我们不对</w:t>
        </w:r>
        <w:r w:rsidRPr="0013760F">
          <w:rPr>
            <w:rFonts w:eastAsia="黑体" w:hint="eastAsia"/>
            <w:b/>
            <w:bCs/>
            <w:color w:val="000000"/>
            <w:sz w:val="22"/>
            <w:szCs w:val="22"/>
            <w:lang w:eastAsia="zh-CN"/>
          </w:rPr>
          <w:t>【</w:t>
        </w:r>
        <w:r w:rsidRPr="0013760F">
          <w:rPr>
            <w:rFonts w:eastAsia="黑体"/>
            <w:b/>
            <w:bCs/>
            <w:color w:val="000000"/>
            <w:sz w:val="22"/>
            <w:szCs w:val="22"/>
            <w:lang w:eastAsia="zh-CN"/>
          </w:rPr>
          <w:t>服务机构简称</w:t>
        </w:r>
        <w:r w:rsidRPr="0013760F">
          <w:rPr>
            <w:rFonts w:eastAsia="黑体" w:hint="eastAsia"/>
            <w:b/>
            <w:bCs/>
            <w:color w:val="000000"/>
            <w:sz w:val="22"/>
            <w:szCs w:val="22"/>
            <w:lang w:eastAsia="zh-CN"/>
          </w:rPr>
          <w:t>】</w:t>
        </w:r>
        <w:r w:rsidRPr="0013760F">
          <w:rPr>
            <w:rFonts w:eastAsia="黑体"/>
            <w:color w:val="000000"/>
            <w:sz w:val="22"/>
            <w:szCs w:val="22"/>
            <w:lang w:eastAsia="zh-CN"/>
          </w:rPr>
          <w:t>的</w:t>
        </w:r>
        <w:r w:rsidRPr="0013760F">
          <w:rPr>
            <w:rFonts w:eastAsia="黑体" w:hint="eastAsia"/>
            <w:color w:val="000000"/>
            <w:sz w:val="22"/>
            <w:szCs w:val="22"/>
            <w:lang w:eastAsia="zh-CN"/>
          </w:rPr>
          <w:t>AI</w:t>
        </w:r>
        <w:r w:rsidRPr="0013760F">
          <w:rPr>
            <w:rFonts w:eastAsia="黑体"/>
            <w:color w:val="000000"/>
            <w:sz w:val="22"/>
            <w:szCs w:val="22"/>
            <w:lang w:eastAsia="zh-CN"/>
          </w:rPr>
          <w:t>服务的性能或完整性发表意见或任何其他形式的保证。</w:t>
        </w:r>
      </w:ins>
    </w:p>
    <w:bookmarkEnd w:id="23"/>
    <w:p w14:paraId="1DA840CB" w14:textId="77777777" w:rsidR="008821BE" w:rsidRPr="008821BE" w:rsidRDefault="008821BE" w:rsidP="00755567">
      <w:pPr>
        <w:widowControl w:val="0"/>
        <w:snapToGrid w:val="0"/>
        <w:spacing w:line="276" w:lineRule="auto"/>
        <w:jc w:val="both"/>
        <w:rPr>
          <w:rFonts w:eastAsia="黑体" w:hint="eastAsia"/>
          <w:bCs/>
          <w:spacing w:val="-4"/>
          <w:sz w:val="22"/>
          <w:szCs w:val="22"/>
          <w:lang w:eastAsia="zh-CN"/>
        </w:rPr>
      </w:pPr>
    </w:p>
    <w:p w14:paraId="1262A506" w14:textId="7CEDD0FB" w:rsidR="00E27B55" w:rsidRPr="00755567" w:rsidRDefault="00E27B55"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根据与我们检查活动相关的职业道德要求，我们须独立于【</w:t>
      </w:r>
      <w:r w:rsidR="007D2C3C">
        <w:rPr>
          <w:rFonts w:eastAsia="黑体" w:hint="eastAsia"/>
          <w:b/>
          <w:spacing w:val="-4"/>
          <w:sz w:val="22"/>
          <w:szCs w:val="22"/>
          <w:lang w:eastAsia="zh-CN"/>
        </w:rPr>
        <w:t>服务机构</w:t>
      </w:r>
      <w:r w:rsidRPr="00755567">
        <w:rPr>
          <w:rFonts w:eastAsia="黑体" w:hint="eastAsia"/>
          <w:b/>
          <w:spacing w:val="-4"/>
          <w:sz w:val="22"/>
          <w:szCs w:val="22"/>
          <w:lang w:eastAsia="zh-CN"/>
        </w:rPr>
        <w:t>简称</w:t>
      </w:r>
      <w:r w:rsidRPr="00755567">
        <w:rPr>
          <w:rFonts w:eastAsia="黑体" w:hint="eastAsia"/>
          <w:bCs/>
          <w:spacing w:val="-4"/>
          <w:sz w:val="22"/>
          <w:szCs w:val="22"/>
          <w:lang w:eastAsia="zh-CN"/>
        </w:rPr>
        <w:t>】</w:t>
      </w:r>
      <w:r w:rsidR="00755567" w:rsidRPr="00755567">
        <w:rPr>
          <w:rFonts w:eastAsia="黑体" w:hint="eastAsia"/>
          <w:bCs/>
          <w:spacing w:val="-4"/>
          <w:sz w:val="22"/>
          <w:szCs w:val="22"/>
          <w:lang w:eastAsia="zh-CN"/>
        </w:rPr>
        <w:t>并履行我们的其他职业道德责任。</w:t>
      </w:r>
    </w:p>
    <w:p w14:paraId="6FB76485" w14:textId="77777777" w:rsidR="00A21FD3" w:rsidRDefault="00A21FD3" w:rsidP="00755567">
      <w:pPr>
        <w:widowControl w:val="0"/>
        <w:snapToGrid w:val="0"/>
        <w:spacing w:line="276" w:lineRule="auto"/>
        <w:jc w:val="both"/>
        <w:rPr>
          <w:rFonts w:eastAsia="黑体"/>
          <w:bCs/>
          <w:spacing w:val="-4"/>
          <w:sz w:val="22"/>
          <w:szCs w:val="22"/>
          <w:lang w:eastAsia="zh-CN"/>
        </w:rPr>
      </w:pPr>
    </w:p>
    <w:p w14:paraId="5FF3BFBA" w14:textId="7BFB6449" w:rsidR="0092139B" w:rsidRPr="00127801" w:rsidRDefault="00127801" w:rsidP="00755567">
      <w:pPr>
        <w:widowControl w:val="0"/>
        <w:snapToGrid w:val="0"/>
        <w:spacing w:line="276" w:lineRule="auto"/>
        <w:jc w:val="both"/>
        <w:rPr>
          <w:rFonts w:eastAsia="黑体"/>
          <w:i/>
          <w:sz w:val="22"/>
          <w:szCs w:val="18"/>
        </w:rPr>
      </w:pPr>
      <w:ins w:id="26" w:author="Fiona Xie" w:date="2024-07-11T11:22:00Z">
        <w:r w:rsidRPr="00127801">
          <w:rPr>
            <w:rFonts w:ascii="黑体" w:eastAsia="黑体" w:hAnsi="黑体" w:hint="eastAsia"/>
            <w:sz w:val="22"/>
            <w:szCs w:val="18"/>
          </w:rPr>
          <w:t>我们应用《国际质量管理准则第</w:t>
        </w:r>
        <w:r w:rsidRPr="00127801">
          <w:rPr>
            <w:rFonts w:ascii="黑体" w:eastAsia="黑体" w:hAnsi="黑体"/>
            <w:sz w:val="22"/>
            <w:szCs w:val="18"/>
          </w:rPr>
          <w:t>1</w:t>
        </w:r>
        <w:r w:rsidRPr="00127801">
          <w:rPr>
            <w:rFonts w:ascii="黑体" w:eastAsia="黑体" w:hAnsi="黑体" w:hint="eastAsia"/>
            <w:sz w:val="22"/>
            <w:szCs w:val="18"/>
          </w:rPr>
          <w:t xml:space="preserve">号 </w:t>
        </w:r>
        <w:r w:rsidRPr="00127801">
          <w:rPr>
            <w:rFonts w:ascii="黑体" w:eastAsia="黑体" w:hAnsi="黑体"/>
            <w:sz w:val="22"/>
            <w:szCs w:val="18"/>
          </w:rPr>
          <w:t xml:space="preserve">- </w:t>
        </w:r>
        <w:proofErr w:type="spellStart"/>
        <w:r w:rsidRPr="00127801">
          <w:rPr>
            <w:rFonts w:ascii="黑体" w:eastAsia="黑体" w:hAnsi="黑体"/>
            <w:sz w:val="22"/>
            <w:szCs w:val="18"/>
          </w:rPr>
          <w:t>会计师事务所对执行财务报表审计和审阅、其他鉴证和相关服务业务实施的质量控制</w:t>
        </w:r>
        <w:r w:rsidRPr="00127801">
          <w:rPr>
            <w:rFonts w:ascii="黑体" w:eastAsia="黑体" w:hAnsi="黑体" w:hint="eastAsia"/>
            <w:sz w:val="22"/>
            <w:szCs w:val="18"/>
          </w:rPr>
          <w:t>标准</w:t>
        </w:r>
        <w:proofErr w:type="spellEnd"/>
        <w:r w:rsidRPr="00127801">
          <w:rPr>
            <w:rFonts w:ascii="黑体" w:eastAsia="黑体" w:hAnsi="黑体" w:hint="eastAsia"/>
            <w:sz w:val="22"/>
            <w:szCs w:val="18"/>
          </w:rPr>
          <w:t>》</w:t>
        </w:r>
        <w:r w:rsidRPr="00127801">
          <w:rPr>
            <w:rFonts w:ascii="黑体" w:eastAsia="黑体" w:hAnsi="黑体"/>
            <w:sz w:val="22"/>
            <w:szCs w:val="18"/>
          </w:rPr>
          <w:t>（</w:t>
        </w:r>
        <w:r w:rsidRPr="00127801">
          <w:rPr>
            <w:rFonts w:eastAsia="黑体"/>
            <w:sz w:val="22"/>
            <w:szCs w:val="18"/>
          </w:rPr>
          <w:t>International Standard on Quality Management 1</w:t>
        </w:r>
        <w:r w:rsidRPr="00127801">
          <w:rPr>
            <w:rFonts w:eastAsia="黑体" w:hint="eastAsia"/>
            <w:sz w:val="22"/>
            <w:szCs w:val="18"/>
          </w:rPr>
          <w:t>,</w:t>
        </w:r>
        <w:r w:rsidRPr="00127801">
          <w:rPr>
            <w:rFonts w:eastAsia="黑体"/>
            <w:i/>
            <w:iCs/>
            <w:sz w:val="22"/>
            <w:szCs w:val="18"/>
          </w:rPr>
          <w:t xml:space="preserve"> Quality Management for Firms that Perform Audits or Reviews of Financial Statements, or Other Assurance or Related Services engagements</w:t>
        </w:r>
        <w:r w:rsidRPr="00127801">
          <w:rPr>
            <w:rFonts w:eastAsia="黑体"/>
            <w:sz w:val="22"/>
            <w:szCs w:val="18"/>
          </w:rPr>
          <w:t>）</w:t>
        </w:r>
        <w:r w:rsidRPr="00127801">
          <w:rPr>
            <w:rFonts w:ascii="黑体" w:eastAsia="黑体" w:hAnsi="黑体"/>
            <w:sz w:val="22"/>
            <w:szCs w:val="18"/>
          </w:rPr>
          <w:t>，</w:t>
        </w:r>
        <w:r w:rsidRPr="00127801">
          <w:rPr>
            <w:rFonts w:ascii="黑体" w:eastAsia="黑体" w:hAnsi="黑体" w:hint="eastAsia"/>
            <w:sz w:val="22"/>
            <w:szCs w:val="18"/>
          </w:rPr>
          <w:t>该标准要求我们设计、实施和运行质量管理体系、</w:t>
        </w:r>
        <w:r w:rsidRPr="00127801">
          <w:rPr>
            <w:rFonts w:ascii="黑体" w:eastAsia="黑体" w:hAnsi="黑体"/>
            <w:sz w:val="22"/>
            <w:szCs w:val="18"/>
          </w:rPr>
          <w:t>包括</w:t>
        </w:r>
        <w:r w:rsidRPr="00127801">
          <w:rPr>
            <w:rFonts w:ascii="黑体" w:eastAsia="黑体" w:hAnsi="黑体" w:hint="eastAsia"/>
            <w:sz w:val="22"/>
            <w:szCs w:val="18"/>
          </w:rPr>
          <w:t>制定</w:t>
        </w:r>
        <w:r w:rsidRPr="00127801">
          <w:rPr>
            <w:rFonts w:ascii="黑体" w:eastAsia="黑体" w:hAnsi="黑体"/>
            <w:sz w:val="22"/>
            <w:szCs w:val="18"/>
          </w:rPr>
          <w:t>关于遵守道德要求、专业标准</w:t>
        </w:r>
        <w:r w:rsidRPr="00127801">
          <w:rPr>
            <w:rFonts w:ascii="黑体" w:eastAsia="黑体" w:hAnsi="黑体" w:hint="eastAsia"/>
            <w:sz w:val="22"/>
            <w:szCs w:val="18"/>
          </w:rPr>
          <w:t>以及</w:t>
        </w:r>
        <w:r w:rsidRPr="00127801">
          <w:rPr>
            <w:rFonts w:ascii="黑体" w:eastAsia="黑体" w:hAnsi="黑体"/>
            <w:sz w:val="22"/>
            <w:szCs w:val="18"/>
          </w:rPr>
          <w:t>适用法律</w:t>
        </w:r>
        <w:r w:rsidRPr="00127801">
          <w:rPr>
            <w:rFonts w:ascii="黑体" w:eastAsia="黑体" w:hAnsi="黑体" w:hint="eastAsia"/>
            <w:sz w:val="22"/>
            <w:szCs w:val="18"/>
          </w:rPr>
          <w:t>和监管</w:t>
        </w:r>
        <w:r w:rsidRPr="00127801">
          <w:rPr>
            <w:rFonts w:ascii="黑体" w:eastAsia="黑体" w:hAnsi="黑体"/>
            <w:sz w:val="22"/>
            <w:szCs w:val="18"/>
          </w:rPr>
          <w:t>要求</w:t>
        </w:r>
        <w:r w:rsidRPr="00127801">
          <w:rPr>
            <w:rFonts w:ascii="黑体" w:eastAsia="黑体" w:hAnsi="黑体" w:hint="eastAsia"/>
            <w:sz w:val="22"/>
            <w:szCs w:val="18"/>
          </w:rPr>
          <w:t>相关的书面政策和程序</w:t>
        </w:r>
        <w:r w:rsidRPr="00127801">
          <w:rPr>
            <w:rFonts w:ascii="黑体" w:eastAsia="黑体" w:hAnsi="黑体"/>
            <w:sz w:val="22"/>
            <w:szCs w:val="18"/>
          </w:rPr>
          <w:t>。</w:t>
        </w:r>
      </w:ins>
    </w:p>
    <w:p w14:paraId="6D7FF726" w14:textId="77777777" w:rsidR="006071C3" w:rsidRPr="00755567" w:rsidRDefault="006071C3" w:rsidP="00755567">
      <w:pPr>
        <w:widowControl w:val="0"/>
        <w:snapToGrid w:val="0"/>
        <w:spacing w:line="276" w:lineRule="auto"/>
        <w:jc w:val="both"/>
        <w:rPr>
          <w:rFonts w:eastAsia="黑体"/>
          <w:bCs/>
          <w:spacing w:val="-4"/>
          <w:sz w:val="22"/>
          <w:szCs w:val="22"/>
          <w:lang w:eastAsia="zh-CN"/>
        </w:rPr>
      </w:pPr>
    </w:p>
    <w:p w14:paraId="37A84EC1"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固有限制</w:t>
      </w:r>
    </w:p>
    <w:p w14:paraId="4EE219DB" w14:textId="2A0A2A80"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由于其性质和固有限制，控制措施可能无法阻止、或检查和纠正所有可能相关的错误陈述。此外，任何对未来期间有效性评估的预测，或关于控制设计对实现</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的服务承诺和体系要求的适当性</w:t>
      </w:r>
      <w:r w:rsidRPr="00755567">
        <w:rPr>
          <w:rFonts w:eastAsia="黑体"/>
          <w:bCs/>
          <w:spacing w:val="-4"/>
          <w:sz w:val="22"/>
          <w:szCs w:val="22"/>
          <w:lang w:eastAsia="zh-CN"/>
        </w:rPr>
        <w:t>之</w:t>
      </w:r>
      <w:r w:rsidRPr="00755567">
        <w:rPr>
          <w:rFonts w:eastAsia="黑体" w:hint="eastAsia"/>
          <w:bCs/>
          <w:spacing w:val="-4"/>
          <w:sz w:val="22"/>
          <w:szCs w:val="22"/>
          <w:lang w:eastAsia="zh-CN"/>
        </w:rPr>
        <w:t>结论受制于以下风险：因条件</w:t>
      </w:r>
      <w:r w:rsidRPr="00755567">
        <w:rPr>
          <w:rFonts w:eastAsia="黑体"/>
          <w:bCs/>
          <w:spacing w:val="-4"/>
          <w:sz w:val="22"/>
          <w:szCs w:val="22"/>
          <w:lang w:eastAsia="zh-CN"/>
        </w:rPr>
        <w:t>变化而造成的控制不充分</w:t>
      </w:r>
      <w:r w:rsidRPr="00755567">
        <w:rPr>
          <w:rFonts w:eastAsia="黑体" w:hint="eastAsia"/>
          <w:bCs/>
          <w:spacing w:val="-4"/>
          <w:sz w:val="22"/>
          <w:szCs w:val="22"/>
          <w:lang w:eastAsia="zh-CN"/>
        </w:rPr>
        <w:t>、</w:t>
      </w:r>
      <w:r w:rsidRPr="00755567">
        <w:rPr>
          <w:rFonts w:eastAsia="黑体"/>
          <w:bCs/>
          <w:spacing w:val="-4"/>
          <w:sz w:val="22"/>
          <w:szCs w:val="22"/>
          <w:lang w:eastAsia="zh-CN"/>
        </w:rPr>
        <w:t>对此</w:t>
      </w:r>
      <w:r w:rsidRPr="00755567">
        <w:rPr>
          <w:rFonts w:eastAsia="黑体"/>
          <w:bCs/>
          <w:spacing w:val="-4"/>
          <w:sz w:val="22"/>
          <w:szCs w:val="22"/>
          <w:lang w:eastAsia="zh-CN"/>
        </w:rPr>
        <w:lastRenderedPageBreak/>
        <w:t>类控制的遵守</w:t>
      </w:r>
      <w:r w:rsidRPr="00755567">
        <w:rPr>
          <w:rFonts w:eastAsia="黑体" w:hint="eastAsia"/>
          <w:bCs/>
          <w:spacing w:val="-4"/>
          <w:sz w:val="22"/>
          <w:szCs w:val="22"/>
          <w:lang w:eastAsia="zh-CN"/>
        </w:rPr>
        <w:t>程度</w:t>
      </w:r>
      <w:r w:rsidRPr="00755567">
        <w:rPr>
          <w:rFonts w:eastAsia="黑体"/>
          <w:bCs/>
          <w:spacing w:val="-4"/>
          <w:sz w:val="22"/>
          <w:szCs w:val="22"/>
          <w:lang w:eastAsia="zh-CN"/>
        </w:rPr>
        <w:t>可能会</w:t>
      </w:r>
      <w:r w:rsidRPr="00755567">
        <w:rPr>
          <w:rFonts w:eastAsia="黑体" w:hint="eastAsia"/>
          <w:bCs/>
          <w:spacing w:val="-4"/>
          <w:sz w:val="22"/>
          <w:szCs w:val="22"/>
          <w:lang w:eastAsia="zh-CN"/>
        </w:rPr>
        <w:t>恶化</w:t>
      </w:r>
      <w:r w:rsidRPr="00755567">
        <w:rPr>
          <w:rFonts w:eastAsia="黑体"/>
          <w:bCs/>
          <w:spacing w:val="-4"/>
          <w:sz w:val="22"/>
          <w:szCs w:val="22"/>
          <w:lang w:eastAsia="zh-CN"/>
        </w:rPr>
        <w:t>、</w:t>
      </w:r>
      <w:r w:rsidRPr="00755567">
        <w:rPr>
          <w:rFonts w:eastAsia="黑体" w:hint="eastAsia"/>
          <w:bCs/>
          <w:spacing w:val="-4"/>
          <w:sz w:val="22"/>
          <w:szCs w:val="22"/>
          <w:lang w:eastAsia="zh-CN"/>
        </w:rPr>
        <w:t>体系</w:t>
      </w:r>
      <w:r w:rsidRPr="00755567">
        <w:rPr>
          <w:rFonts w:eastAsia="黑体"/>
          <w:bCs/>
          <w:spacing w:val="-4"/>
          <w:sz w:val="22"/>
          <w:szCs w:val="22"/>
          <w:lang w:eastAsia="zh-CN"/>
        </w:rPr>
        <w:t>或控制的变更、</w:t>
      </w:r>
      <w:r w:rsidRPr="00755567">
        <w:rPr>
          <w:rFonts w:eastAsia="黑体" w:hint="eastAsia"/>
          <w:bCs/>
          <w:spacing w:val="-4"/>
          <w:sz w:val="22"/>
          <w:szCs w:val="22"/>
          <w:lang w:eastAsia="zh-CN"/>
        </w:rPr>
        <w:t>或者</w:t>
      </w:r>
      <w:r w:rsidRPr="00755567">
        <w:rPr>
          <w:rFonts w:eastAsia="黑体"/>
          <w:bCs/>
          <w:spacing w:val="-4"/>
          <w:sz w:val="22"/>
          <w:szCs w:val="22"/>
          <w:lang w:eastAsia="zh-CN"/>
        </w:rPr>
        <w:t>未能对体系或控制进行必要的变更，上述风险可能会影响评估的有效性。</w:t>
      </w:r>
      <w:r w:rsidRPr="00755567">
        <w:rPr>
          <w:rFonts w:eastAsia="黑体" w:hint="eastAsia"/>
          <w:bCs/>
          <w:spacing w:val="-4"/>
          <w:sz w:val="22"/>
          <w:szCs w:val="22"/>
          <w:lang w:eastAsia="zh-CN"/>
        </w:rPr>
        <w:t>在内部控制中与安全性相关的固有限制包括以下示例：（</w:t>
      </w:r>
      <w:r w:rsidRPr="00755567">
        <w:rPr>
          <w:rFonts w:eastAsia="黑体"/>
          <w:bCs/>
          <w:spacing w:val="-4"/>
          <w:sz w:val="22"/>
          <w:szCs w:val="22"/>
          <w:lang w:eastAsia="zh-CN"/>
        </w:rPr>
        <w:t>a</w:t>
      </w:r>
      <w:r w:rsidRPr="00755567">
        <w:rPr>
          <w:rFonts w:eastAsia="黑体" w:hint="eastAsia"/>
          <w:bCs/>
          <w:spacing w:val="-4"/>
          <w:sz w:val="22"/>
          <w:szCs w:val="22"/>
          <w:lang w:eastAsia="zh-CN"/>
        </w:rPr>
        <w:t>）由于生产商或开发人员设计不当而导致信息技术组件中存在漏洞；（</w:t>
      </w:r>
      <w:r w:rsidRPr="00755567">
        <w:rPr>
          <w:rFonts w:eastAsia="黑体"/>
          <w:bCs/>
          <w:spacing w:val="-4"/>
          <w:sz w:val="22"/>
          <w:szCs w:val="22"/>
          <w:lang w:eastAsia="zh-CN"/>
        </w:rPr>
        <w:t>b</w:t>
      </w:r>
      <w:r w:rsidRPr="00755567">
        <w:rPr>
          <w:rFonts w:eastAsia="黑体" w:hint="eastAsia"/>
          <w:bCs/>
          <w:spacing w:val="-4"/>
          <w:sz w:val="22"/>
          <w:szCs w:val="22"/>
          <w:lang w:eastAsia="zh-CN"/>
        </w:rPr>
        <w:t>）供应商或者商业伙伴存在内控缺失；（</w:t>
      </w:r>
      <w:r w:rsidRPr="00755567">
        <w:rPr>
          <w:rFonts w:eastAsia="黑体"/>
          <w:bCs/>
          <w:spacing w:val="-4"/>
          <w:sz w:val="22"/>
          <w:szCs w:val="22"/>
          <w:lang w:eastAsia="zh-CN"/>
        </w:rPr>
        <w:t>c</w:t>
      </w:r>
      <w:r w:rsidRPr="00755567">
        <w:rPr>
          <w:rFonts w:eastAsia="黑体" w:hint="eastAsia"/>
          <w:bCs/>
          <w:spacing w:val="-4"/>
          <w:sz w:val="22"/>
          <w:szCs w:val="22"/>
          <w:lang w:eastAsia="zh-CN"/>
        </w:rPr>
        <w:t>）针对机构使用先进的技术手段以及精密的社会工程技术而带来的持续性攻击。</w:t>
      </w:r>
    </w:p>
    <w:p w14:paraId="5306B4EF"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43580E83" w14:textId="77777777" w:rsidR="0092139B" w:rsidRPr="00755567" w:rsidRDefault="0092139B" w:rsidP="00755567">
      <w:pPr>
        <w:widowControl w:val="0"/>
        <w:snapToGrid w:val="0"/>
        <w:spacing w:line="276" w:lineRule="auto"/>
        <w:jc w:val="both"/>
        <w:rPr>
          <w:rFonts w:eastAsia="黑体"/>
          <w:bCs/>
          <w:spacing w:val="-4"/>
          <w:sz w:val="22"/>
          <w:szCs w:val="22"/>
          <w:lang w:eastAsia="zh-CN"/>
        </w:rPr>
      </w:pPr>
    </w:p>
    <w:p w14:paraId="2431A1B1" w14:textId="77777777" w:rsidR="0092139B" w:rsidRPr="00755567" w:rsidRDefault="0092139B" w:rsidP="00755567">
      <w:pPr>
        <w:widowControl w:val="0"/>
        <w:snapToGrid w:val="0"/>
        <w:spacing w:line="276" w:lineRule="auto"/>
        <w:jc w:val="both"/>
        <w:rPr>
          <w:rFonts w:eastAsia="黑体"/>
          <w:bCs/>
          <w:i/>
          <w:iCs/>
          <w:spacing w:val="-4"/>
          <w:sz w:val="22"/>
          <w:szCs w:val="22"/>
          <w:lang w:eastAsia="zh-CN"/>
        </w:rPr>
      </w:pPr>
      <w:r w:rsidRPr="00755567">
        <w:rPr>
          <w:rFonts w:eastAsia="黑体" w:hint="eastAsia"/>
          <w:bCs/>
          <w:i/>
          <w:iCs/>
          <w:spacing w:val="-4"/>
          <w:sz w:val="22"/>
          <w:szCs w:val="22"/>
          <w:lang w:eastAsia="zh-CN"/>
        </w:rPr>
        <w:t>意见</w:t>
      </w:r>
    </w:p>
    <w:p w14:paraId="1F14BE92" w14:textId="630D4458" w:rsidR="0092139B" w:rsidRPr="00755567" w:rsidRDefault="0092139B" w:rsidP="00755567">
      <w:pPr>
        <w:widowControl w:val="0"/>
        <w:snapToGrid w:val="0"/>
        <w:spacing w:line="276" w:lineRule="auto"/>
        <w:jc w:val="both"/>
        <w:rPr>
          <w:rFonts w:eastAsia="黑体"/>
          <w:bCs/>
          <w:spacing w:val="-4"/>
          <w:sz w:val="22"/>
          <w:szCs w:val="22"/>
          <w:lang w:eastAsia="zh-CN"/>
        </w:rPr>
      </w:pPr>
      <w:r w:rsidRPr="00755567">
        <w:rPr>
          <w:rFonts w:eastAsia="黑体" w:hint="eastAsia"/>
          <w:bCs/>
          <w:spacing w:val="-4"/>
          <w:sz w:val="22"/>
          <w:szCs w:val="22"/>
          <w:lang w:eastAsia="zh-CN"/>
        </w:rPr>
        <w:t>我们认为，</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对该体系的控制自</w:t>
      </w:r>
      <w:r w:rsidR="006474F0" w:rsidRPr="00755567">
        <w:rPr>
          <w:rFonts w:eastAsia="黑体"/>
          <w:b/>
          <w:spacing w:val="-4"/>
          <w:sz w:val="22"/>
          <w:szCs w:val="22"/>
          <w:lang w:eastAsia="zh-CN"/>
        </w:rPr>
        <w:t>【日期】</w:t>
      </w:r>
      <w:r w:rsidR="006474F0" w:rsidRPr="00755567">
        <w:rPr>
          <w:rFonts w:eastAsia="黑体"/>
          <w:bCs/>
          <w:spacing w:val="-4"/>
          <w:sz w:val="22"/>
          <w:szCs w:val="22"/>
          <w:lang w:eastAsia="zh-CN"/>
        </w:rPr>
        <w:t>至</w:t>
      </w:r>
      <w:r w:rsidR="006474F0" w:rsidRPr="00755567">
        <w:rPr>
          <w:rFonts w:eastAsia="黑体"/>
          <w:b/>
          <w:spacing w:val="-4"/>
          <w:sz w:val="22"/>
          <w:szCs w:val="22"/>
          <w:lang w:eastAsia="zh-CN"/>
        </w:rPr>
        <w:t>【日期】</w:t>
      </w:r>
      <w:r w:rsidR="006474F0" w:rsidRPr="00755567">
        <w:rPr>
          <w:rFonts w:eastAsia="黑体"/>
          <w:bCs/>
          <w:spacing w:val="-4"/>
          <w:sz w:val="22"/>
          <w:szCs w:val="22"/>
          <w:lang w:eastAsia="zh-CN"/>
        </w:rPr>
        <w:t>止期间</w:t>
      </w:r>
      <w:r w:rsidRPr="00755567">
        <w:rPr>
          <w:rFonts w:eastAsia="黑体" w:hint="eastAsia"/>
          <w:bCs/>
          <w:spacing w:val="-4"/>
          <w:sz w:val="22"/>
          <w:szCs w:val="22"/>
          <w:lang w:eastAsia="zh-CN"/>
        </w:rPr>
        <w:t>内有效，该等控制为</w:t>
      </w:r>
      <w:r w:rsidR="006474F0" w:rsidRPr="00755567">
        <w:rPr>
          <w:rFonts w:eastAsia="黑体" w:hint="eastAsia"/>
          <w:b/>
          <w:spacing w:val="-4"/>
          <w:sz w:val="22"/>
          <w:szCs w:val="22"/>
          <w:lang w:eastAsia="zh-CN"/>
        </w:rPr>
        <w:t>【</w:t>
      </w:r>
      <w:r w:rsidR="007D2C3C">
        <w:rPr>
          <w:rFonts w:eastAsia="黑体" w:hint="eastAsia"/>
          <w:b/>
          <w:spacing w:val="-4"/>
          <w:sz w:val="22"/>
          <w:szCs w:val="22"/>
          <w:lang w:eastAsia="zh-CN"/>
        </w:rPr>
        <w:t>服务机构</w:t>
      </w:r>
      <w:r w:rsidR="006474F0" w:rsidRPr="00755567">
        <w:rPr>
          <w:rFonts w:eastAsia="黑体" w:hint="eastAsia"/>
          <w:b/>
          <w:spacing w:val="-4"/>
          <w:sz w:val="22"/>
          <w:szCs w:val="22"/>
          <w:lang w:eastAsia="zh-CN"/>
        </w:rPr>
        <w:t>简称】</w:t>
      </w:r>
      <w:r w:rsidRPr="00755567">
        <w:rPr>
          <w:rFonts w:eastAsia="黑体" w:hint="eastAsia"/>
          <w:bCs/>
          <w:spacing w:val="-4"/>
          <w:sz w:val="22"/>
          <w:szCs w:val="22"/>
          <w:lang w:eastAsia="zh-CN"/>
        </w:rPr>
        <w:t>实现基于适用</w:t>
      </w:r>
      <w:r w:rsidRPr="00755567">
        <w:rPr>
          <w:rFonts w:eastAsia="黑体"/>
          <w:bCs/>
          <w:spacing w:val="-4"/>
          <w:sz w:val="22"/>
          <w:szCs w:val="22"/>
          <w:lang w:eastAsia="zh-CN"/>
        </w:rPr>
        <w:t>的</w:t>
      </w:r>
      <w:r w:rsidRPr="00755567">
        <w:rPr>
          <w:rFonts w:eastAsia="黑体" w:hint="eastAsia"/>
          <w:bCs/>
          <w:spacing w:val="-4"/>
          <w:sz w:val="22"/>
          <w:szCs w:val="22"/>
          <w:lang w:eastAsia="zh-CN"/>
        </w:rPr>
        <w:t>可信服务标准的服务承诺和体系要求提供合理保证。</w:t>
      </w:r>
    </w:p>
    <w:p w14:paraId="4C1C00EE" w14:textId="63969E84" w:rsidR="006474F0" w:rsidRPr="00755567" w:rsidRDefault="006474F0" w:rsidP="00755567">
      <w:pPr>
        <w:widowControl w:val="0"/>
        <w:snapToGrid w:val="0"/>
        <w:spacing w:line="276" w:lineRule="auto"/>
        <w:jc w:val="both"/>
        <w:rPr>
          <w:rFonts w:eastAsia="黑体"/>
          <w:bCs/>
          <w:spacing w:val="-4"/>
          <w:sz w:val="22"/>
          <w:szCs w:val="22"/>
          <w:lang w:eastAsia="zh-CN"/>
        </w:rPr>
      </w:pPr>
    </w:p>
    <w:p w14:paraId="244C25FE" w14:textId="185A344D" w:rsidR="002D236F" w:rsidRPr="00755567" w:rsidRDefault="002D236F" w:rsidP="00755567">
      <w:pPr>
        <w:widowControl w:val="0"/>
        <w:snapToGrid w:val="0"/>
        <w:spacing w:line="276" w:lineRule="auto"/>
        <w:jc w:val="both"/>
        <w:rPr>
          <w:rFonts w:eastAsia="黑体"/>
          <w:bCs/>
          <w:spacing w:val="-4"/>
          <w:sz w:val="22"/>
          <w:szCs w:val="22"/>
          <w:lang w:eastAsia="zh-CN"/>
        </w:rPr>
      </w:pPr>
    </w:p>
    <w:p w14:paraId="57953C32" w14:textId="13333C48" w:rsidR="002D236F" w:rsidRPr="00755567" w:rsidRDefault="002D236F" w:rsidP="00755567">
      <w:pPr>
        <w:widowControl w:val="0"/>
        <w:snapToGrid w:val="0"/>
        <w:spacing w:line="276" w:lineRule="auto"/>
        <w:jc w:val="both"/>
        <w:rPr>
          <w:rFonts w:eastAsia="黑体"/>
          <w:bCs/>
          <w:spacing w:val="-4"/>
          <w:sz w:val="22"/>
          <w:szCs w:val="22"/>
          <w:lang w:eastAsia="zh-CN"/>
        </w:rPr>
      </w:pPr>
    </w:p>
    <w:p w14:paraId="2F9C6223" w14:textId="1D6D933C" w:rsidR="002D236F" w:rsidRPr="00755567" w:rsidRDefault="002D236F" w:rsidP="00755567">
      <w:pPr>
        <w:widowControl w:val="0"/>
        <w:snapToGrid w:val="0"/>
        <w:spacing w:line="276" w:lineRule="auto"/>
        <w:jc w:val="both"/>
        <w:rPr>
          <w:rFonts w:eastAsia="黑体"/>
          <w:bCs/>
          <w:spacing w:val="-4"/>
          <w:sz w:val="22"/>
          <w:szCs w:val="22"/>
          <w:lang w:eastAsia="zh-CN"/>
        </w:rPr>
      </w:pPr>
    </w:p>
    <w:p w14:paraId="0FB63952" w14:textId="5CC1AE11" w:rsidR="002D236F" w:rsidRPr="00755567" w:rsidRDefault="002D236F" w:rsidP="00755567">
      <w:pPr>
        <w:widowControl w:val="0"/>
        <w:snapToGrid w:val="0"/>
        <w:spacing w:line="276" w:lineRule="auto"/>
        <w:jc w:val="both"/>
        <w:rPr>
          <w:rFonts w:eastAsia="黑体"/>
          <w:bCs/>
          <w:spacing w:val="-4"/>
          <w:sz w:val="22"/>
          <w:szCs w:val="22"/>
          <w:lang w:eastAsia="zh-CN"/>
        </w:rPr>
      </w:pPr>
    </w:p>
    <w:p w14:paraId="5E954B92" w14:textId="2081178D" w:rsidR="002D236F" w:rsidRPr="00755567" w:rsidRDefault="002D236F" w:rsidP="00755567">
      <w:pPr>
        <w:widowControl w:val="0"/>
        <w:snapToGrid w:val="0"/>
        <w:spacing w:line="276" w:lineRule="auto"/>
        <w:jc w:val="both"/>
        <w:rPr>
          <w:rFonts w:eastAsia="黑体"/>
          <w:bCs/>
          <w:spacing w:val="-4"/>
          <w:sz w:val="22"/>
          <w:szCs w:val="22"/>
          <w:lang w:eastAsia="zh-CN"/>
        </w:rPr>
      </w:pPr>
    </w:p>
    <w:p w14:paraId="13714B33" w14:textId="7C5EA83C" w:rsidR="002D236F" w:rsidRPr="00755567" w:rsidRDefault="002D236F" w:rsidP="00755567">
      <w:pPr>
        <w:widowControl w:val="0"/>
        <w:snapToGrid w:val="0"/>
        <w:spacing w:line="276" w:lineRule="auto"/>
        <w:jc w:val="both"/>
        <w:rPr>
          <w:rFonts w:eastAsia="黑体"/>
          <w:bCs/>
          <w:spacing w:val="-4"/>
          <w:sz w:val="22"/>
          <w:szCs w:val="22"/>
          <w:lang w:eastAsia="zh-CN"/>
        </w:rPr>
      </w:pPr>
    </w:p>
    <w:p w14:paraId="5668F54A" w14:textId="1396FC84" w:rsidR="002D236F" w:rsidRPr="00755567" w:rsidRDefault="002D236F" w:rsidP="00755567">
      <w:pPr>
        <w:widowControl w:val="0"/>
        <w:snapToGrid w:val="0"/>
        <w:spacing w:line="276" w:lineRule="auto"/>
        <w:jc w:val="both"/>
        <w:rPr>
          <w:rFonts w:eastAsia="黑体"/>
          <w:bCs/>
          <w:spacing w:val="-4"/>
          <w:sz w:val="22"/>
          <w:szCs w:val="22"/>
          <w:lang w:eastAsia="zh-CN"/>
        </w:rPr>
      </w:pPr>
    </w:p>
    <w:p w14:paraId="25707C63" w14:textId="77777777" w:rsidR="002D236F" w:rsidRPr="00755567" w:rsidRDefault="002D236F" w:rsidP="00755567">
      <w:pPr>
        <w:widowControl w:val="0"/>
        <w:snapToGrid w:val="0"/>
        <w:spacing w:line="276" w:lineRule="auto"/>
        <w:jc w:val="both"/>
        <w:rPr>
          <w:rFonts w:eastAsia="黑体"/>
          <w:b/>
          <w:sz w:val="22"/>
          <w:szCs w:val="22"/>
          <w:lang w:eastAsia="zh-CN"/>
        </w:rPr>
      </w:pPr>
      <w:commentRangeStart w:id="27"/>
      <w:r w:rsidRPr="00755567">
        <w:rPr>
          <w:rFonts w:eastAsia="黑体"/>
          <w:b/>
          <w:sz w:val="22"/>
          <w:szCs w:val="22"/>
          <w:lang w:eastAsia="zh-CN" w:bidi="he-IL"/>
        </w:rPr>
        <w:t>安永华明会计师事务所（特殊普通合伙）上海分所</w:t>
      </w:r>
      <w:r w:rsidRPr="00755567">
        <w:rPr>
          <w:rFonts w:eastAsia="黑体" w:hint="eastAsia"/>
          <w:b/>
          <w:sz w:val="22"/>
          <w:szCs w:val="22"/>
          <w:lang w:eastAsia="zh-CN" w:bidi="he-IL"/>
        </w:rPr>
        <w:t>【或</w:t>
      </w:r>
      <w:r w:rsidRPr="00755567">
        <w:rPr>
          <w:rFonts w:eastAsia="黑体"/>
          <w:b/>
          <w:sz w:val="22"/>
          <w:szCs w:val="22"/>
          <w:lang w:eastAsia="zh-CN"/>
        </w:rPr>
        <w:t>安永华明会计师事务所（特殊普通合伙）</w:t>
      </w:r>
      <w:r w:rsidRPr="00755567">
        <w:rPr>
          <w:rFonts w:eastAsia="黑体" w:hint="eastAsia"/>
          <w:b/>
          <w:sz w:val="22"/>
          <w:szCs w:val="22"/>
          <w:lang w:eastAsia="zh-CN"/>
        </w:rPr>
        <w:t>】</w:t>
      </w:r>
    </w:p>
    <w:p w14:paraId="67609969" w14:textId="77777777" w:rsidR="002D236F" w:rsidRPr="00755567" w:rsidRDefault="002D236F" w:rsidP="00755567">
      <w:pPr>
        <w:widowControl w:val="0"/>
        <w:tabs>
          <w:tab w:val="left" w:pos="360"/>
          <w:tab w:val="left" w:pos="720"/>
          <w:tab w:val="left" w:pos="1080"/>
          <w:tab w:val="left" w:pos="1440"/>
        </w:tabs>
        <w:snapToGrid w:val="0"/>
        <w:spacing w:line="276" w:lineRule="auto"/>
        <w:jc w:val="both"/>
        <w:rPr>
          <w:rFonts w:eastAsia="黑体"/>
          <w:b/>
          <w:sz w:val="22"/>
          <w:szCs w:val="22"/>
          <w:lang w:eastAsia="zh-CN" w:bidi="he-IL"/>
        </w:rPr>
      </w:pPr>
      <w:r w:rsidRPr="00755567">
        <w:rPr>
          <w:rFonts w:eastAsia="黑体"/>
          <w:b/>
          <w:sz w:val="22"/>
          <w:szCs w:val="22"/>
          <w:lang w:eastAsia="zh-CN" w:bidi="he-IL"/>
        </w:rPr>
        <w:t>【报告日】</w:t>
      </w:r>
    </w:p>
    <w:p w14:paraId="22620542" w14:textId="67C7064E" w:rsidR="002D236F" w:rsidRPr="00755567" w:rsidRDefault="002D236F" w:rsidP="00755567">
      <w:pPr>
        <w:widowControl w:val="0"/>
        <w:tabs>
          <w:tab w:val="left" w:pos="360"/>
          <w:tab w:val="left" w:pos="720"/>
          <w:tab w:val="left" w:pos="1080"/>
          <w:tab w:val="left" w:pos="1440"/>
        </w:tabs>
        <w:snapToGrid w:val="0"/>
        <w:spacing w:line="276" w:lineRule="auto"/>
        <w:jc w:val="both"/>
        <w:rPr>
          <w:rFonts w:eastAsia="黑体"/>
          <w:sz w:val="22"/>
          <w:szCs w:val="22"/>
          <w:lang w:eastAsia="zh-CN"/>
        </w:rPr>
      </w:pPr>
      <w:r w:rsidRPr="00755567">
        <w:rPr>
          <w:rFonts w:eastAsia="黑体"/>
          <w:b/>
          <w:sz w:val="22"/>
          <w:szCs w:val="22"/>
          <w:lang w:eastAsia="zh-CN" w:bidi="he-IL"/>
        </w:rPr>
        <w:t>中国</w:t>
      </w:r>
      <w:r w:rsidRPr="00755567">
        <w:rPr>
          <w:rFonts w:eastAsia="黑体" w:hint="eastAsia"/>
          <w:b/>
          <w:sz w:val="22"/>
          <w:szCs w:val="22"/>
          <w:lang w:eastAsia="zh-CN" w:bidi="he-IL"/>
        </w:rPr>
        <w:t xml:space="preserve"> </w:t>
      </w:r>
      <w:r w:rsidRPr="00755567">
        <w:rPr>
          <w:rFonts w:eastAsia="黑体"/>
          <w:b/>
          <w:sz w:val="22"/>
          <w:szCs w:val="22"/>
          <w:lang w:eastAsia="zh-CN" w:bidi="he-IL"/>
        </w:rPr>
        <w:t>上</w:t>
      </w:r>
      <w:r w:rsidRPr="00755567">
        <w:rPr>
          <w:rFonts w:eastAsia="黑体" w:hint="eastAsia"/>
          <w:b/>
          <w:sz w:val="22"/>
          <w:szCs w:val="22"/>
          <w:lang w:eastAsia="zh-CN" w:bidi="he-IL"/>
        </w:rPr>
        <w:t>海【或中国</w:t>
      </w:r>
      <w:r w:rsidRPr="00755567">
        <w:rPr>
          <w:rFonts w:eastAsia="黑体" w:hint="eastAsia"/>
          <w:b/>
          <w:sz w:val="22"/>
          <w:szCs w:val="22"/>
          <w:lang w:eastAsia="zh-CN" w:bidi="he-IL"/>
        </w:rPr>
        <w:t xml:space="preserve"> </w:t>
      </w:r>
      <w:r w:rsidRPr="00755567">
        <w:rPr>
          <w:rFonts w:eastAsia="黑体" w:hint="eastAsia"/>
          <w:b/>
          <w:sz w:val="22"/>
          <w:szCs w:val="22"/>
          <w:lang w:eastAsia="zh-CN" w:bidi="he-IL"/>
        </w:rPr>
        <w:t>北京</w:t>
      </w:r>
      <w:r w:rsidR="00E863A3" w:rsidRPr="00755567">
        <w:rPr>
          <w:rFonts w:eastAsia="黑体" w:hint="eastAsia"/>
          <w:b/>
          <w:sz w:val="22"/>
          <w:szCs w:val="22"/>
          <w:lang w:eastAsia="zh-CN" w:bidi="he-IL"/>
        </w:rPr>
        <w:t>或中国</w:t>
      </w:r>
      <w:r w:rsidR="00E863A3" w:rsidRPr="00755567">
        <w:rPr>
          <w:rFonts w:eastAsia="黑体" w:hint="eastAsia"/>
          <w:b/>
          <w:sz w:val="22"/>
          <w:szCs w:val="22"/>
          <w:lang w:eastAsia="zh-CN" w:bidi="he-IL"/>
        </w:rPr>
        <w:t xml:space="preserve"> </w:t>
      </w:r>
      <w:r w:rsidR="00E863A3" w:rsidRPr="00755567">
        <w:rPr>
          <w:rFonts w:eastAsia="黑体" w:hint="eastAsia"/>
          <w:b/>
          <w:sz w:val="22"/>
          <w:szCs w:val="22"/>
          <w:lang w:eastAsia="zh-CN" w:bidi="he-IL"/>
        </w:rPr>
        <w:t>深圳</w:t>
      </w:r>
      <w:r w:rsidRPr="00755567">
        <w:rPr>
          <w:rFonts w:eastAsia="黑体" w:hint="eastAsia"/>
          <w:b/>
          <w:sz w:val="22"/>
          <w:szCs w:val="22"/>
          <w:lang w:eastAsia="zh-CN" w:bidi="he-IL"/>
        </w:rPr>
        <w:t>】</w:t>
      </w:r>
      <w:commentRangeEnd w:id="27"/>
      <w:r w:rsidRPr="00755567">
        <w:rPr>
          <w:rStyle w:val="CommentReference"/>
          <w:sz w:val="22"/>
          <w:szCs w:val="22"/>
        </w:rPr>
        <w:commentReference w:id="27"/>
      </w:r>
    </w:p>
    <w:sectPr w:rsidR="002D236F" w:rsidRPr="00755567" w:rsidSect="00755567">
      <w:pgSz w:w="12240" w:h="15840" w:code="1"/>
      <w:pgMar w:top="1440" w:right="1797" w:bottom="1440" w:left="179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J Zhao" w:date="2022-03-25T14:26:00Z" w:initials="EJZ">
    <w:p w14:paraId="32B9A84D" w14:textId="77777777" w:rsidR="00C5694C" w:rsidRDefault="00C5694C" w:rsidP="00C5694C">
      <w:pPr>
        <w:pStyle w:val="CommentText"/>
        <w:rPr>
          <w:lang w:eastAsia="zh-CN"/>
        </w:rPr>
      </w:pPr>
      <w:r>
        <w:rPr>
          <w:rStyle w:val="CommentReference"/>
        </w:rPr>
        <w:annotationRef/>
      </w:r>
      <w:bookmarkStart w:id="1" w:name="_Hlk99392022"/>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bookmarkEnd w:id="1"/>
    </w:p>
  </w:comment>
  <w:comment w:id="2" w:author="Vic Gong" w:date="2023-08-09T14:58:00Z" w:initials="VG">
    <w:p w14:paraId="5195C47F" w14:textId="6AD28D3E" w:rsidR="0013717B" w:rsidRDefault="0013717B">
      <w:pPr>
        <w:pStyle w:val="CommentText"/>
        <w:rPr>
          <w:lang w:eastAsia="zh-CN"/>
        </w:rPr>
      </w:pPr>
      <w:r>
        <w:rPr>
          <w:rStyle w:val="CommentReference"/>
        </w:rPr>
        <w:annotationRef/>
      </w:r>
      <w:r>
        <w:rPr>
          <w:rFonts w:hint="eastAsia"/>
          <w:lang w:eastAsia="zh-CN"/>
        </w:rPr>
        <w:t>注：或管理层</w:t>
      </w:r>
    </w:p>
  </w:comment>
  <w:comment w:id="4" w:author="Faye FN Cheng" w:date="2022-03-28T19:54:00Z" w:initials="FFC">
    <w:p w14:paraId="6D809A50" w14:textId="66F4C33A" w:rsidR="006A152C" w:rsidRDefault="006A152C">
      <w:pPr>
        <w:pStyle w:val="CommentText"/>
        <w:rPr>
          <w:lang w:eastAsia="zh-CN"/>
        </w:rPr>
      </w:pPr>
      <w:r>
        <w:rPr>
          <w:rStyle w:val="CommentReference"/>
        </w:rPr>
        <w:annotationRef/>
      </w:r>
      <w:r>
        <w:rPr>
          <w:rFonts w:hint="eastAsia"/>
          <w:lang w:eastAsia="zh-CN"/>
        </w:rPr>
        <w:t>注：选择适用的可信服务标准</w:t>
      </w:r>
    </w:p>
  </w:comment>
  <w:comment w:id="7" w:author="Faye FN Cheng" w:date="2022-03-28T19:54:00Z" w:initials="FFC">
    <w:p w14:paraId="55E622B2" w14:textId="77777777" w:rsidR="006A152C" w:rsidRDefault="006A152C" w:rsidP="006A152C">
      <w:pPr>
        <w:pStyle w:val="CommentText"/>
        <w:rPr>
          <w:lang w:eastAsia="zh-CN"/>
        </w:rPr>
      </w:pPr>
      <w:r>
        <w:rPr>
          <w:rStyle w:val="CommentReference"/>
        </w:rPr>
        <w:annotationRef/>
      </w:r>
      <w:r>
        <w:rPr>
          <w:rFonts w:hint="eastAsia"/>
          <w:lang w:eastAsia="zh-CN"/>
        </w:rPr>
        <w:t>注：选择适用的可信服务标准</w:t>
      </w:r>
    </w:p>
  </w:comment>
  <w:comment w:id="10" w:author="Vic Gong" w:date="2023-08-09T16:12:00Z" w:initials="VG">
    <w:p w14:paraId="2D119441" w14:textId="4E125919" w:rsidR="00A95302" w:rsidRPr="00A95302" w:rsidRDefault="00A95302">
      <w:pPr>
        <w:pStyle w:val="CommentText"/>
        <w:rPr>
          <w:rFonts w:ascii="黑体" w:eastAsia="黑体" w:hAnsi="黑体"/>
        </w:rPr>
      </w:pPr>
      <w:r>
        <w:rPr>
          <w:rStyle w:val="CommentReference"/>
        </w:rPr>
        <w:annotationRef/>
      </w:r>
      <w:r w:rsidRPr="00A95302">
        <w:rPr>
          <w:rFonts w:ascii="黑体" w:eastAsia="黑体" w:hAnsi="黑体" w:hint="eastAsia"/>
          <w:lang w:eastAsia="zh-CN"/>
        </w:rPr>
        <w:t>注：若无carve</w:t>
      </w:r>
      <w:r w:rsidRPr="00A95302">
        <w:rPr>
          <w:rFonts w:ascii="黑体" w:eastAsia="黑体" w:hAnsi="黑体"/>
          <w:lang w:eastAsia="zh-CN"/>
        </w:rPr>
        <w:t>-</w:t>
      </w:r>
      <w:r w:rsidRPr="00A95302">
        <w:rPr>
          <w:rFonts w:ascii="黑体" w:eastAsia="黑体" w:hAnsi="黑体" w:hint="eastAsia"/>
          <w:lang w:eastAsia="zh-CN"/>
        </w:rPr>
        <w:t>out子服务机构，则删除此段</w:t>
      </w:r>
    </w:p>
  </w:comment>
  <w:comment w:id="13" w:author="Vic Gong" w:date="2023-08-02T13:43:00Z" w:initials="VG">
    <w:p w14:paraId="488B1E9A" w14:textId="77777777" w:rsidR="00181D0E" w:rsidRPr="008F287C" w:rsidRDefault="00181D0E" w:rsidP="00181D0E">
      <w:pPr>
        <w:pStyle w:val="CommentText"/>
        <w:rPr>
          <w:rFonts w:eastAsia="黑体"/>
        </w:rPr>
      </w:pPr>
      <w:r>
        <w:rPr>
          <w:rStyle w:val="CommentReference"/>
        </w:rPr>
        <w:annotationRef/>
      </w:r>
      <w:r w:rsidRPr="008F287C">
        <w:rPr>
          <w:rFonts w:eastAsia="黑体"/>
        </w:rPr>
        <w:t>注：</w:t>
      </w:r>
    </w:p>
    <w:p w14:paraId="1C21C89F" w14:textId="77777777" w:rsidR="00181D0E" w:rsidRPr="008F287C" w:rsidRDefault="00181D0E" w:rsidP="00181D0E">
      <w:pPr>
        <w:pStyle w:val="CommentText"/>
        <w:numPr>
          <w:ilvl w:val="0"/>
          <w:numId w:val="18"/>
        </w:numPr>
        <w:ind w:leftChars="75" w:left="540"/>
        <w:rPr>
          <w:rFonts w:eastAsia="黑体"/>
        </w:rPr>
      </w:pPr>
      <w:r w:rsidRPr="008F287C">
        <w:rPr>
          <w:rFonts w:eastAsia="黑体"/>
        </w:rPr>
        <w:t>如涉及多家</w:t>
      </w:r>
      <w:r w:rsidRPr="008F287C">
        <w:rPr>
          <w:rFonts w:eastAsia="黑体"/>
        </w:rPr>
        <w:t>SSO</w:t>
      </w:r>
      <w:r w:rsidRPr="008F287C">
        <w:rPr>
          <w:rFonts w:eastAsia="黑体"/>
        </w:rPr>
        <w:t>，使用此句式</w:t>
      </w:r>
    </w:p>
    <w:p w14:paraId="571A4AF6" w14:textId="77777777" w:rsidR="00181D0E" w:rsidRDefault="00181D0E" w:rsidP="00181D0E">
      <w:pPr>
        <w:pStyle w:val="CommentText"/>
        <w:numPr>
          <w:ilvl w:val="0"/>
          <w:numId w:val="18"/>
        </w:numPr>
        <w:ind w:leftChars="75" w:left="540"/>
        <w:rPr>
          <w:rFonts w:eastAsia="黑体"/>
          <w:lang w:eastAsia="zh-CN"/>
        </w:rPr>
      </w:pPr>
      <w:r w:rsidRPr="008F287C">
        <w:rPr>
          <w:rFonts w:eastAsia="黑体"/>
          <w:lang w:eastAsia="zh-CN"/>
        </w:rPr>
        <w:t>如果一家</w:t>
      </w:r>
      <w:r w:rsidRPr="008F287C">
        <w:rPr>
          <w:rFonts w:eastAsia="黑体"/>
          <w:lang w:eastAsia="zh-CN"/>
        </w:rPr>
        <w:t>SSO</w:t>
      </w:r>
      <w:r w:rsidRPr="008F287C">
        <w:rPr>
          <w:rFonts w:eastAsia="黑体"/>
          <w:lang w:eastAsia="zh-CN"/>
        </w:rPr>
        <w:t>提供多个</w:t>
      </w:r>
      <w:r>
        <w:rPr>
          <w:rFonts w:eastAsia="黑体" w:hint="eastAsia"/>
          <w:lang w:eastAsia="zh-CN"/>
        </w:rPr>
        <w:t>服务</w:t>
      </w:r>
      <w:r w:rsidRPr="008F287C">
        <w:rPr>
          <w:rFonts w:eastAsia="黑体"/>
          <w:lang w:eastAsia="zh-CN"/>
        </w:rPr>
        <w:t>，比如云服务包括</w:t>
      </w:r>
      <w:r w:rsidRPr="008F287C">
        <w:rPr>
          <w:rFonts w:eastAsia="黑体"/>
          <w:lang w:eastAsia="zh-CN"/>
        </w:rPr>
        <w:t>ECS</w:t>
      </w:r>
      <w:r w:rsidRPr="008F287C">
        <w:rPr>
          <w:rFonts w:eastAsia="黑体"/>
          <w:lang w:eastAsia="zh-CN"/>
        </w:rPr>
        <w:t>、</w:t>
      </w:r>
      <w:r w:rsidRPr="008F287C">
        <w:rPr>
          <w:rFonts w:eastAsia="黑体"/>
          <w:lang w:eastAsia="zh-CN"/>
        </w:rPr>
        <w:t>RDS</w:t>
      </w:r>
      <w:r w:rsidRPr="008F287C">
        <w:rPr>
          <w:rFonts w:eastAsia="黑体"/>
          <w:lang w:eastAsia="zh-CN"/>
        </w:rPr>
        <w:t>等，不建议罗列出所有</w:t>
      </w:r>
      <w:r>
        <w:rPr>
          <w:rFonts w:eastAsia="黑体" w:hint="eastAsia"/>
          <w:lang w:eastAsia="zh-CN"/>
        </w:rPr>
        <w:t>服务</w:t>
      </w:r>
      <w:r w:rsidRPr="008F287C">
        <w:rPr>
          <w:rFonts w:eastAsia="黑体"/>
          <w:lang w:eastAsia="zh-CN"/>
        </w:rPr>
        <w:t>，建议采用统称，如</w:t>
      </w:r>
      <w:r>
        <w:rPr>
          <w:rFonts w:eastAsia="黑体" w:hint="eastAsia"/>
          <w:lang w:eastAsia="zh-CN"/>
        </w:rPr>
        <w:t>云计算服务，云安全服务</w:t>
      </w:r>
      <w:r w:rsidRPr="008F287C">
        <w:rPr>
          <w:rFonts w:eastAsia="黑体"/>
          <w:lang w:eastAsia="zh-CN"/>
        </w:rPr>
        <w:t>等</w:t>
      </w:r>
    </w:p>
    <w:p w14:paraId="26BA98FC" w14:textId="77777777" w:rsidR="00181D0E" w:rsidRPr="004D61B3" w:rsidRDefault="00181D0E" w:rsidP="00181D0E">
      <w:pPr>
        <w:pStyle w:val="CommentText"/>
        <w:numPr>
          <w:ilvl w:val="0"/>
          <w:numId w:val="18"/>
        </w:numPr>
        <w:ind w:leftChars="75" w:left="540"/>
        <w:rPr>
          <w:rFonts w:eastAsia="黑体"/>
          <w:lang w:eastAsia="zh-CN"/>
        </w:rPr>
      </w:pPr>
      <w:r w:rsidRPr="004D61B3">
        <w:rPr>
          <w:rFonts w:eastAsia="黑体"/>
          <w:lang w:eastAsia="zh-CN"/>
        </w:rPr>
        <w:t>如果一家</w:t>
      </w:r>
      <w:r w:rsidRPr="004D61B3">
        <w:rPr>
          <w:rFonts w:eastAsia="黑体"/>
          <w:lang w:eastAsia="zh-CN"/>
        </w:rPr>
        <w:t>SSO</w:t>
      </w:r>
      <w:r w:rsidRPr="004D61B3">
        <w:rPr>
          <w:rFonts w:eastAsia="黑体"/>
          <w:lang w:eastAsia="zh-CN"/>
        </w:rPr>
        <w:t>只提供一种具体的服务，可以直接写出，如</w:t>
      </w:r>
      <w:r>
        <w:rPr>
          <w:rFonts w:eastAsia="黑体" w:hint="eastAsia"/>
          <w:lang w:eastAsia="zh-CN"/>
        </w:rPr>
        <w:t>钉钉平台服务</w:t>
      </w:r>
    </w:p>
  </w:comment>
  <w:comment w:id="19" w:author="Faye FN Cheng" w:date="2022-03-28T19:54:00Z" w:initials="FFC">
    <w:p w14:paraId="1B3834D4" w14:textId="77777777" w:rsidR="0092139B" w:rsidRDefault="0092139B" w:rsidP="0092139B">
      <w:pPr>
        <w:pStyle w:val="CommentText"/>
        <w:rPr>
          <w:lang w:eastAsia="zh-CN"/>
        </w:rPr>
      </w:pPr>
      <w:r>
        <w:rPr>
          <w:rStyle w:val="CommentReference"/>
        </w:rPr>
        <w:annotationRef/>
      </w:r>
      <w:r>
        <w:rPr>
          <w:rFonts w:hint="eastAsia"/>
          <w:lang w:eastAsia="zh-CN"/>
        </w:rPr>
        <w:t>注：选择适用的可信服务标准</w:t>
      </w:r>
    </w:p>
  </w:comment>
  <w:comment w:id="25" w:author="Fiona Xie" w:date="2025-08-05T15:35:00Z" w:initials="FX">
    <w:p w14:paraId="30DEB867" w14:textId="77777777" w:rsidR="008821BE" w:rsidRDefault="008821BE" w:rsidP="008821BE">
      <w:pPr>
        <w:pStyle w:val="CommentText"/>
      </w:pPr>
      <w:r>
        <w:rPr>
          <w:rStyle w:val="CommentReference"/>
        </w:rPr>
        <w:annotationRef/>
      </w:r>
      <w:r>
        <w:t>如果</w:t>
      </w:r>
      <w:r>
        <w:t>subject matter</w:t>
      </w:r>
      <w:r>
        <w:t>中某部分使用到了</w:t>
      </w:r>
      <w:r>
        <w:t>AI</w:t>
      </w:r>
      <w:r>
        <w:t>技术，但我们的审计范围不包含</w:t>
      </w:r>
      <w:r>
        <w:t>AI</w:t>
      </w:r>
      <w:r>
        <w:t>技术的特定功能，则需</w:t>
      </w:r>
      <w:r>
        <w:t xml:space="preserve"> </w:t>
      </w:r>
      <w:r>
        <w:t>添加这段话。</w:t>
      </w:r>
    </w:p>
    <w:p w14:paraId="6B55096D" w14:textId="77777777" w:rsidR="008821BE" w:rsidRDefault="008821BE" w:rsidP="008821BE">
      <w:pPr>
        <w:pStyle w:val="CommentText"/>
      </w:pPr>
      <w:r>
        <w:t>如果</w:t>
      </w:r>
      <w:r>
        <w:t>subject matter</w:t>
      </w:r>
      <w:r>
        <w:t>不涉及</w:t>
      </w:r>
      <w:r>
        <w:t>AI</w:t>
      </w:r>
      <w:r>
        <w:t>技术，则不需要添加这段话。</w:t>
      </w:r>
    </w:p>
  </w:comment>
  <w:comment w:id="27" w:author="Nicole H Jin" w:date="2022-03-24T14:59:00Z" w:initials="NHJ">
    <w:p w14:paraId="57E13BCD" w14:textId="77777777" w:rsidR="002D236F" w:rsidRDefault="002D236F" w:rsidP="002D236F">
      <w:pPr>
        <w:pStyle w:val="CommentText"/>
        <w:rPr>
          <w:lang w:eastAsia="zh-CN"/>
        </w:rPr>
      </w:pPr>
      <w:r>
        <w:rPr>
          <w:rStyle w:val="CommentReference"/>
        </w:rPr>
        <w:annotationRef/>
      </w:r>
      <w:r>
        <w:rPr>
          <w:rFonts w:hint="eastAsia"/>
          <w:lang w:eastAsia="zh-CN"/>
        </w:rPr>
        <w:t>注：</w:t>
      </w:r>
      <w:r>
        <w:rPr>
          <w:rFonts w:hint="eastAsia"/>
          <w:lang w:eastAsia="zh-CN"/>
        </w:rPr>
        <w:t>1</w:t>
      </w:r>
      <w:r>
        <w:rPr>
          <w:lang w:eastAsia="zh-CN"/>
        </w:rPr>
        <w:t xml:space="preserve">) </w:t>
      </w:r>
      <w:r w:rsidRPr="002576A4">
        <w:rPr>
          <w:rFonts w:hint="eastAsia"/>
          <w:lang w:eastAsia="zh-CN"/>
        </w:rPr>
        <w:t>落款要注意位置，不要单独一页</w:t>
      </w:r>
    </w:p>
    <w:p w14:paraId="76C009B3" w14:textId="77777777" w:rsidR="002D236F" w:rsidRDefault="002D236F" w:rsidP="002D236F">
      <w:pPr>
        <w:pStyle w:val="CommentText"/>
        <w:ind w:firstLine="480"/>
        <w:rPr>
          <w:lang w:eastAsia="zh-CN"/>
        </w:rPr>
      </w:pPr>
      <w:r>
        <w:rPr>
          <w:rFonts w:hint="eastAsia"/>
          <w:lang w:eastAsia="zh-CN"/>
        </w:rPr>
        <w:t>2</w:t>
      </w:r>
      <w:r>
        <w:rPr>
          <w:lang w:eastAsia="zh-CN"/>
        </w:rPr>
        <w:t xml:space="preserve">) </w:t>
      </w:r>
      <w:r>
        <w:rPr>
          <w:rFonts w:hint="eastAsia"/>
          <w:lang w:eastAsia="zh-CN"/>
        </w:rPr>
        <w:t>根据项目选择相应的主体和地点</w:t>
      </w:r>
    </w:p>
    <w:p w14:paraId="40411D40" w14:textId="77777777" w:rsidR="002D236F" w:rsidRDefault="002D236F" w:rsidP="002D236F">
      <w:pPr>
        <w:pStyle w:val="CommentText"/>
        <w:rPr>
          <w:lang w:eastAsia="zh-CN"/>
        </w:rPr>
      </w:pPr>
      <w:r>
        <w:rPr>
          <w:lang w:eastAsia="zh-CN"/>
        </w:rPr>
        <w:t xml:space="preserve">3) </w:t>
      </w:r>
      <w:r>
        <w:rPr>
          <w:rFonts w:hint="eastAsia"/>
          <w:lang w:eastAsia="zh-CN"/>
        </w:rPr>
        <w:t>落款须给签字人留足够的空间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9A84D" w15:done="0"/>
  <w15:commentEx w15:paraId="5195C47F" w15:done="0"/>
  <w15:commentEx w15:paraId="6D809A50" w15:done="0"/>
  <w15:commentEx w15:paraId="55E622B2" w15:done="0"/>
  <w15:commentEx w15:paraId="2D119441" w15:done="0"/>
  <w15:commentEx w15:paraId="26BA98FC" w15:done="0"/>
  <w15:commentEx w15:paraId="1B3834D4" w15:done="0"/>
  <w15:commentEx w15:paraId="6B55096D" w15:done="0"/>
  <w15:commentEx w15:paraId="40411D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84F79" w16cex:dateUtc="2022-03-25T06:26:00Z"/>
  <w16cex:commentExtensible w16cex:durableId="287E2820" w16cex:dateUtc="2023-08-09T06:58:00Z"/>
  <w16cex:commentExtensible w16cex:durableId="25EC90ED" w16cex:dateUtc="2022-03-28T11:54:00Z"/>
  <w16cex:commentExtensible w16cex:durableId="25EC9113" w16cex:dateUtc="2022-03-28T11:54:00Z"/>
  <w16cex:commentExtensible w16cex:durableId="287E3968" w16cex:dateUtc="2023-08-09T08:12:00Z"/>
  <w16cex:commentExtensible w16cex:durableId="2874DC00" w16cex:dateUtc="2023-08-02T05:43:00Z"/>
  <w16cex:commentExtensible w16cex:durableId="25EC94EB" w16cex:dateUtc="2022-03-28T11:54:00Z"/>
  <w16cex:commentExtensible w16cex:durableId="3BF1A518" w16cex:dateUtc="2025-08-05T07:35:00Z"/>
  <w16cex:commentExtensible w16cex:durableId="25E705CE" w16cex:dateUtc="2022-03-24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9A84D" w16cid:durableId="25E84F79"/>
  <w16cid:commentId w16cid:paraId="5195C47F" w16cid:durableId="287E2820"/>
  <w16cid:commentId w16cid:paraId="6D809A50" w16cid:durableId="25EC90ED"/>
  <w16cid:commentId w16cid:paraId="55E622B2" w16cid:durableId="25EC9113"/>
  <w16cid:commentId w16cid:paraId="2D119441" w16cid:durableId="287E3968"/>
  <w16cid:commentId w16cid:paraId="26BA98FC" w16cid:durableId="2874DC00"/>
  <w16cid:commentId w16cid:paraId="1B3834D4" w16cid:durableId="25EC94EB"/>
  <w16cid:commentId w16cid:paraId="6B55096D" w16cid:durableId="3BF1A518"/>
  <w16cid:commentId w16cid:paraId="40411D40" w16cid:durableId="25E705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1D93E" w14:textId="77777777" w:rsidR="0054604A" w:rsidRDefault="0054604A">
      <w:r>
        <w:separator/>
      </w:r>
    </w:p>
  </w:endnote>
  <w:endnote w:type="continuationSeparator" w:id="0">
    <w:p w14:paraId="716D5060" w14:textId="77777777" w:rsidR="0054604A" w:rsidRDefault="0054604A">
      <w:r>
        <w:continuationSeparator/>
      </w:r>
    </w:p>
  </w:endnote>
  <w:endnote w:type="continuationNotice" w:id="1">
    <w:p w14:paraId="773F7BF2" w14:textId="77777777" w:rsidR="0054604A" w:rsidRDefault="005460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F842" w14:textId="77777777" w:rsidR="0054604A" w:rsidRDefault="0054604A">
      <w:r>
        <w:separator/>
      </w:r>
    </w:p>
  </w:footnote>
  <w:footnote w:type="continuationSeparator" w:id="0">
    <w:p w14:paraId="7ABA0F75" w14:textId="77777777" w:rsidR="0054604A" w:rsidRDefault="0054604A">
      <w:r>
        <w:continuationSeparator/>
      </w:r>
    </w:p>
  </w:footnote>
  <w:footnote w:type="continuationNotice" w:id="1">
    <w:p w14:paraId="67A95FB9" w14:textId="77777777" w:rsidR="0054604A" w:rsidRDefault="005460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90A216C"/>
    <w:lvl w:ilvl="0">
      <w:numFmt w:val="decimal"/>
      <w:lvlText w:val="*"/>
      <w:lvlJc w:val="left"/>
    </w:lvl>
  </w:abstractNum>
  <w:abstractNum w:abstractNumId="1" w15:restartNumberingAfterBreak="0">
    <w:nsid w:val="00F67E7E"/>
    <w:multiLevelType w:val="hybridMultilevel"/>
    <w:tmpl w:val="09BEFB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565594"/>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8D78CA38">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0A69190F"/>
    <w:multiLevelType w:val="hybridMultilevel"/>
    <w:tmpl w:val="211A39B0"/>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42595"/>
    <w:multiLevelType w:val="hybridMultilevel"/>
    <w:tmpl w:val="22D0D5E6"/>
    <w:lvl w:ilvl="0" w:tplc="AAAC0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D055EA"/>
    <w:multiLevelType w:val="hybridMultilevel"/>
    <w:tmpl w:val="F852F5B6"/>
    <w:lvl w:ilvl="0" w:tplc="B27837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AB2BB9"/>
    <w:multiLevelType w:val="hybridMultilevel"/>
    <w:tmpl w:val="154C610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315F4DF6"/>
    <w:multiLevelType w:val="hybridMultilevel"/>
    <w:tmpl w:val="3D72C8FC"/>
    <w:lvl w:ilvl="0" w:tplc="8D78CA38">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37C42B1D"/>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8D78CA38">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FF4DB5"/>
    <w:multiLevelType w:val="hybridMultilevel"/>
    <w:tmpl w:val="E1D40F1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1" w15:restartNumberingAfterBreak="0">
    <w:nsid w:val="504C4A22"/>
    <w:multiLevelType w:val="hybridMultilevel"/>
    <w:tmpl w:val="5D3E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485881"/>
    <w:multiLevelType w:val="hybridMultilevel"/>
    <w:tmpl w:val="2020C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5C1651"/>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9AC6BC">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B81606"/>
    <w:multiLevelType w:val="hybridMultilevel"/>
    <w:tmpl w:val="0D34FF48"/>
    <w:lvl w:ilvl="0" w:tplc="8D78CA38">
      <w:start w:val="1"/>
      <w:numFmt w:val="bullet"/>
      <w:lvlText w:val=""/>
      <w:lvlJc w:val="left"/>
      <w:pPr>
        <w:tabs>
          <w:tab w:val="num" w:pos="720"/>
        </w:tabs>
        <w:ind w:left="720" w:hanging="360"/>
      </w:pPr>
      <w:rPr>
        <w:rFonts w:ascii="Symbol" w:hAnsi="Symbol"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2F1A59"/>
    <w:multiLevelType w:val="hybridMultilevel"/>
    <w:tmpl w:val="0D34FF48"/>
    <w:lvl w:ilvl="0" w:tplc="04090005">
      <w:start w:val="1"/>
      <w:numFmt w:val="bullet"/>
      <w:lvlText w:val=""/>
      <w:lvlJc w:val="left"/>
      <w:pPr>
        <w:tabs>
          <w:tab w:val="num" w:pos="720"/>
        </w:tabs>
        <w:ind w:left="720" w:hanging="360"/>
      </w:pPr>
      <w:rPr>
        <w:rFonts w:ascii="Wingdings" w:hAnsi="Wingdings" w:hint="default"/>
      </w:rPr>
    </w:lvl>
    <w:lvl w:ilvl="1" w:tplc="C90A216C">
      <w:start w:val="1"/>
      <w:numFmt w:val="bullet"/>
      <w:lvlText w:val=""/>
      <w:legacy w:legacy="1" w:legacySpace="360" w:legacyIndent="360"/>
      <w:lvlJc w:val="left"/>
      <w:pPr>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B0F3EC9"/>
    <w:multiLevelType w:val="hybridMultilevel"/>
    <w:tmpl w:val="A9E2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402692">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277028927">
    <w:abstractNumId w:val="0"/>
    <w:lvlOverride w:ilvl="0">
      <w:lvl w:ilvl="0">
        <w:start w:val="1"/>
        <w:numFmt w:val="bullet"/>
        <w:lvlText w:val=""/>
        <w:legacy w:legacy="1" w:legacySpace="120" w:legacyIndent="360"/>
        <w:lvlJc w:val="left"/>
        <w:pPr>
          <w:ind w:left="1260" w:hanging="360"/>
        </w:pPr>
        <w:rPr>
          <w:rFonts w:ascii="Symbol" w:hAnsi="Symbol" w:hint="default"/>
        </w:rPr>
      </w:lvl>
    </w:lvlOverride>
  </w:num>
  <w:num w:numId="3" w16cid:durableId="1213809687">
    <w:abstractNumId w:val="15"/>
  </w:num>
  <w:num w:numId="4" w16cid:durableId="630280916">
    <w:abstractNumId w:val="3"/>
  </w:num>
  <w:num w:numId="5" w16cid:durableId="309484192">
    <w:abstractNumId w:val="13"/>
  </w:num>
  <w:num w:numId="6" w16cid:durableId="2017492340">
    <w:abstractNumId w:val="9"/>
  </w:num>
  <w:num w:numId="7" w16cid:durableId="810174759">
    <w:abstractNumId w:val="8"/>
  </w:num>
  <w:num w:numId="8" w16cid:durableId="1577668799">
    <w:abstractNumId w:val="2"/>
  </w:num>
  <w:num w:numId="9" w16cid:durableId="915937024">
    <w:abstractNumId w:val="14"/>
  </w:num>
  <w:num w:numId="10" w16cid:durableId="531192262">
    <w:abstractNumId w:val="10"/>
  </w:num>
  <w:num w:numId="11" w16cid:durableId="858468358">
    <w:abstractNumId w:val="7"/>
  </w:num>
  <w:num w:numId="12" w16cid:durableId="748619499">
    <w:abstractNumId w:val="6"/>
  </w:num>
  <w:num w:numId="13" w16cid:durableId="1737583881">
    <w:abstractNumId w:val="16"/>
  </w:num>
  <w:num w:numId="14" w16cid:durableId="1060249194">
    <w:abstractNumId w:val="4"/>
  </w:num>
  <w:num w:numId="15" w16cid:durableId="417681376">
    <w:abstractNumId w:val="11"/>
  </w:num>
  <w:num w:numId="16" w16cid:durableId="2089955874">
    <w:abstractNumId w:val="1"/>
  </w:num>
  <w:num w:numId="17" w16cid:durableId="686636444">
    <w:abstractNumId w:val="12"/>
  </w:num>
  <w:num w:numId="18" w16cid:durableId="161240056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J Zhao">
    <w15:presenceInfo w15:providerId="AD" w15:userId="S::Eric-J.Zhao@cn.ey.com::fed2f2bb-5a52-485d-a048-07e8c6034232"/>
  </w15:person>
  <w15:person w15:author="Vic Gong">
    <w15:presenceInfo w15:providerId="AD" w15:userId="S::Vic.Gong@cn.ey.com::9fb16b2a-5395-4f25-838a-0a0bfad18d2a"/>
  </w15:person>
  <w15:person w15:author="Stella TY">
    <w15:presenceInfo w15:providerId="AD" w15:userId="S::Stella.TY.Shen@cn.ey.com::22437f56-47b7-45b9-b44d-4940b7b79eca"/>
  </w15:person>
  <w15:person w15:author="Faye FN Cheng">
    <w15:presenceInfo w15:providerId="AD" w15:userId="S::Faye.FN.Cheng@cn.ey.com::a0de8972-2a92-49e3-8251-233a3c008f6d"/>
  </w15:person>
  <w15:person w15:author="Fiona Xie">
    <w15:presenceInfo w15:providerId="AD" w15:userId="S::Fiona.Xie@cn.ey.com::20e938e6-ba1e-4450-b777-8c74bdeef9fe"/>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266"/>
    <w:rsid w:val="0000413B"/>
    <w:rsid w:val="00007F01"/>
    <w:rsid w:val="00011552"/>
    <w:rsid w:val="00011ED2"/>
    <w:rsid w:val="0002445F"/>
    <w:rsid w:val="00031F0D"/>
    <w:rsid w:val="0004376B"/>
    <w:rsid w:val="00045EB3"/>
    <w:rsid w:val="000670E6"/>
    <w:rsid w:val="0007674D"/>
    <w:rsid w:val="00077BA7"/>
    <w:rsid w:val="00087598"/>
    <w:rsid w:val="00091954"/>
    <w:rsid w:val="000941E5"/>
    <w:rsid w:val="00095636"/>
    <w:rsid w:val="0009752E"/>
    <w:rsid w:val="000A1283"/>
    <w:rsid w:val="000A2981"/>
    <w:rsid w:val="000A5774"/>
    <w:rsid w:val="000B1BB2"/>
    <w:rsid w:val="000C1A6C"/>
    <w:rsid w:val="000E0819"/>
    <w:rsid w:val="000E175A"/>
    <w:rsid w:val="000E1A1F"/>
    <w:rsid w:val="000E4705"/>
    <w:rsid w:val="000E535E"/>
    <w:rsid w:val="000F5251"/>
    <w:rsid w:val="000F7C4B"/>
    <w:rsid w:val="000F7F95"/>
    <w:rsid w:val="001145F7"/>
    <w:rsid w:val="001238F1"/>
    <w:rsid w:val="0012718F"/>
    <w:rsid w:val="0012723B"/>
    <w:rsid w:val="00127801"/>
    <w:rsid w:val="001315DE"/>
    <w:rsid w:val="0013717B"/>
    <w:rsid w:val="001430AF"/>
    <w:rsid w:val="00147F58"/>
    <w:rsid w:val="00150103"/>
    <w:rsid w:val="001506DC"/>
    <w:rsid w:val="001507E6"/>
    <w:rsid w:val="001527FF"/>
    <w:rsid w:val="0016145B"/>
    <w:rsid w:val="00161A1D"/>
    <w:rsid w:val="0016370A"/>
    <w:rsid w:val="00166D58"/>
    <w:rsid w:val="00167E74"/>
    <w:rsid w:val="00181D0E"/>
    <w:rsid w:val="0018353A"/>
    <w:rsid w:val="00183851"/>
    <w:rsid w:val="00186741"/>
    <w:rsid w:val="00192CA0"/>
    <w:rsid w:val="00195CDA"/>
    <w:rsid w:val="001A3EA3"/>
    <w:rsid w:val="001A674D"/>
    <w:rsid w:val="001B367C"/>
    <w:rsid w:val="001C0445"/>
    <w:rsid w:val="001C3320"/>
    <w:rsid w:val="001E1E20"/>
    <w:rsid w:val="001E289F"/>
    <w:rsid w:val="001E5BCB"/>
    <w:rsid w:val="001E6DA9"/>
    <w:rsid w:val="001E6FCB"/>
    <w:rsid w:val="001F1301"/>
    <w:rsid w:val="001F2A16"/>
    <w:rsid w:val="001F3FD2"/>
    <w:rsid w:val="00204C8A"/>
    <w:rsid w:val="002055C6"/>
    <w:rsid w:val="00211813"/>
    <w:rsid w:val="002348DD"/>
    <w:rsid w:val="002413A9"/>
    <w:rsid w:val="002435CE"/>
    <w:rsid w:val="00246416"/>
    <w:rsid w:val="00253A55"/>
    <w:rsid w:val="00256F2A"/>
    <w:rsid w:val="00257F42"/>
    <w:rsid w:val="00285A08"/>
    <w:rsid w:val="0028676C"/>
    <w:rsid w:val="00287627"/>
    <w:rsid w:val="0029540E"/>
    <w:rsid w:val="002A3EEA"/>
    <w:rsid w:val="002A6008"/>
    <w:rsid w:val="002B041E"/>
    <w:rsid w:val="002B3526"/>
    <w:rsid w:val="002C20A8"/>
    <w:rsid w:val="002C22CF"/>
    <w:rsid w:val="002C3915"/>
    <w:rsid w:val="002C48AB"/>
    <w:rsid w:val="002C6128"/>
    <w:rsid w:val="002C61F6"/>
    <w:rsid w:val="002D236F"/>
    <w:rsid w:val="002D32DE"/>
    <w:rsid w:val="002D3F3C"/>
    <w:rsid w:val="002D5ED2"/>
    <w:rsid w:val="002D5F66"/>
    <w:rsid w:val="002D6EEE"/>
    <w:rsid w:val="002E0E8B"/>
    <w:rsid w:val="002E107C"/>
    <w:rsid w:val="002F1F68"/>
    <w:rsid w:val="002F31F7"/>
    <w:rsid w:val="002F5E63"/>
    <w:rsid w:val="002F7ADA"/>
    <w:rsid w:val="003138A9"/>
    <w:rsid w:val="0032188A"/>
    <w:rsid w:val="00323212"/>
    <w:rsid w:val="0033374E"/>
    <w:rsid w:val="0033470D"/>
    <w:rsid w:val="003356D2"/>
    <w:rsid w:val="00335B35"/>
    <w:rsid w:val="00345F44"/>
    <w:rsid w:val="003532A1"/>
    <w:rsid w:val="00357587"/>
    <w:rsid w:val="0037395F"/>
    <w:rsid w:val="003754DE"/>
    <w:rsid w:val="00381409"/>
    <w:rsid w:val="0038348F"/>
    <w:rsid w:val="00391A0F"/>
    <w:rsid w:val="00393C4E"/>
    <w:rsid w:val="00396370"/>
    <w:rsid w:val="003A1FB8"/>
    <w:rsid w:val="003A4F53"/>
    <w:rsid w:val="003B0FD2"/>
    <w:rsid w:val="003B45DB"/>
    <w:rsid w:val="003B60CF"/>
    <w:rsid w:val="003B6FD2"/>
    <w:rsid w:val="003C5114"/>
    <w:rsid w:val="003C5772"/>
    <w:rsid w:val="00423CB6"/>
    <w:rsid w:val="00426778"/>
    <w:rsid w:val="0042780A"/>
    <w:rsid w:val="00430560"/>
    <w:rsid w:val="00432AE8"/>
    <w:rsid w:val="00434284"/>
    <w:rsid w:val="00434C10"/>
    <w:rsid w:val="00445991"/>
    <w:rsid w:val="00461790"/>
    <w:rsid w:val="00471DC0"/>
    <w:rsid w:val="00472F8F"/>
    <w:rsid w:val="00477410"/>
    <w:rsid w:val="004838A7"/>
    <w:rsid w:val="0049031D"/>
    <w:rsid w:val="00490CE4"/>
    <w:rsid w:val="00491925"/>
    <w:rsid w:val="004A1F04"/>
    <w:rsid w:val="004A20BF"/>
    <w:rsid w:val="004A3BFA"/>
    <w:rsid w:val="004A447F"/>
    <w:rsid w:val="004B0550"/>
    <w:rsid w:val="004B2F0B"/>
    <w:rsid w:val="004B3DF5"/>
    <w:rsid w:val="004B5E6D"/>
    <w:rsid w:val="004C04EF"/>
    <w:rsid w:val="004C5B8E"/>
    <w:rsid w:val="004D25CC"/>
    <w:rsid w:val="004D5282"/>
    <w:rsid w:val="004D5E68"/>
    <w:rsid w:val="004E482A"/>
    <w:rsid w:val="004E4E5B"/>
    <w:rsid w:val="004F2311"/>
    <w:rsid w:val="004F6F34"/>
    <w:rsid w:val="004F7A69"/>
    <w:rsid w:val="00505B2F"/>
    <w:rsid w:val="00517738"/>
    <w:rsid w:val="0052287A"/>
    <w:rsid w:val="005251F6"/>
    <w:rsid w:val="0053488D"/>
    <w:rsid w:val="00534B19"/>
    <w:rsid w:val="005414F3"/>
    <w:rsid w:val="00542445"/>
    <w:rsid w:val="0054604A"/>
    <w:rsid w:val="00546F53"/>
    <w:rsid w:val="005540FE"/>
    <w:rsid w:val="00556EE4"/>
    <w:rsid w:val="00576DEA"/>
    <w:rsid w:val="005826E6"/>
    <w:rsid w:val="005858B0"/>
    <w:rsid w:val="00594434"/>
    <w:rsid w:val="00594B91"/>
    <w:rsid w:val="005B0EF9"/>
    <w:rsid w:val="005B2B5F"/>
    <w:rsid w:val="005C0031"/>
    <w:rsid w:val="005C0B30"/>
    <w:rsid w:val="005C18C6"/>
    <w:rsid w:val="005D43D0"/>
    <w:rsid w:val="005F76E5"/>
    <w:rsid w:val="005F789C"/>
    <w:rsid w:val="00601866"/>
    <w:rsid w:val="006071C3"/>
    <w:rsid w:val="00616DD7"/>
    <w:rsid w:val="00636199"/>
    <w:rsid w:val="00641C5A"/>
    <w:rsid w:val="006474F0"/>
    <w:rsid w:val="006569D7"/>
    <w:rsid w:val="00657483"/>
    <w:rsid w:val="006624BE"/>
    <w:rsid w:val="00662A27"/>
    <w:rsid w:val="0066598D"/>
    <w:rsid w:val="006766F1"/>
    <w:rsid w:val="006977A9"/>
    <w:rsid w:val="006A152C"/>
    <w:rsid w:val="006A2BD6"/>
    <w:rsid w:val="006A647C"/>
    <w:rsid w:val="006B5D38"/>
    <w:rsid w:val="006B75EF"/>
    <w:rsid w:val="006C66B1"/>
    <w:rsid w:val="006C6DA6"/>
    <w:rsid w:val="006C7BC7"/>
    <w:rsid w:val="006D2189"/>
    <w:rsid w:val="006E059C"/>
    <w:rsid w:val="006E302F"/>
    <w:rsid w:val="006F08AC"/>
    <w:rsid w:val="0070654E"/>
    <w:rsid w:val="00713769"/>
    <w:rsid w:val="007276E9"/>
    <w:rsid w:val="00731038"/>
    <w:rsid w:val="00732AD2"/>
    <w:rsid w:val="00741376"/>
    <w:rsid w:val="00752FC2"/>
    <w:rsid w:val="00755567"/>
    <w:rsid w:val="00761AA3"/>
    <w:rsid w:val="00764C96"/>
    <w:rsid w:val="00770F32"/>
    <w:rsid w:val="00774678"/>
    <w:rsid w:val="00780084"/>
    <w:rsid w:val="00786DC4"/>
    <w:rsid w:val="007946F1"/>
    <w:rsid w:val="007A14FE"/>
    <w:rsid w:val="007A66AE"/>
    <w:rsid w:val="007A7131"/>
    <w:rsid w:val="007D2C3C"/>
    <w:rsid w:val="007E512D"/>
    <w:rsid w:val="007F50B9"/>
    <w:rsid w:val="007F6CD9"/>
    <w:rsid w:val="00811548"/>
    <w:rsid w:val="0081248C"/>
    <w:rsid w:val="00812976"/>
    <w:rsid w:val="0081367D"/>
    <w:rsid w:val="00816EF3"/>
    <w:rsid w:val="00823FB8"/>
    <w:rsid w:val="00827A62"/>
    <w:rsid w:val="00827E66"/>
    <w:rsid w:val="00832EEB"/>
    <w:rsid w:val="00833066"/>
    <w:rsid w:val="00835011"/>
    <w:rsid w:val="008413E5"/>
    <w:rsid w:val="00842B2A"/>
    <w:rsid w:val="008506AA"/>
    <w:rsid w:val="008574E3"/>
    <w:rsid w:val="00863628"/>
    <w:rsid w:val="008667F7"/>
    <w:rsid w:val="00871818"/>
    <w:rsid w:val="0087319D"/>
    <w:rsid w:val="00874D3A"/>
    <w:rsid w:val="00875BCB"/>
    <w:rsid w:val="00875E50"/>
    <w:rsid w:val="008764F0"/>
    <w:rsid w:val="008821BE"/>
    <w:rsid w:val="00882654"/>
    <w:rsid w:val="00885239"/>
    <w:rsid w:val="0088527E"/>
    <w:rsid w:val="00891A50"/>
    <w:rsid w:val="008A15AE"/>
    <w:rsid w:val="008A6789"/>
    <w:rsid w:val="008A74F3"/>
    <w:rsid w:val="008B0359"/>
    <w:rsid w:val="008B1C4C"/>
    <w:rsid w:val="008B4B2F"/>
    <w:rsid w:val="008C2635"/>
    <w:rsid w:val="008C2BA3"/>
    <w:rsid w:val="008C4769"/>
    <w:rsid w:val="008D2EC5"/>
    <w:rsid w:val="008D58A1"/>
    <w:rsid w:val="008E4C8D"/>
    <w:rsid w:val="008E7F09"/>
    <w:rsid w:val="008F5374"/>
    <w:rsid w:val="0091208B"/>
    <w:rsid w:val="00913A22"/>
    <w:rsid w:val="0091432A"/>
    <w:rsid w:val="00916477"/>
    <w:rsid w:val="00917DD0"/>
    <w:rsid w:val="0092139B"/>
    <w:rsid w:val="00925495"/>
    <w:rsid w:val="009265E0"/>
    <w:rsid w:val="00927409"/>
    <w:rsid w:val="00930C9C"/>
    <w:rsid w:val="0094017C"/>
    <w:rsid w:val="00940D23"/>
    <w:rsid w:val="00947CAD"/>
    <w:rsid w:val="00953FCD"/>
    <w:rsid w:val="0096118B"/>
    <w:rsid w:val="00961A5B"/>
    <w:rsid w:val="00963D6D"/>
    <w:rsid w:val="00965A40"/>
    <w:rsid w:val="009718A3"/>
    <w:rsid w:val="0097663D"/>
    <w:rsid w:val="009800DA"/>
    <w:rsid w:val="00985B30"/>
    <w:rsid w:val="009A2F7C"/>
    <w:rsid w:val="009A739D"/>
    <w:rsid w:val="009B7577"/>
    <w:rsid w:val="009C0676"/>
    <w:rsid w:val="009D7B4F"/>
    <w:rsid w:val="009E46BA"/>
    <w:rsid w:val="00A01819"/>
    <w:rsid w:val="00A03F4A"/>
    <w:rsid w:val="00A06CF7"/>
    <w:rsid w:val="00A0707E"/>
    <w:rsid w:val="00A116AD"/>
    <w:rsid w:val="00A118A1"/>
    <w:rsid w:val="00A21FD3"/>
    <w:rsid w:val="00A27DEA"/>
    <w:rsid w:val="00A424BB"/>
    <w:rsid w:val="00A430D1"/>
    <w:rsid w:val="00A51618"/>
    <w:rsid w:val="00A52D0F"/>
    <w:rsid w:val="00A5475E"/>
    <w:rsid w:val="00A71595"/>
    <w:rsid w:val="00A857E3"/>
    <w:rsid w:val="00A923B4"/>
    <w:rsid w:val="00A95302"/>
    <w:rsid w:val="00AA4CFD"/>
    <w:rsid w:val="00AC2EB9"/>
    <w:rsid w:val="00AD1054"/>
    <w:rsid w:val="00AD603A"/>
    <w:rsid w:val="00AE3471"/>
    <w:rsid w:val="00AE4B1C"/>
    <w:rsid w:val="00AE7D4A"/>
    <w:rsid w:val="00AF1546"/>
    <w:rsid w:val="00B152C9"/>
    <w:rsid w:val="00B15CC3"/>
    <w:rsid w:val="00B23CBC"/>
    <w:rsid w:val="00B31316"/>
    <w:rsid w:val="00B3636E"/>
    <w:rsid w:val="00B41B81"/>
    <w:rsid w:val="00B47124"/>
    <w:rsid w:val="00B51D26"/>
    <w:rsid w:val="00B5476F"/>
    <w:rsid w:val="00B61F75"/>
    <w:rsid w:val="00B6383B"/>
    <w:rsid w:val="00B7593B"/>
    <w:rsid w:val="00B81019"/>
    <w:rsid w:val="00B870A8"/>
    <w:rsid w:val="00B877DC"/>
    <w:rsid w:val="00BA1BD1"/>
    <w:rsid w:val="00BB0944"/>
    <w:rsid w:val="00BB1F4C"/>
    <w:rsid w:val="00BC2E7E"/>
    <w:rsid w:val="00BC4DAE"/>
    <w:rsid w:val="00BC5E4C"/>
    <w:rsid w:val="00BD3B55"/>
    <w:rsid w:val="00BE0D46"/>
    <w:rsid w:val="00BF4522"/>
    <w:rsid w:val="00BF4E41"/>
    <w:rsid w:val="00C20A14"/>
    <w:rsid w:val="00C30436"/>
    <w:rsid w:val="00C30861"/>
    <w:rsid w:val="00C356A0"/>
    <w:rsid w:val="00C37426"/>
    <w:rsid w:val="00C37846"/>
    <w:rsid w:val="00C41380"/>
    <w:rsid w:val="00C558C2"/>
    <w:rsid w:val="00C5694C"/>
    <w:rsid w:val="00C62060"/>
    <w:rsid w:val="00C672C7"/>
    <w:rsid w:val="00C6786C"/>
    <w:rsid w:val="00C70266"/>
    <w:rsid w:val="00C762D0"/>
    <w:rsid w:val="00C77486"/>
    <w:rsid w:val="00C81CD1"/>
    <w:rsid w:val="00C95014"/>
    <w:rsid w:val="00C96B8F"/>
    <w:rsid w:val="00C97614"/>
    <w:rsid w:val="00CA0AB4"/>
    <w:rsid w:val="00CA7497"/>
    <w:rsid w:val="00CB247C"/>
    <w:rsid w:val="00CC6A17"/>
    <w:rsid w:val="00CC6C0D"/>
    <w:rsid w:val="00CD305E"/>
    <w:rsid w:val="00CE3B76"/>
    <w:rsid w:val="00CF3095"/>
    <w:rsid w:val="00D15B9A"/>
    <w:rsid w:val="00D1691D"/>
    <w:rsid w:val="00D2029F"/>
    <w:rsid w:val="00D23055"/>
    <w:rsid w:val="00D31562"/>
    <w:rsid w:val="00D47F7E"/>
    <w:rsid w:val="00D50DA7"/>
    <w:rsid w:val="00D5430E"/>
    <w:rsid w:val="00D5460E"/>
    <w:rsid w:val="00D548D5"/>
    <w:rsid w:val="00D6653D"/>
    <w:rsid w:val="00D713C3"/>
    <w:rsid w:val="00D939CE"/>
    <w:rsid w:val="00D94C31"/>
    <w:rsid w:val="00DA203F"/>
    <w:rsid w:val="00DA37D9"/>
    <w:rsid w:val="00DB0D48"/>
    <w:rsid w:val="00DB1594"/>
    <w:rsid w:val="00DB6350"/>
    <w:rsid w:val="00DB6E67"/>
    <w:rsid w:val="00DC203D"/>
    <w:rsid w:val="00DC215C"/>
    <w:rsid w:val="00DC2D62"/>
    <w:rsid w:val="00DC5239"/>
    <w:rsid w:val="00DD577F"/>
    <w:rsid w:val="00DE171E"/>
    <w:rsid w:val="00DE46B2"/>
    <w:rsid w:val="00DE6AA6"/>
    <w:rsid w:val="00DE746B"/>
    <w:rsid w:val="00DE7F92"/>
    <w:rsid w:val="00E220CC"/>
    <w:rsid w:val="00E2283E"/>
    <w:rsid w:val="00E27B55"/>
    <w:rsid w:val="00E30CA6"/>
    <w:rsid w:val="00E316C5"/>
    <w:rsid w:val="00E362BF"/>
    <w:rsid w:val="00E37E3A"/>
    <w:rsid w:val="00E40DCB"/>
    <w:rsid w:val="00E565E9"/>
    <w:rsid w:val="00E57103"/>
    <w:rsid w:val="00E762E0"/>
    <w:rsid w:val="00E77DCC"/>
    <w:rsid w:val="00E85FB7"/>
    <w:rsid w:val="00E863A3"/>
    <w:rsid w:val="00E90DFD"/>
    <w:rsid w:val="00E97E57"/>
    <w:rsid w:val="00EA0AB2"/>
    <w:rsid w:val="00EA3358"/>
    <w:rsid w:val="00EB366E"/>
    <w:rsid w:val="00EB7EFB"/>
    <w:rsid w:val="00ED5DEA"/>
    <w:rsid w:val="00ED7199"/>
    <w:rsid w:val="00EE5561"/>
    <w:rsid w:val="00EF0F93"/>
    <w:rsid w:val="00F03A71"/>
    <w:rsid w:val="00F041F2"/>
    <w:rsid w:val="00F07B0E"/>
    <w:rsid w:val="00F14867"/>
    <w:rsid w:val="00F20198"/>
    <w:rsid w:val="00F21A0B"/>
    <w:rsid w:val="00F328E5"/>
    <w:rsid w:val="00F40033"/>
    <w:rsid w:val="00F479EE"/>
    <w:rsid w:val="00F51DED"/>
    <w:rsid w:val="00F5236C"/>
    <w:rsid w:val="00F52E6B"/>
    <w:rsid w:val="00F54BDB"/>
    <w:rsid w:val="00F54DA3"/>
    <w:rsid w:val="00F726F9"/>
    <w:rsid w:val="00F732C4"/>
    <w:rsid w:val="00F74AEC"/>
    <w:rsid w:val="00F7616D"/>
    <w:rsid w:val="00F766D8"/>
    <w:rsid w:val="00F77DE8"/>
    <w:rsid w:val="00F86B28"/>
    <w:rsid w:val="00F875EF"/>
    <w:rsid w:val="00F875FC"/>
    <w:rsid w:val="00F90928"/>
    <w:rsid w:val="00F949D3"/>
    <w:rsid w:val="00F95410"/>
    <w:rsid w:val="00F96476"/>
    <w:rsid w:val="00F979ED"/>
    <w:rsid w:val="00FA0F7F"/>
    <w:rsid w:val="00FA2146"/>
    <w:rsid w:val="00FA45B8"/>
    <w:rsid w:val="00FA568A"/>
    <w:rsid w:val="00FA7FF4"/>
    <w:rsid w:val="00FB5D93"/>
    <w:rsid w:val="00FC5350"/>
    <w:rsid w:val="00FD0B97"/>
    <w:rsid w:val="00FD339C"/>
    <w:rsid w:val="00FE3478"/>
    <w:rsid w:val="00FF08B9"/>
    <w:rsid w:val="00FF12B4"/>
    <w:rsid w:val="00FF1D19"/>
    <w:rsid w:val="00FF6163"/>
    <w:rsid w:val="00FF62AC"/>
    <w:rsid w:val="00FF6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C3DE9"/>
  <w15:docId w15:val="{48E89B33-80E6-45F8-9641-F94C6DBE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6476"/>
    <w:pPr>
      <w:overflowPunct w:val="0"/>
      <w:autoSpaceDE w:val="0"/>
      <w:autoSpaceDN w:val="0"/>
      <w:adjustRightInd w:val="0"/>
      <w:textAlignment w:val="baseline"/>
    </w:pPr>
    <w:rPr>
      <w:sz w:val="24"/>
    </w:rPr>
  </w:style>
  <w:style w:type="paragraph" w:styleId="Heading1">
    <w:name w:val="heading 1"/>
    <w:basedOn w:val="Normal"/>
    <w:next w:val="Normal"/>
    <w:qFormat/>
    <w:rsid w:val="00F96476"/>
    <w:pPr>
      <w:keepNext/>
      <w:spacing w:after="120" w:line="240" w:lineRule="atLeast"/>
      <w:outlineLvl w:val="0"/>
    </w:pPr>
    <w:rPr>
      <w:b/>
    </w:rPr>
  </w:style>
  <w:style w:type="paragraph" w:styleId="Heading2">
    <w:name w:val="heading 2"/>
    <w:basedOn w:val="Normal"/>
    <w:next w:val="Normal"/>
    <w:qFormat/>
    <w:rsid w:val="00F96476"/>
    <w:pPr>
      <w:keepNext/>
      <w:spacing w:line="360" w:lineRule="auto"/>
      <w:jc w:val="both"/>
      <w:outlineLvl w:val="1"/>
    </w:pPr>
    <w:rPr>
      <w:b/>
    </w:rPr>
  </w:style>
  <w:style w:type="paragraph" w:styleId="Heading3">
    <w:name w:val="heading 3"/>
    <w:basedOn w:val="Normal"/>
    <w:next w:val="Normal"/>
    <w:qFormat/>
    <w:rsid w:val="00F96476"/>
    <w:pPr>
      <w:keepNext/>
      <w:spacing w:after="120"/>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F96476"/>
    <w:pPr>
      <w:spacing w:after="220"/>
      <w:jc w:val="both"/>
    </w:pPr>
    <w:rPr>
      <w:rFonts w:ascii="Arial" w:hAnsi="Arial"/>
      <w:spacing w:val="-5"/>
      <w:sz w:val="20"/>
    </w:rPr>
  </w:style>
  <w:style w:type="paragraph" w:styleId="Header">
    <w:name w:val="header"/>
    <w:basedOn w:val="Normal"/>
    <w:rsid w:val="00F96476"/>
    <w:pPr>
      <w:tabs>
        <w:tab w:val="center" w:pos="4320"/>
        <w:tab w:val="right" w:pos="8640"/>
      </w:tabs>
      <w:spacing w:after="80" w:line="280" w:lineRule="atLeast"/>
      <w:jc w:val="center"/>
    </w:pPr>
    <w:rPr>
      <w:sz w:val="32"/>
    </w:rPr>
  </w:style>
  <w:style w:type="paragraph" w:styleId="FootnoteText">
    <w:name w:val="footnote text"/>
    <w:basedOn w:val="Normal"/>
    <w:semiHidden/>
    <w:rsid w:val="00F96476"/>
    <w:pPr>
      <w:spacing w:line="360" w:lineRule="auto"/>
      <w:jc w:val="both"/>
    </w:pPr>
    <w:rPr>
      <w:sz w:val="20"/>
    </w:rPr>
  </w:style>
  <w:style w:type="paragraph" w:styleId="BodyTextIndent2">
    <w:name w:val="Body Text Indent 2"/>
    <w:basedOn w:val="Normal"/>
    <w:rsid w:val="00F96476"/>
    <w:pPr>
      <w:spacing w:line="360" w:lineRule="auto"/>
      <w:ind w:left="720"/>
      <w:jc w:val="both"/>
    </w:pPr>
  </w:style>
  <w:style w:type="paragraph" w:styleId="Footer">
    <w:name w:val="footer"/>
    <w:basedOn w:val="Normal"/>
    <w:rsid w:val="00F96476"/>
    <w:pPr>
      <w:tabs>
        <w:tab w:val="center" w:pos="4153"/>
        <w:tab w:val="right" w:pos="8306"/>
      </w:tabs>
    </w:pPr>
  </w:style>
  <w:style w:type="paragraph" w:styleId="BalloonText">
    <w:name w:val="Balloon Text"/>
    <w:basedOn w:val="Normal"/>
    <w:semiHidden/>
    <w:rsid w:val="0002445F"/>
    <w:rPr>
      <w:rFonts w:ascii="Tahoma" w:hAnsi="Tahoma" w:cs="Tahoma"/>
      <w:sz w:val="16"/>
      <w:szCs w:val="16"/>
    </w:rPr>
  </w:style>
  <w:style w:type="paragraph" w:customStyle="1" w:styleId="Subhead">
    <w:name w:val="Subhead"/>
    <w:basedOn w:val="Heading3"/>
    <w:rsid w:val="00F96476"/>
    <w:pPr>
      <w:spacing w:after="80" w:line="240" w:lineRule="atLeast"/>
      <w:jc w:val="both"/>
    </w:pPr>
    <w:rPr>
      <w:sz w:val="28"/>
    </w:rPr>
  </w:style>
  <w:style w:type="paragraph" w:customStyle="1" w:styleId="BodyCopy">
    <w:name w:val="Body Copy"/>
    <w:basedOn w:val="Normal"/>
    <w:link w:val="BodyCopyChar"/>
    <w:rsid w:val="00F96476"/>
    <w:pPr>
      <w:spacing w:line="280" w:lineRule="exact"/>
      <w:jc w:val="both"/>
    </w:pPr>
  </w:style>
  <w:style w:type="paragraph" w:customStyle="1" w:styleId="Indent3">
    <w:name w:val="Indent 3"/>
    <w:basedOn w:val="Normal"/>
    <w:rsid w:val="00F96476"/>
    <w:pPr>
      <w:spacing w:before="80" w:after="240" w:line="280" w:lineRule="atLeast"/>
      <w:ind w:left="360" w:hanging="360"/>
      <w:jc w:val="both"/>
    </w:pPr>
  </w:style>
  <w:style w:type="paragraph" w:customStyle="1" w:styleId="CenteredHeading">
    <w:name w:val="Centered Heading"/>
    <w:basedOn w:val="BodyCopy"/>
    <w:rsid w:val="00F96476"/>
    <w:pPr>
      <w:numPr>
        <w:ilvl w:val="12"/>
      </w:numPr>
      <w:spacing w:after="120" w:line="240" w:lineRule="atLeast"/>
      <w:jc w:val="center"/>
    </w:pPr>
    <w:rPr>
      <w:b/>
    </w:rPr>
  </w:style>
  <w:style w:type="paragraph" w:styleId="Revision">
    <w:name w:val="Revision"/>
    <w:hidden/>
    <w:uiPriority w:val="99"/>
    <w:semiHidden/>
    <w:rsid w:val="00C62060"/>
    <w:rPr>
      <w:sz w:val="24"/>
    </w:rPr>
  </w:style>
  <w:style w:type="character" w:styleId="CommentReference">
    <w:name w:val="annotation reference"/>
    <w:basedOn w:val="DefaultParagraphFont"/>
    <w:uiPriority w:val="99"/>
    <w:rsid w:val="006F08AC"/>
    <w:rPr>
      <w:sz w:val="16"/>
      <w:szCs w:val="16"/>
    </w:rPr>
  </w:style>
  <w:style w:type="paragraph" w:styleId="CommentText">
    <w:name w:val="annotation text"/>
    <w:basedOn w:val="Normal"/>
    <w:link w:val="CommentTextChar"/>
    <w:uiPriority w:val="99"/>
    <w:rsid w:val="006F08AC"/>
    <w:rPr>
      <w:sz w:val="20"/>
    </w:rPr>
  </w:style>
  <w:style w:type="character" w:customStyle="1" w:styleId="CommentTextChar">
    <w:name w:val="Comment Text Char"/>
    <w:basedOn w:val="DefaultParagraphFont"/>
    <w:link w:val="CommentText"/>
    <w:uiPriority w:val="99"/>
    <w:rsid w:val="006F08AC"/>
  </w:style>
  <w:style w:type="paragraph" w:styleId="CommentSubject">
    <w:name w:val="annotation subject"/>
    <w:basedOn w:val="CommentText"/>
    <w:next w:val="CommentText"/>
    <w:link w:val="CommentSubjectChar"/>
    <w:rsid w:val="006F08AC"/>
    <w:rPr>
      <w:b/>
      <w:bCs/>
    </w:rPr>
  </w:style>
  <w:style w:type="character" w:customStyle="1" w:styleId="CommentSubjectChar">
    <w:name w:val="Comment Subject Char"/>
    <w:basedOn w:val="CommentTextChar"/>
    <w:link w:val="CommentSubject"/>
    <w:rsid w:val="006F08AC"/>
    <w:rPr>
      <w:b/>
      <w:bCs/>
    </w:rPr>
  </w:style>
  <w:style w:type="character" w:styleId="Hyperlink">
    <w:name w:val="Hyperlink"/>
    <w:basedOn w:val="DefaultParagraphFont"/>
    <w:rsid w:val="00BF4E41"/>
    <w:rPr>
      <w:rFonts w:cs="Times New Roman"/>
      <w:color w:val="0000FF"/>
      <w:u w:val="single"/>
    </w:rPr>
  </w:style>
  <w:style w:type="paragraph" w:customStyle="1" w:styleId="psindenthang4">
    <w:name w:val="ps_indent_hang_4"/>
    <w:basedOn w:val="Normal"/>
    <w:rsid w:val="00BF4E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 w:val="left" w:pos="12240"/>
        <w:tab w:val="left" w:pos="12600"/>
        <w:tab w:val="left" w:pos="12960"/>
        <w:tab w:val="left" w:pos="13320"/>
        <w:tab w:val="left" w:pos="13680"/>
        <w:tab w:val="left" w:pos="14040"/>
        <w:tab w:val="left" w:pos="14400"/>
        <w:tab w:val="left" w:pos="14760"/>
        <w:tab w:val="left" w:pos="15120"/>
        <w:tab w:val="left" w:pos="15480"/>
        <w:tab w:val="left" w:pos="15840"/>
      </w:tabs>
      <w:overflowPunct/>
      <w:autoSpaceDE/>
      <w:autoSpaceDN/>
      <w:adjustRightInd/>
      <w:spacing w:before="240" w:after="240"/>
      <w:ind w:left="2160" w:hanging="360"/>
      <w:textAlignment w:val="auto"/>
    </w:pPr>
    <w:rPr>
      <w:szCs w:val="24"/>
    </w:rPr>
  </w:style>
  <w:style w:type="paragraph" w:styleId="ListParagraph">
    <w:name w:val="List Paragraph"/>
    <w:basedOn w:val="Normal"/>
    <w:uiPriority w:val="34"/>
    <w:qFormat/>
    <w:rsid w:val="00D94C31"/>
    <w:pPr>
      <w:ind w:left="720"/>
      <w:contextualSpacing/>
    </w:pPr>
  </w:style>
  <w:style w:type="character" w:styleId="FootnoteReference">
    <w:name w:val="footnote reference"/>
    <w:basedOn w:val="DefaultParagraphFont"/>
    <w:semiHidden/>
    <w:rsid w:val="008764F0"/>
    <w:rPr>
      <w:vertAlign w:val="superscript"/>
    </w:rPr>
  </w:style>
  <w:style w:type="character" w:customStyle="1" w:styleId="BodyCopyChar">
    <w:name w:val="Body Copy Char"/>
    <w:basedOn w:val="DefaultParagraphFont"/>
    <w:link w:val="BodyCopy"/>
    <w:locked/>
    <w:rsid w:val="00FF62AC"/>
    <w:rPr>
      <w:sz w:val="24"/>
    </w:rPr>
  </w:style>
  <w:style w:type="character" w:styleId="UnresolvedMention">
    <w:name w:val="Unresolved Mention"/>
    <w:basedOn w:val="DefaultParagraphFont"/>
    <w:uiPriority w:val="99"/>
    <w:semiHidden/>
    <w:unhideWhenUsed/>
    <w:rsid w:val="004C5B8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23395">
      <w:bodyDiv w:val="1"/>
      <w:marLeft w:val="0"/>
      <w:marRight w:val="0"/>
      <w:marTop w:val="0"/>
      <w:marBottom w:val="0"/>
      <w:divBdr>
        <w:top w:val="none" w:sz="0" w:space="0" w:color="auto"/>
        <w:left w:val="none" w:sz="0" w:space="0" w:color="auto"/>
        <w:bottom w:val="none" w:sz="0" w:space="0" w:color="auto"/>
        <w:right w:val="none" w:sz="0" w:space="0" w:color="auto"/>
      </w:divBdr>
    </w:div>
    <w:div w:id="231743788">
      <w:bodyDiv w:val="1"/>
      <w:marLeft w:val="0"/>
      <w:marRight w:val="0"/>
      <w:marTop w:val="0"/>
      <w:marBottom w:val="0"/>
      <w:divBdr>
        <w:top w:val="none" w:sz="0" w:space="0" w:color="auto"/>
        <w:left w:val="none" w:sz="0" w:space="0" w:color="auto"/>
        <w:bottom w:val="none" w:sz="0" w:space="0" w:color="auto"/>
        <w:right w:val="none" w:sz="0" w:space="0" w:color="auto"/>
      </w:divBdr>
    </w:div>
    <w:div w:id="176097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B19C95-2F3B-4508-9B43-B486B451FE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FEC845-6330-4B1D-A0C7-ABA49EFC80C9}">
  <ds:schemaRefs>
    <ds:schemaRef ds:uri="http://schemas.microsoft.com/sharepoint/v3/contenttype/forms"/>
  </ds:schemaRefs>
</ds:datastoreItem>
</file>

<file path=customXml/itemProps3.xml><?xml version="1.0" encoding="utf-8"?>
<ds:datastoreItem xmlns:ds="http://schemas.openxmlformats.org/officeDocument/2006/customXml" ds:itemID="{1AAECFC5-CB8F-4AA3-8EE5-43E7495B8804}">
  <ds:schemaRefs>
    <ds:schemaRef ds:uri="http://schemas.openxmlformats.org/officeDocument/2006/bibliography"/>
  </ds:schemaRefs>
</ds:datastoreItem>
</file>

<file path=customXml/itemProps4.xml><?xml version="1.0" encoding="utf-8"?>
<ds:datastoreItem xmlns:ds="http://schemas.openxmlformats.org/officeDocument/2006/customXml" ds:itemID="{9DE16FB4-9DD8-488A-8E08-D6CC1457EB53}"/>
</file>

<file path=docProps/app.xml><?xml version="1.0" encoding="utf-8"?>
<Properties xmlns="http://schemas.openxmlformats.org/officeDocument/2006/extended-properties" xmlns:vt="http://schemas.openxmlformats.org/officeDocument/2006/docPropsVTypes">
  <Template>Normal.dotm</Template>
  <TotalTime>123</TotalTime>
  <Pages>3</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Fiona Xie</cp:lastModifiedBy>
  <cp:revision>73</cp:revision>
  <dcterms:created xsi:type="dcterms:W3CDTF">2021-10-17T16:16:00Z</dcterms:created>
  <dcterms:modified xsi:type="dcterms:W3CDTF">2025-08-05T08:49:00Z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
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58B45" w14:textId="77777777" w:rsidR="00137F7E" w:rsidRPr="00003AE9" w:rsidRDefault="00137F7E" w:rsidP="00003AE9">
      <w:pPr>
        <w:widowControl w:val="0"/>
        <w:snapToGrid w:val="0"/>
        <w:spacing w:line="276" w:lineRule="auto"/>
        <w:jc w:val="both"/>
        <w:rPr>
          <w:sz w:val="22"/>
          <w:szCs w:val="22"/>
        </w:rPr>
      </w:pPr>
    </w:p>
    <w:p w14:paraId="7461FE5D" w14:textId="77777777" w:rsidR="00137F7E" w:rsidRPr="00003AE9" w:rsidRDefault="00137F7E" w:rsidP="00003AE9">
      <w:pPr>
        <w:widowControl w:val="0"/>
        <w:snapToGrid w:val="0"/>
        <w:spacing w:line="276" w:lineRule="auto"/>
        <w:jc w:val="both"/>
        <w:rPr>
          <w:sz w:val="22"/>
          <w:szCs w:val="22"/>
        </w:rPr>
      </w:pPr>
    </w:p>
    <w:p w14:paraId="2B348764" w14:textId="77777777" w:rsidR="00137F7E" w:rsidRPr="00003AE9" w:rsidRDefault="00137F7E" w:rsidP="00003AE9">
      <w:pPr>
        <w:widowControl w:val="0"/>
        <w:snapToGrid w:val="0"/>
        <w:spacing w:line="276" w:lineRule="auto"/>
        <w:jc w:val="both"/>
        <w:rPr>
          <w:sz w:val="22"/>
          <w:szCs w:val="22"/>
        </w:rPr>
      </w:pPr>
    </w:p>
    <w:p w14:paraId="00421E4D" w14:textId="77777777" w:rsidR="00137F7E" w:rsidRPr="00003AE9" w:rsidRDefault="00137F7E" w:rsidP="00003AE9">
      <w:pPr>
        <w:widowControl w:val="0"/>
        <w:snapToGrid w:val="0"/>
        <w:spacing w:line="276" w:lineRule="auto"/>
        <w:jc w:val="both"/>
        <w:rPr>
          <w:sz w:val="22"/>
          <w:szCs w:val="22"/>
        </w:rPr>
      </w:pPr>
    </w:p>
    <w:p w14:paraId="48AA190B" w14:textId="2130C0D3" w:rsidR="002D1A51" w:rsidRPr="00003AE9" w:rsidRDefault="00A910A1" w:rsidP="3653BB08">
      <w:pPr>
        <w:widowControl w:val="0"/>
        <w:spacing w:line="276" w:lineRule="auto"/>
        <w:jc w:val="both"/>
        <w:rPr>
          <w:b/>
          <w:bCs/>
          <w:sz w:val="22"/>
          <w:szCs w:val="22"/>
        </w:rPr>
      </w:pPr>
      <w:commentRangeStart w:id="0"/>
      <w:r w:rsidRPr="3653BB08">
        <w:rPr>
          <w:b/>
          <w:bCs/>
          <w:sz w:val="22"/>
          <w:szCs w:val="22"/>
        </w:rPr>
        <w:t>Independent</w:t>
      </w:r>
      <w:commentRangeEnd w:id="0"/>
      <w:r>
        <w:commentReference w:id="0"/>
      </w:r>
      <w:r w:rsidRPr="3653BB08">
        <w:rPr>
          <w:b/>
          <w:bCs/>
          <w:sz w:val="22"/>
          <w:szCs w:val="22"/>
        </w:rPr>
        <w:t xml:space="preserve"> Service Auditor’s Assurance Report </w:t>
      </w:r>
      <w:r w:rsidR="00A9697F" w:rsidRPr="3653BB08">
        <w:rPr>
          <w:b/>
          <w:bCs/>
          <w:sz w:val="22"/>
          <w:szCs w:val="22"/>
        </w:rPr>
        <w:t>on the Description of Controls, their Design and Operating Effectiveness</w:t>
      </w:r>
      <w:r>
        <w:br/>
      </w:r>
    </w:p>
    <w:p w14:paraId="03912001" w14:textId="0D18A841" w:rsidR="00137F7E" w:rsidRPr="00003AE9" w:rsidRDefault="00137F7E" w:rsidP="00003AE9">
      <w:pPr>
        <w:widowControl w:val="0"/>
        <w:snapToGrid w:val="0"/>
        <w:spacing w:line="276" w:lineRule="auto"/>
        <w:jc w:val="both"/>
        <w:rPr>
          <w:sz w:val="22"/>
          <w:szCs w:val="22"/>
        </w:rPr>
      </w:pPr>
      <w:r w:rsidRPr="00A167F3">
        <w:rPr>
          <w:sz w:val="22"/>
          <w:szCs w:val="22"/>
        </w:rPr>
        <w:t>T</w:t>
      </w:r>
      <w:r w:rsidRPr="00A167F3">
        <w:rPr>
          <w:sz w:val="22"/>
          <w:szCs w:val="22"/>
          <w:lang w:eastAsia="zh-CN"/>
        </w:rPr>
        <w:t>o</w:t>
      </w:r>
      <w:r w:rsidRPr="00A167F3">
        <w:rPr>
          <w:sz w:val="22"/>
          <w:szCs w:val="22"/>
        </w:rPr>
        <w:t xml:space="preserve"> the </w:t>
      </w:r>
      <w:commentRangeStart w:id="2"/>
      <w:r w:rsidRPr="00A167F3">
        <w:rPr>
          <w:sz w:val="22"/>
          <w:szCs w:val="22"/>
        </w:rPr>
        <w:t>Board of Director</w:t>
      </w:r>
      <w:r w:rsidR="00003AE9" w:rsidRPr="00A167F3">
        <w:rPr>
          <w:sz w:val="22"/>
          <w:szCs w:val="22"/>
        </w:rPr>
        <w:t>s</w:t>
      </w:r>
      <w:commentRangeEnd w:id="2"/>
      <w:r w:rsidR="007B7972">
        <w:rPr>
          <w:rStyle w:val="CommentReference"/>
        </w:rPr>
        <w:commentReference w:id="2"/>
      </w:r>
      <w:r w:rsidRPr="00A167F3">
        <w:rPr>
          <w:sz w:val="22"/>
          <w:szCs w:val="22"/>
        </w:rPr>
        <w:t xml:space="preserve"> of</w:t>
      </w:r>
      <w:r w:rsidRPr="00003AE9">
        <w:rPr>
          <w:sz w:val="22"/>
          <w:szCs w:val="22"/>
        </w:rPr>
        <w:t xml:space="preserve"> [</w:t>
      </w:r>
      <w:r w:rsidRPr="00003AE9">
        <w:rPr>
          <w:b/>
          <w:sz w:val="22"/>
          <w:szCs w:val="22"/>
        </w:rPr>
        <w:t>Service organization name</w:t>
      </w:r>
      <w:r w:rsidRPr="00003AE9">
        <w:rPr>
          <w:sz w:val="22"/>
          <w:szCs w:val="22"/>
        </w:rPr>
        <w:t>]</w:t>
      </w:r>
    </w:p>
    <w:p w14:paraId="5F95842E" w14:textId="045F8791" w:rsidR="00C87C60" w:rsidRPr="00003AE9" w:rsidRDefault="00C87C60" w:rsidP="00003AE9">
      <w:pPr>
        <w:widowControl w:val="0"/>
        <w:snapToGrid w:val="0"/>
        <w:spacing w:line="276" w:lineRule="auto"/>
        <w:jc w:val="both"/>
        <w:rPr>
          <w:sz w:val="22"/>
          <w:szCs w:val="22"/>
          <w:lang w:eastAsia="zh-CN"/>
        </w:rPr>
      </w:pPr>
    </w:p>
    <w:p w14:paraId="5FE07421" w14:textId="77777777" w:rsidR="00A13772" w:rsidRPr="00003AE9" w:rsidRDefault="00A13772" w:rsidP="00003AE9">
      <w:pPr>
        <w:widowControl w:val="0"/>
        <w:snapToGrid w:val="0"/>
        <w:spacing w:line="276" w:lineRule="auto"/>
        <w:jc w:val="both"/>
        <w:rPr>
          <w:sz w:val="22"/>
          <w:szCs w:val="22"/>
          <w:lang w:eastAsia="zh-CN"/>
        </w:rPr>
      </w:pPr>
    </w:p>
    <w:p w14:paraId="05FCBE2B" w14:textId="77777777" w:rsidR="00416202" w:rsidRPr="00003AE9" w:rsidRDefault="00416202" w:rsidP="00003AE9">
      <w:pPr>
        <w:pStyle w:val="Default"/>
        <w:widowControl w:val="0"/>
        <w:snapToGrid w:val="0"/>
        <w:spacing w:line="276" w:lineRule="auto"/>
        <w:jc w:val="both"/>
        <w:rPr>
          <w:sz w:val="22"/>
          <w:szCs w:val="22"/>
        </w:rPr>
      </w:pPr>
      <w:commentRangeStart w:id="3"/>
      <w:r w:rsidRPr="00003AE9">
        <w:rPr>
          <w:i/>
          <w:iCs/>
          <w:sz w:val="22"/>
          <w:szCs w:val="22"/>
        </w:rPr>
        <w:t xml:space="preserve">Scope </w:t>
      </w:r>
      <w:commentRangeEnd w:id="3"/>
      <w:r w:rsidR="00003AE9">
        <w:rPr>
          <w:rStyle w:val="CommentReference"/>
          <w:color w:val="auto"/>
          <w:lang w:val="en-US" w:eastAsia="en-US"/>
        </w:rPr>
        <w:commentReference w:id="3"/>
      </w:r>
    </w:p>
    <w:p w14:paraId="71C3A27E" w14:textId="149B0F1A" w:rsidR="00970425" w:rsidRPr="00003AE9" w:rsidRDefault="00416202" w:rsidP="00003AE9">
      <w:pPr>
        <w:widowControl w:val="0"/>
        <w:snapToGrid w:val="0"/>
        <w:spacing w:line="276" w:lineRule="auto"/>
        <w:jc w:val="both"/>
        <w:rPr>
          <w:sz w:val="22"/>
          <w:szCs w:val="22"/>
        </w:rPr>
      </w:pPr>
      <w:r w:rsidRPr="3653BB08">
        <w:rPr>
          <w:sz w:val="22"/>
          <w:szCs w:val="22"/>
        </w:rPr>
        <w:t xml:space="preserve">We have </w:t>
      </w:r>
      <w:r w:rsidR="00A9697F" w:rsidRPr="3653BB08">
        <w:rPr>
          <w:sz w:val="22"/>
          <w:szCs w:val="22"/>
        </w:rPr>
        <w:t xml:space="preserve">been engaged to report on </w:t>
      </w:r>
      <w:r w:rsidRPr="3653BB08">
        <w:rPr>
          <w:sz w:val="22"/>
          <w:szCs w:val="22"/>
        </w:rPr>
        <w:t>[</w:t>
      </w:r>
      <w:r w:rsidR="00A6797F" w:rsidRPr="3653BB08">
        <w:rPr>
          <w:b/>
          <w:bCs/>
          <w:sz w:val="22"/>
          <w:szCs w:val="22"/>
        </w:rPr>
        <w:t>Service organization</w:t>
      </w:r>
      <w:r w:rsidR="00C15CEB" w:rsidRPr="3653BB08">
        <w:rPr>
          <w:b/>
          <w:bCs/>
          <w:sz w:val="22"/>
          <w:szCs w:val="22"/>
        </w:rPr>
        <w:t xml:space="preserve"> n</w:t>
      </w:r>
      <w:r w:rsidRPr="3653BB08">
        <w:rPr>
          <w:b/>
          <w:bCs/>
          <w:sz w:val="22"/>
          <w:szCs w:val="22"/>
        </w:rPr>
        <w:t>ame</w:t>
      </w:r>
      <w:r w:rsidRPr="3653BB08">
        <w:rPr>
          <w:sz w:val="22"/>
          <w:szCs w:val="22"/>
        </w:rPr>
        <w:t xml:space="preserve">] </w:t>
      </w:r>
      <w:r w:rsidR="00137F7E" w:rsidRPr="3653BB08">
        <w:rPr>
          <w:rFonts w:eastAsia="MS Mincho"/>
          <w:sz w:val="22"/>
          <w:szCs w:val="22"/>
          <w:lang w:bidi="he-IL"/>
        </w:rPr>
        <w:t>(“[</w:t>
      </w:r>
      <w:r w:rsidR="00137F7E" w:rsidRPr="3653BB08">
        <w:rPr>
          <w:rFonts w:eastAsia="MS Mincho"/>
          <w:b/>
          <w:bCs/>
          <w:sz w:val="22"/>
          <w:szCs w:val="22"/>
          <w:lang w:bidi="he-IL"/>
        </w:rPr>
        <w:t>Service organization</w:t>
      </w:r>
      <w:r w:rsidR="00137F7E" w:rsidRPr="3653BB08">
        <w:rPr>
          <w:b/>
          <w:bCs/>
          <w:sz w:val="22"/>
          <w:szCs w:val="22"/>
          <w:lang w:eastAsia="zh-CN" w:bidi="he-IL"/>
        </w:rPr>
        <w:t xml:space="preserve"> short name</w:t>
      </w:r>
      <w:r w:rsidR="00137F7E" w:rsidRPr="3653BB08">
        <w:rPr>
          <w:rFonts w:eastAsia="MS Mincho"/>
          <w:sz w:val="22"/>
          <w:szCs w:val="22"/>
          <w:lang w:bidi="he-IL"/>
        </w:rPr>
        <w:t>]</w:t>
      </w:r>
      <w:del w:id="4" w:author="Author">
        <w:r w:rsidRPr="3653BB08" w:rsidDel="00137F7E">
          <w:rPr>
            <w:rFonts w:eastAsia="MS Mincho"/>
            <w:sz w:val="22"/>
            <w:szCs w:val="22"/>
            <w:lang w:bidi="he-IL"/>
          </w:rPr>
          <w:delText>”</w:delText>
        </w:r>
      </w:del>
      <w:r w:rsidR="00137F7E" w:rsidRPr="3653BB08">
        <w:rPr>
          <w:rFonts w:eastAsia="MS Mincho"/>
          <w:sz w:val="22"/>
          <w:szCs w:val="22"/>
          <w:lang w:bidi="he-IL"/>
        </w:rPr>
        <w:t xml:space="preserve"> or the “Service Organization”)</w:t>
      </w:r>
      <w:r w:rsidR="00423448" w:rsidRPr="3653BB08">
        <w:rPr>
          <w:rFonts w:eastAsia="MS Mincho"/>
          <w:sz w:val="22"/>
          <w:szCs w:val="22"/>
          <w:lang w:bidi="he-IL"/>
        </w:rPr>
        <w:t>’s</w:t>
      </w:r>
      <w:r w:rsidR="00137F7E" w:rsidRPr="3653BB08">
        <w:rPr>
          <w:rFonts w:eastAsia="MS Mincho"/>
          <w:sz w:val="22"/>
          <w:szCs w:val="22"/>
          <w:lang w:bidi="he-IL"/>
        </w:rPr>
        <w:t xml:space="preserve"> </w:t>
      </w:r>
      <w:r w:rsidR="00970425" w:rsidRPr="3653BB08">
        <w:rPr>
          <w:sz w:val="22"/>
          <w:szCs w:val="22"/>
        </w:rPr>
        <w:t xml:space="preserve">description </w:t>
      </w:r>
      <w:r w:rsidR="00774DA3" w:rsidRPr="3653BB08">
        <w:rPr>
          <w:sz w:val="22"/>
          <w:szCs w:val="22"/>
        </w:rPr>
        <w:t xml:space="preserve">entitled </w:t>
      </w:r>
      <w:commentRangeStart w:id="5"/>
      <w:r w:rsidR="00774DA3" w:rsidRPr="3653BB08">
        <w:rPr>
          <w:i/>
          <w:iCs/>
          <w:sz w:val="22"/>
          <w:szCs w:val="22"/>
        </w:rPr>
        <w:t>Description</w:t>
      </w:r>
      <w:commentRangeEnd w:id="5"/>
      <w:r>
        <w:commentReference w:id="5"/>
      </w:r>
      <w:r w:rsidR="00774DA3" w:rsidRPr="3653BB08">
        <w:rPr>
          <w:i/>
          <w:iCs/>
          <w:sz w:val="22"/>
          <w:szCs w:val="22"/>
        </w:rPr>
        <w:t xml:space="preserve"> of [</w:t>
      </w:r>
      <w:r w:rsidR="00774DA3" w:rsidRPr="3653BB08">
        <w:rPr>
          <w:b/>
          <w:bCs/>
          <w:i/>
          <w:iCs/>
          <w:sz w:val="22"/>
          <w:szCs w:val="22"/>
        </w:rPr>
        <w:t>Service organization name</w:t>
      </w:r>
      <w:r w:rsidR="00774DA3" w:rsidRPr="3653BB08">
        <w:rPr>
          <w:i/>
          <w:iCs/>
          <w:sz w:val="22"/>
          <w:szCs w:val="22"/>
        </w:rPr>
        <w:t xml:space="preserve">]’s </w:t>
      </w:r>
      <w:r w:rsidR="00774DA3" w:rsidRPr="3653BB08">
        <w:rPr>
          <w:rFonts w:eastAsia="MS Mincho"/>
          <w:b/>
          <w:bCs/>
          <w:i/>
          <w:iCs/>
          <w:sz w:val="22"/>
          <w:szCs w:val="22"/>
          <w:lang w:bidi="he-IL"/>
        </w:rPr>
        <w:t xml:space="preserve">[Service organization’s system] </w:t>
      </w:r>
      <w:r w:rsidR="00774DA3" w:rsidRPr="3653BB08">
        <w:rPr>
          <w:i/>
          <w:iCs/>
          <w:sz w:val="22"/>
          <w:szCs w:val="22"/>
        </w:rPr>
        <w:t>throughout the Period [</w:t>
      </w:r>
      <w:r w:rsidR="005C08D8" w:rsidRPr="3653BB08">
        <w:rPr>
          <w:b/>
          <w:bCs/>
          <w:i/>
          <w:iCs/>
          <w:sz w:val="22"/>
          <w:szCs w:val="22"/>
        </w:rPr>
        <w:t>date</w:t>
      </w:r>
      <w:r w:rsidR="00774DA3" w:rsidRPr="3653BB08">
        <w:rPr>
          <w:i/>
          <w:iCs/>
          <w:sz w:val="22"/>
          <w:szCs w:val="22"/>
        </w:rPr>
        <w:t>] to [</w:t>
      </w:r>
      <w:r w:rsidR="00774DA3" w:rsidRPr="3653BB08">
        <w:rPr>
          <w:b/>
          <w:bCs/>
          <w:i/>
          <w:iCs/>
          <w:sz w:val="22"/>
          <w:szCs w:val="22"/>
        </w:rPr>
        <w:t>date</w:t>
      </w:r>
      <w:r w:rsidR="00774DA3" w:rsidRPr="3653BB08">
        <w:rPr>
          <w:i/>
          <w:iCs/>
          <w:sz w:val="22"/>
          <w:szCs w:val="22"/>
        </w:rPr>
        <w:t>]</w:t>
      </w:r>
      <w:r w:rsidR="00774DA3" w:rsidRPr="3653BB08">
        <w:rPr>
          <w:sz w:val="22"/>
          <w:szCs w:val="22"/>
        </w:rPr>
        <w:t xml:space="preserve"> </w:t>
      </w:r>
      <w:del w:id="6" w:author="Author">
        <w:r w:rsidRPr="3653BB08" w:rsidDel="00774DA3">
          <w:rPr>
            <w:sz w:val="22"/>
            <w:szCs w:val="22"/>
          </w:rPr>
          <w:delText>(the “Description”)</w:delText>
        </w:r>
      </w:del>
      <w:ins w:id="7" w:author="Author">
        <w:r>
          <w:tab/>
        </w:r>
      </w:ins>
      <w:r w:rsidR="00774DA3" w:rsidRPr="3653BB08">
        <w:rPr>
          <w:sz w:val="22"/>
          <w:szCs w:val="22"/>
        </w:rPr>
        <w:t xml:space="preserve"> of</w:t>
      </w:r>
      <w:r w:rsidR="0029199D" w:rsidRPr="3653BB08">
        <w:rPr>
          <w:sz w:val="22"/>
          <w:szCs w:val="22"/>
        </w:rPr>
        <w:t xml:space="preserve"> its</w:t>
      </w:r>
      <w:r w:rsidR="00774DA3" w:rsidRPr="3653BB08">
        <w:rPr>
          <w:sz w:val="22"/>
          <w:szCs w:val="22"/>
        </w:rPr>
        <w:t xml:space="preserve"> </w:t>
      </w:r>
      <w:r w:rsidR="00774DA3" w:rsidRPr="3653BB08">
        <w:rPr>
          <w:rFonts w:eastAsia="MS Mincho"/>
          <w:b/>
          <w:bCs/>
          <w:sz w:val="22"/>
          <w:szCs w:val="22"/>
          <w:lang w:bidi="he-IL"/>
        </w:rPr>
        <w:t>[Service organization’s system]</w:t>
      </w:r>
      <w:r w:rsidR="00774DA3" w:rsidRPr="3653BB08">
        <w:rPr>
          <w:sz w:val="22"/>
          <w:szCs w:val="22"/>
        </w:rPr>
        <w:t xml:space="preserve"> (the “System”) </w:t>
      </w:r>
      <w:commentRangeStart w:id="8"/>
      <w:r w:rsidR="00774DA3" w:rsidRPr="3653BB08">
        <w:rPr>
          <w:sz w:val="22"/>
          <w:szCs w:val="22"/>
        </w:rPr>
        <w:t xml:space="preserve">for </w:t>
      </w:r>
      <w:r w:rsidR="00774DA3" w:rsidRPr="3653BB08">
        <w:rPr>
          <w:sz w:val="22"/>
          <w:szCs w:val="22"/>
          <w:u w:val="single"/>
        </w:rPr>
        <w:t>processing user entities’ transactions</w:t>
      </w:r>
      <w:commentRangeEnd w:id="8"/>
      <w:r>
        <w:commentReference w:id="8"/>
      </w:r>
      <w:r w:rsidR="00774DA3" w:rsidRPr="3653BB08">
        <w:rPr>
          <w:sz w:val="22"/>
          <w:szCs w:val="22"/>
        </w:rPr>
        <w:t xml:space="preserve"> [</w:t>
      </w:r>
      <w:r w:rsidR="00774DA3" w:rsidRPr="3653BB08">
        <w:rPr>
          <w:b/>
          <w:bCs/>
          <w:sz w:val="22"/>
          <w:szCs w:val="22"/>
        </w:rPr>
        <w:t>or identification of the function performed by the system</w:t>
      </w:r>
      <w:r w:rsidR="00774DA3" w:rsidRPr="3653BB08">
        <w:rPr>
          <w:sz w:val="22"/>
          <w:szCs w:val="22"/>
        </w:rPr>
        <w:t>] throughout the period [</w:t>
      </w:r>
      <w:r w:rsidR="00774DA3" w:rsidRPr="3653BB08">
        <w:rPr>
          <w:b/>
          <w:bCs/>
          <w:sz w:val="22"/>
          <w:szCs w:val="22"/>
        </w:rPr>
        <w:t>date</w:t>
      </w:r>
      <w:r w:rsidR="00774DA3" w:rsidRPr="3653BB08">
        <w:rPr>
          <w:sz w:val="22"/>
          <w:szCs w:val="22"/>
        </w:rPr>
        <w:t>] to [</w:t>
      </w:r>
      <w:r w:rsidR="00774DA3" w:rsidRPr="3653BB08">
        <w:rPr>
          <w:b/>
          <w:bCs/>
          <w:sz w:val="22"/>
          <w:szCs w:val="22"/>
        </w:rPr>
        <w:t>date</w:t>
      </w:r>
      <w:r w:rsidR="00774DA3" w:rsidRPr="3653BB08">
        <w:rPr>
          <w:sz w:val="22"/>
          <w:szCs w:val="22"/>
        </w:rPr>
        <w:t>],</w:t>
      </w:r>
      <w:r w:rsidR="00BD704B" w:rsidRPr="3653BB08">
        <w:rPr>
          <w:sz w:val="22"/>
          <w:szCs w:val="22"/>
        </w:rPr>
        <w:t xml:space="preserve"> </w:t>
      </w:r>
      <w:r w:rsidRPr="3653BB08">
        <w:rPr>
          <w:sz w:val="22"/>
          <w:szCs w:val="22"/>
        </w:rPr>
        <w:t xml:space="preserve">and </w:t>
      </w:r>
      <w:r w:rsidR="00BD704B" w:rsidRPr="3653BB08">
        <w:rPr>
          <w:sz w:val="22"/>
          <w:szCs w:val="22"/>
        </w:rPr>
        <w:t xml:space="preserve">on </w:t>
      </w:r>
      <w:r w:rsidR="00B7509A" w:rsidRPr="3653BB08">
        <w:rPr>
          <w:sz w:val="22"/>
          <w:szCs w:val="22"/>
        </w:rPr>
        <w:t xml:space="preserve">the </w:t>
      </w:r>
      <w:r w:rsidRPr="3653BB08">
        <w:rPr>
          <w:sz w:val="22"/>
          <w:szCs w:val="22"/>
        </w:rPr>
        <w:t xml:space="preserve">design and </w:t>
      </w:r>
      <w:r w:rsidR="00BD704B" w:rsidRPr="3653BB08">
        <w:rPr>
          <w:sz w:val="22"/>
          <w:szCs w:val="22"/>
        </w:rPr>
        <w:t>operation</w:t>
      </w:r>
      <w:r w:rsidR="00B7509A" w:rsidRPr="3653BB08">
        <w:rPr>
          <w:sz w:val="22"/>
          <w:szCs w:val="22"/>
        </w:rPr>
        <w:t xml:space="preserve"> </w:t>
      </w:r>
      <w:r w:rsidR="00BD704B" w:rsidRPr="3653BB08">
        <w:rPr>
          <w:sz w:val="22"/>
          <w:szCs w:val="22"/>
        </w:rPr>
        <w:t>of</w:t>
      </w:r>
      <w:r w:rsidRPr="3653BB08">
        <w:rPr>
          <w:sz w:val="22"/>
          <w:szCs w:val="22"/>
        </w:rPr>
        <w:t xml:space="preserve"> controls</w:t>
      </w:r>
      <w:r w:rsidR="00D80CB8" w:rsidRPr="3653BB08">
        <w:rPr>
          <w:sz w:val="22"/>
          <w:szCs w:val="22"/>
        </w:rPr>
        <w:t xml:space="preserve"> </w:t>
      </w:r>
      <w:r w:rsidRPr="3653BB08">
        <w:rPr>
          <w:sz w:val="22"/>
          <w:szCs w:val="22"/>
        </w:rPr>
        <w:t xml:space="preserve">related </w:t>
      </w:r>
      <w:r w:rsidR="00BD704B" w:rsidRPr="3653BB08">
        <w:rPr>
          <w:sz w:val="22"/>
          <w:szCs w:val="22"/>
        </w:rPr>
        <w:t xml:space="preserve">to the </w:t>
      </w:r>
      <w:r w:rsidRPr="3653BB08">
        <w:rPr>
          <w:sz w:val="22"/>
          <w:szCs w:val="22"/>
        </w:rPr>
        <w:t xml:space="preserve">control objectives stated in the </w:t>
      </w:r>
      <w:r w:rsidR="009A393E" w:rsidRPr="3653BB08">
        <w:rPr>
          <w:sz w:val="22"/>
          <w:szCs w:val="22"/>
        </w:rPr>
        <w:t>Description</w:t>
      </w:r>
      <w:r w:rsidR="005B516A" w:rsidRPr="3653BB08">
        <w:rPr>
          <w:sz w:val="22"/>
          <w:szCs w:val="22"/>
        </w:rPr>
        <w:t xml:space="preserve"> (the “Control Objectives”).</w:t>
      </w:r>
    </w:p>
    <w:p w14:paraId="793DAEA3" w14:textId="77777777" w:rsidR="00970425" w:rsidRPr="00003AE9" w:rsidRDefault="00970425" w:rsidP="00003AE9">
      <w:pPr>
        <w:widowControl w:val="0"/>
        <w:snapToGrid w:val="0"/>
        <w:spacing w:line="276" w:lineRule="auto"/>
        <w:jc w:val="both"/>
        <w:rPr>
          <w:sz w:val="22"/>
          <w:szCs w:val="22"/>
        </w:rPr>
      </w:pPr>
    </w:p>
    <w:p w14:paraId="4C1828D9" w14:textId="17BBA1C0" w:rsidR="00617B73" w:rsidRPr="00003AE9" w:rsidRDefault="006241AA" w:rsidP="00003AE9">
      <w:pPr>
        <w:widowControl w:val="0"/>
        <w:snapToGrid w:val="0"/>
        <w:spacing w:line="276" w:lineRule="auto"/>
        <w:jc w:val="both"/>
        <w:rPr>
          <w:sz w:val="22"/>
          <w:szCs w:val="22"/>
        </w:rPr>
      </w:pPr>
      <w:commentRangeStart w:id="10"/>
      <w:r w:rsidRPr="00003AE9">
        <w:rPr>
          <w:bCs/>
          <w:sz w:val="22"/>
          <w:szCs w:val="22"/>
        </w:rPr>
        <w:t xml:space="preserve">The </w:t>
      </w:r>
      <w:r w:rsidR="00715D43" w:rsidRPr="00003AE9">
        <w:rPr>
          <w:bCs/>
          <w:sz w:val="22"/>
          <w:szCs w:val="22"/>
        </w:rPr>
        <w:t>D</w:t>
      </w:r>
      <w:r w:rsidRPr="00003AE9">
        <w:rPr>
          <w:bCs/>
          <w:sz w:val="22"/>
          <w:szCs w:val="22"/>
        </w:rPr>
        <w:t>escription</w:t>
      </w:r>
      <w:commentRangeEnd w:id="10"/>
      <w:r w:rsidR="00ED5974" w:rsidRPr="00003AE9">
        <w:rPr>
          <w:rStyle w:val="CommentReference"/>
          <w:bCs/>
          <w:sz w:val="22"/>
          <w:szCs w:val="22"/>
        </w:rPr>
        <w:commentReference w:id="10"/>
      </w:r>
      <w:r w:rsidRPr="00003AE9">
        <w:rPr>
          <w:bCs/>
          <w:sz w:val="22"/>
          <w:szCs w:val="22"/>
        </w:rPr>
        <w:t xml:space="preserve"> indicates that certain </w:t>
      </w:r>
      <w:r w:rsidR="006D40A7" w:rsidRPr="00003AE9">
        <w:rPr>
          <w:bCs/>
          <w:sz w:val="22"/>
          <w:szCs w:val="22"/>
        </w:rPr>
        <w:t>C</w:t>
      </w:r>
      <w:r w:rsidRPr="00003AE9">
        <w:rPr>
          <w:bCs/>
          <w:sz w:val="22"/>
          <w:szCs w:val="22"/>
        </w:rPr>
        <w:t xml:space="preserve">ontrol </w:t>
      </w:r>
      <w:r w:rsidR="006D40A7" w:rsidRPr="00003AE9">
        <w:rPr>
          <w:bCs/>
          <w:sz w:val="22"/>
          <w:szCs w:val="22"/>
        </w:rPr>
        <w:t>O</w:t>
      </w:r>
      <w:r w:rsidRPr="00003AE9">
        <w:rPr>
          <w:bCs/>
          <w:sz w:val="22"/>
          <w:szCs w:val="22"/>
        </w:rPr>
        <w:t xml:space="preserve">bjectives can be achieved only if complementary user entity controls </w:t>
      </w:r>
      <w:r w:rsidR="00970425" w:rsidRPr="00003AE9">
        <w:rPr>
          <w:bCs/>
          <w:sz w:val="22"/>
          <w:szCs w:val="22"/>
        </w:rPr>
        <w:t xml:space="preserve">assumed </w:t>
      </w:r>
      <w:r w:rsidRPr="00003AE9">
        <w:rPr>
          <w:bCs/>
          <w:sz w:val="22"/>
          <w:szCs w:val="22"/>
        </w:rPr>
        <w:t xml:space="preserve">in the design </w:t>
      </w:r>
      <w:r w:rsidR="002541FD" w:rsidRPr="00003AE9">
        <w:rPr>
          <w:bCs/>
          <w:sz w:val="22"/>
          <w:szCs w:val="22"/>
        </w:rPr>
        <w:t xml:space="preserve">of </w:t>
      </w:r>
      <w:r w:rsidR="002541FD" w:rsidRPr="00003AE9">
        <w:rPr>
          <w:b/>
          <w:sz w:val="22"/>
          <w:szCs w:val="22"/>
        </w:rPr>
        <w:t>[</w:t>
      </w:r>
      <w:r w:rsidR="00A6797F" w:rsidRPr="00003AE9">
        <w:rPr>
          <w:b/>
          <w:sz w:val="22"/>
          <w:szCs w:val="22"/>
        </w:rPr>
        <w:t>Service organization</w:t>
      </w:r>
      <w:r w:rsidR="00774DA3" w:rsidRPr="00003AE9">
        <w:rPr>
          <w:b/>
          <w:sz w:val="22"/>
          <w:szCs w:val="22"/>
        </w:rPr>
        <w:t xml:space="preserve"> short</w:t>
      </w:r>
      <w:r w:rsidR="00C15CEB" w:rsidRPr="00003AE9">
        <w:rPr>
          <w:b/>
          <w:sz w:val="22"/>
          <w:szCs w:val="22"/>
        </w:rPr>
        <w:t xml:space="preserve"> n</w:t>
      </w:r>
      <w:r w:rsidR="002541FD" w:rsidRPr="00003AE9">
        <w:rPr>
          <w:b/>
          <w:sz w:val="22"/>
          <w:szCs w:val="22"/>
        </w:rPr>
        <w:t>ame]</w:t>
      </w:r>
      <w:r w:rsidRPr="00003AE9">
        <w:rPr>
          <w:bCs/>
          <w:sz w:val="22"/>
          <w:szCs w:val="22"/>
        </w:rPr>
        <w:t xml:space="preserve">’s controls are suitably designed and operating effectively, along with related controls at the </w:t>
      </w:r>
      <w:r w:rsidR="00ED5974" w:rsidRPr="00003AE9">
        <w:rPr>
          <w:bCs/>
          <w:sz w:val="22"/>
          <w:szCs w:val="22"/>
        </w:rPr>
        <w:t>Service Organization</w:t>
      </w:r>
      <w:r w:rsidRPr="00003AE9">
        <w:rPr>
          <w:bCs/>
          <w:sz w:val="22"/>
          <w:szCs w:val="22"/>
        </w:rPr>
        <w:t xml:space="preserve">. </w:t>
      </w:r>
      <w:r w:rsidR="000A077B" w:rsidRPr="00003AE9">
        <w:rPr>
          <w:bCs/>
          <w:sz w:val="22"/>
          <w:szCs w:val="22"/>
        </w:rPr>
        <w:t xml:space="preserve">Our </w:t>
      </w:r>
      <w:r w:rsidR="001B680F" w:rsidRPr="00003AE9">
        <w:rPr>
          <w:bCs/>
          <w:sz w:val="22"/>
          <w:szCs w:val="22"/>
        </w:rPr>
        <w:t xml:space="preserve">engagement </w:t>
      </w:r>
      <w:r w:rsidR="000A077B" w:rsidRPr="00003AE9">
        <w:rPr>
          <w:bCs/>
          <w:sz w:val="22"/>
          <w:szCs w:val="22"/>
        </w:rPr>
        <w:t xml:space="preserve">did not extend to such </w:t>
      </w:r>
      <w:r w:rsidRPr="00003AE9">
        <w:rPr>
          <w:bCs/>
          <w:sz w:val="22"/>
          <w:szCs w:val="22"/>
        </w:rPr>
        <w:t>complementary user entity controls</w:t>
      </w:r>
      <w:r w:rsidR="000A077B" w:rsidRPr="00003AE9">
        <w:rPr>
          <w:bCs/>
          <w:sz w:val="22"/>
          <w:szCs w:val="22"/>
        </w:rPr>
        <w:t>, and we have not evaluated the suitability of the design or operating effectiveness of such complementary user entity controls</w:t>
      </w:r>
      <w:r w:rsidRPr="00003AE9">
        <w:rPr>
          <w:bCs/>
          <w:sz w:val="22"/>
          <w:szCs w:val="22"/>
        </w:rPr>
        <w:t>.</w:t>
      </w:r>
    </w:p>
    <w:p w14:paraId="02FB3502" w14:textId="77777777" w:rsidR="003F7389" w:rsidRPr="00003AE9" w:rsidRDefault="003F7389" w:rsidP="00003AE9">
      <w:pPr>
        <w:widowControl w:val="0"/>
        <w:snapToGrid w:val="0"/>
        <w:spacing w:line="276" w:lineRule="auto"/>
        <w:jc w:val="both"/>
        <w:rPr>
          <w:sz w:val="22"/>
          <w:szCs w:val="22"/>
        </w:rPr>
      </w:pPr>
    </w:p>
    <w:p w14:paraId="7A2D5009" w14:textId="0DBBA7B4" w:rsidR="006062BE" w:rsidRPr="00003AE9" w:rsidRDefault="006062BE" w:rsidP="3653BB08">
      <w:pPr>
        <w:widowControl w:val="0"/>
        <w:snapToGrid w:val="0"/>
        <w:spacing w:line="276" w:lineRule="auto"/>
        <w:jc w:val="both"/>
        <w:rPr>
          <w:i/>
          <w:iCs/>
          <w:sz w:val="22"/>
          <w:szCs w:val="22"/>
          <w:rPrChange w:id="12" w:author="Author">
            <w:rPr>
              <w:sz w:val="22"/>
              <w:szCs w:val="22"/>
            </w:rPr>
          </w:rPrChange>
        </w:rPr>
      </w:pPr>
      <w:commentRangeStart w:id="13"/>
      <w:r w:rsidRPr="3653BB08">
        <w:rPr>
          <w:sz w:val="22"/>
          <w:szCs w:val="22"/>
        </w:rPr>
        <w:t>The information</w:t>
      </w:r>
      <w:commentRangeEnd w:id="13"/>
      <w:r>
        <w:commentReference w:id="13"/>
      </w:r>
      <w:r w:rsidRPr="3653BB08">
        <w:rPr>
          <w:sz w:val="22"/>
          <w:szCs w:val="22"/>
        </w:rPr>
        <w:t xml:space="preserve"> </w:t>
      </w:r>
      <w:r w:rsidR="000A077B" w:rsidRPr="3653BB08">
        <w:rPr>
          <w:sz w:val="22"/>
          <w:szCs w:val="22"/>
        </w:rPr>
        <w:t xml:space="preserve">included </w:t>
      </w:r>
      <w:commentRangeStart w:id="14"/>
      <w:r w:rsidRPr="3653BB08">
        <w:rPr>
          <w:sz w:val="22"/>
          <w:szCs w:val="22"/>
        </w:rPr>
        <w:t>in</w:t>
      </w:r>
      <w:r w:rsidR="00003AE9" w:rsidRPr="3653BB08">
        <w:rPr>
          <w:sz w:val="22"/>
          <w:szCs w:val="22"/>
        </w:rPr>
        <w:t xml:space="preserve"> </w:t>
      </w:r>
      <w:r w:rsidR="009530E7" w:rsidRPr="3653BB08">
        <w:rPr>
          <w:i/>
          <w:iCs/>
          <w:sz w:val="22"/>
          <w:szCs w:val="22"/>
        </w:rPr>
        <w:t>S</w:t>
      </w:r>
      <w:r w:rsidR="009530E7" w:rsidRPr="3653BB08">
        <w:rPr>
          <w:i/>
          <w:iCs/>
          <w:sz w:val="22"/>
          <w:szCs w:val="22"/>
          <w:lang w:eastAsia="zh-CN"/>
        </w:rPr>
        <w:t>ection</w:t>
      </w:r>
      <w:r w:rsidR="009530E7" w:rsidRPr="3653BB08">
        <w:rPr>
          <w:i/>
          <w:iCs/>
          <w:sz w:val="22"/>
          <w:szCs w:val="22"/>
        </w:rPr>
        <w:t xml:space="preserve"> </w:t>
      </w:r>
      <w:r w:rsidR="00774DA3" w:rsidRPr="3653BB08">
        <w:rPr>
          <w:i/>
          <w:iCs/>
          <w:sz w:val="22"/>
          <w:szCs w:val="22"/>
        </w:rPr>
        <w:t>[</w:t>
      </w:r>
      <w:r w:rsidR="00774DA3" w:rsidRPr="3653BB08">
        <w:rPr>
          <w:b/>
          <w:bCs/>
          <w:i/>
          <w:iCs/>
          <w:sz w:val="22"/>
          <w:szCs w:val="22"/>
        </w:rPr>
        <w:t>V</w:t>
      </w:r>
      <w:r w:rsidR="00774DA3" w:rsidRPr="3653BB08">
        <w:rPr>
          <w:i/>
          <w:iCs/>
          <w:sz w:val="22"/>
          <w:szCs w:val="22"/>
        </w:rPr>
        <w:t>]</w:t>
      </w:r>
      <w:commentRangeEnd w:id="14"/>
      <w:r>
        <w:commentReference w:id="14"/>
      </w:r>
      <w:r w:rsidR="00774DA3" w:rsidRPr="3653BB08">
        <w:rPr>
          <w:i/>
          <w:iCs/>
          <w:sz w:val="22"/>
          <w:szCs w:val="22"/>
        </w:rPr>
        <w:t xml:space="preserve"> – Other Information Provided by</w:t>
      </w:r>
      <w:r w:rsidR="00774DA3" w:rsidRPr="3653BB08">
        <w:rPr>
          <w:sz w:val="22"/>
          <w:szCs w:val="22"/>
        </w:rPr>
        <w:t xml:space="preserve"> </w:t>
      </w:r>
      <w:r w:rsidR="00774DA3" w:rsidRPr="3653BB08">
        <w:rPr>
          <w:i/>
          <w:iCs/>
          <w:sz w:val="22"/>
          <w:szCs w:val="22"/>
        </w:rPr>
        <w:t>[</w:t>
      </w:r>
      <w:r w:rsidR="00774DA3" w:rsidRPr="3653BB08">
        <w:rPr>
          <w:b/>
          <w:bCs/>
          <w:i/>
          <w:iCs/>
          <w:sz w:val="22"/>
          <w:szCs w:val="22"/>
        </w:rPr>
        <w:t xml:space="preserve">Service organization </w:t>
      </w:r>
      <w:r w:rsidR="00003AE9" w:rsidRPr="3653BB08">
        <w:rPr>
          <w:b/>
          <w:bCs/>
          <w:i/>
          <w:iCs/>
          <w:sz w:val="22"/>
          <w:szCs w:val="22"/>
        </w:rPr>
        <w:t>name</w:t>
      </w:r>
      <w:r w:rsidR="00003AE9" w:rsidRPr="3653BB08">
        <w:rPr>
          <w:i/>
          <w:iCs/>
          <w:sz w:val="22"/>
          <w:szCs w:val="22"/>
        </w:rPr>
        <w:t>]</w:t>
      </w:r>
      <w:r w:rsidR="00003AE9" w:rsidRPr="3653BB08">
        <w:rPr>
          <w:sz w:val="22"/>
          <w:szCs w:val="22"/>
        </w:rPr>
        <w:t xml:space="preserve"> is</w:t>
      </w:r>
      <w:r w:rsidRPr="3653BB08">
        <w:rPr>
          <w:sz w:val="22"/>
          <w:szCs w:val="22"/>
        </w:rPr>
        <w:t xml:space="preserve"> presented by </w:t>
      </w:r>
      <w:r w:rsidR="00AD71A2" w:rsidRPr="3653BB08">
        <w:rPr>
          <w:sz w:val="22"/>
          <w:szCs w:val="22"/>
        </w:rPr>
        <w:t>management of</w:t>
      </w:r>
      <w:r w:rsidR="00AD71A2" w:rsidRPr="3653BB08">
        <w:rPr>
          <w:b/>
          <w:bCs/>
          <w:sz w:val="22"/>
          <w:szCs w:val="22"/>
        </w:rPr>
        <w:t xml:space="preserve"> </w:t>
      </w:r>
      <w:r w:rsidRPr="3653BB08">
        <w:rPr>
          <w:b/>
          <w:bCs/>
          <w:sz w:val="22"/>
          <w:szCs w:val="22"/>
        </w:rPr>
        <w:t>[</w:t>
      </w:r>
      <w:r w:rsidR="00A6797F" w:rsidRPr="3653BB08">
        <w:rPr>
          <w:b/>
          <w:bCs/>
          <w:sz w:val="22"/>
          <w:szCs w:val="22"/>
        </w:rPr>
        <w:t>Service organization</w:t>
      </w:r>
      <w:r w:rsidRPr="3653BB08">
        <w:rPr>
          <w:b/>
          <w:bCs/>
          <w:sz w:val="22"/>
          <w:szCs w:val="22"/>
        </w:rPr>
        <w:t xml:space="preserve"> </w:t>
      </w:r>
      <w:r w:rsidR="00774DA3" w:rsidRPr="3653BB08">
        <w:rPr>
          <w:b/>
          <w:bCs/>
          <w:sz w:val="22"/>
          <w:szCs w:val="22"/>
        </w:rPr>
        <w:t xml:space="preserve">short </w:t>
      </w:r>
      <w:r w:rsidR="00C15CEB" w:rsidRPr="3653BB08">
        <w:rPr>
          <w:b/>
          <w:bCs/>
          <w:sz w:val="22"/>
          <w:szCs w:val="22"/>
        </w:rPr>
        <w:t>n</w:t>
      </w:r>
      <w:r w:rsidRPr="3653BB08">
        <w:rPr>
          <w:b/>
          <w:bCs/>
          <w:sz w:val="22"/>
          <w:szCs w:val="22"/>
        </w:rPr>
        <w:t xml:space="preserve">ame] </w:t>
      </w:r>
      <w:r w:rsidRPr="3653BB08">
        <w:rPr>
          <w:sz w:val="22"/>
          <w:szCs w:val="22"/>
        </w:rPr>
        <w:t xml:space="preserve">to provide additional information and is not </w:t>
      </w:r>
      <w:r w:rsidR="000A077B" w:rsidRPr="3653BB08">
        <w:rPr>
          <w:sz w:val="22"/>
          <w:szCs w:val="22"/>
        </w:rPr>
        <w:t xml:space="preserve">a </w:t>
      </w:r>
      <w:r w:rsidRPr="3653BB08">
        <w:rPr>
          <w:sz w:val="22"/>
          <w:szCs w:val="22"/>
        </w:rPr>
        <w:t xml:space="preserve">part of </w:t>
      </w:r>
      <w:r w:rsidRPr="3653BB08">
        <w:rPr>
          <w:b/>
          <w:bCs/>
          <w:sz w:val="22"/>
          <w:szCs w:val="22"/>
        </w:rPr>
        <w:t>[</w:t>
      </w:r>
      <w:r w:rsidR="00A6797F" w:rsidRPr="3653BB08">
        <w:rPr>
          <w:b/>
          <w:bCs/>
          <w:sz w:val="22"/>
          <w:szCs w:val="22"/>
        </w:rPr>
        <w:t>Service organization</w:t>
      </w:r>
      <w:r w:rsidRPr="3653BB08">
        <w:rPr>
          <w:b/>
          <w:bCs/>
          <w:sz w:val="22"/>
          <w:szCs w:val="22"/>
        </w:rPr>
        <w:t xml:space="preserve"> </w:t>
      </w:r>
      <w:r w:rsidR="00CC70DD" w:rsidRPr="3653BB08">
        <w:rPr>
          <w:b/>
          <w:bCs/>
          <w:sz w:val="22"/>
          <w:szCs w:val="22"/>
        </w:rPr>
        <w:t xml:space="preserve">short </w:t>
      </w:r>
      <w:r w:rsidR="00C15CEB" w:rsidRPr="3653BB08">
        <w:rPr>
          <w:b/>
          <w:bCs/>
          <w:sz w:val="22"/>
          <w:szCs w:val="22"/>
        </w:rPr>
        <w:t>n</w:t>
      </w:r>
      <w:r w:rsidRPr="3653BB08">
        <w:rPr>
          <w:b/>
          <w:bCs/>
          <w:sz w:val="22"/>
          <w:szCs w:val="22"/>
        </w:rPr>
        <w:t>ame]</w:t>
      </w:r>
      <w:r w:rsidRPr="3653BB08">
        <w:rPr>
          <w:sz w:val="22"/>
          <w:szCs w:val="22"/>
        </w:rPr>
        <w:t>’s Description.</w:t>
      </w:r>
      <w:r w:rsidR="000A077B" w:rsidRPr="3653BB08">
        <w:rPr>
          <w:b/>
          <w:bCs/>
          <w:sz w:val="22"/>
          <w:szCs w:val="22"/>
        </w:rPr>
        <w:t xml:space="preserve"> </w:t>
      </w:r>
      <w:r w:rsidR="00003AE9" w:rsidRPr="3653BB08">
        <w:rPr>
          <w:sz w:val="22"/>
          <w:szCs w:val="22"/>
        </w:rPr>
        <w:t xml:space="preserve">Information about </w:t>
      </w:r>
      <w:r w:rsidR="000A077B" w:rsidRPr="3653BB08">
        <w:rPr>
          <w:b/>
          <w:bCs/>
          <w:sz w:val="22"/>
          <w:szCs w:val="22"/>
        </w:rPr>
        <w:t xml:space="preserve">[Service organization </w:t>
      </w:r>
      <w:r w:rsidR="00CC70DD" w:rsidRPr="3653BB08">
        <w:rPr>
          <w:b/>
          <w:bCs/>
          <w:sz w:val="22"/>
          <w:szCs w:val="22"/>
        </w:rPr>
        <w:t xml:space="preserve">short </w:t>
      </w:r>
      <w:r w:rsidR="000A077B" w:rsidRPr="3653BB08">
        <w:rPr>
          <w:b/>
          <w:bCs/>
          <w:sz w:val="22"/>
          <w:szCs w:val="22"/>
        </w:rPr>
        <w:t>name]</w:t>
      </w:r>
      <w:r w:rsidR="000A077B" w:rsidRPr="3653BB08">
        <w:rPr>
          <w:sz w:val="22"/>
          <w:szCs w:val="22"/>
        </w:rPr>
        <w:t xml:space="preserve">’s </w:t>
      </w:r>
      <w:commentRangeStart w:id="16"/>
      <w:ins w:id="17" w:author="作者">
        <w:r w:rsidR="002B3086" w:rsidRPr="3653BB08">
          <w:rPr>
            <w:sz w:val="22"/>
            <w:szCs w:val="22"/>
            <w:lang w:eastAsia="zh-CN"/>
          </w:rPr>
          <w:t>achieved</w:t>
        </w:r>
        <w:r w:rsidR="002B3086" w:rsidRPr="3653BB08">
          <w:rPr>
            <w:sz w:val="22"/>
            <w:szCs w:val="22"/>
          </w:rPr>
          <w:t xml:space="preserve"> certifications and awards</w:t>
        </w:r>
      </w:ins>
      <w:commentRangeEnd w:id="16"/>
      <w:r>
        <w:commentReference w:id="16"/>
      </w:r>
      <w:del w:id="18" w:author="作者">
        <w:r w:rsidRPr="3653BB08" w:rsidDel="006062BE">
          <w:rPr>
            <w:sz w:val="22"/>
            <w:szCs w:val="22"/>
          </w:rPr>
          <w:delText>additional information</w:delText>
        </w:r>
      </w:del>
      <w:r w:rsidR="008B5637" w:rsidRPr="3653BB08">
        <w:rPr>
          <w:sz w:val="22"/>
          <w:szCs w:val="22"/>
        </w:rPr>
        <w:t xml:space="preserve"> </w:t>
      </w:r>
      <w:r w:rsidRPr="3653BB08">
        <w:rPr>
          <w:sz w:val="22"/>
          <w:szCs w:val="22"/>
        </w:rPr>
        <w:t xml:space="preserve">has not been subjected to the procedures applied in our </w:t>
      </w:r>
      <w:r w:rsidR="001B680F" w:rsidRPr="3653BB08">
        <w:rPr>
          <w:sz w:val="22"/>
          <w:szCs w:val="22"/>
        </w:rPr>
        <w:t xml:space="preserve">engagement </w:t>
      </w:r>
      <w:r w:rsidR="008B5637" w:rsidRPr="3653BB08">
        <w:rPr>
          <w:sz w:val="22"/>
          <w:szCs w:val="22"/>
        </w:rPr>
        <w:t xml:space="preserve">of the </w:t>
      </w:r>
      <w:r w:rsidR="00003AE9" w:rsidRPr="3653BB08">
        <w:rPr>
          <w:sz w:val="22"/>
          <w:szCs w:val="22"/>
        </w:rPr>
        <w:t>d</w:t>
      </w:r>
      <w:r w:rsidR="009A393E" w:rsidRPr="3653BB08">
        <w:rPr>
          <w:sz w:val="22"/>
          <w:szCs w:val="22"/>
        </w:rPr>
        <w:t>escription</w:t>
      </w:r>
      <w:r w:rsidR="008B5637" w:rsidRPr="3653BB08">
        <w:rPr>
          <w:sz w:val="22"/>
          <w:szCs w:val="22"/>
        </w:rPr>
        <w:t xml:space="preserve"> of the </w:t>
      </w:r>
      <w:r w:rsidR="00E660DE" w:rsidRPr="3653BB08">
        <w:rPr>
          <w:sz w:val="22"/>
          <w:szCs w:val="22"/>
        </w:rPr>
        <w:t>S</w:t>
      </w:r>
      <w:r w:rsidR="008B5637" w:rsidRPr="3653BB08">
        <w:rPr>
          <w:sz w:val="22"/>
          <w:szCs w:val="22"/>
        </w:rPr>
        <w:t xml:space="preserve">ystem and of the suitability of the design and operating effectiveness of controls to achieve the related </w:t>
      </w:r>
      <w:r w:rsidR="00DC47A6" w:rsidRPr="3653BB08">
        <w:rPr>
          <w:sz w:val="22"/>
          <w:szCs w:val="22"/>
        </w:rPr>
        <w:t>C</w:t>
      </w:r>
      <w:r w:rsidR="00C758F4" w:rsidRPr="3653BB08">
        <w:rPr>
          <w:sz w:val="22"/>
          <w:szCs w:val="22"/>
        </w:rPr>
        <w:t xml:space="preserve">ontrol </w:t>
      </w:r>
      <w:r w:rsidR="00DC47A6" w:rsidRPr="3653BB08">
        <w:rPr>
          <w:sz w:val="22"/>
          <w:szCs w:val="22"/>
        </w:rPr>
        <w:t>O</w:t>
      </w:r>
      <w:r w:rsidR="00C758F4" w:rsidRPr="3653BB08">
        <w:rPr>
          <w:sz w:val="22"/>
          <w:szCs w:val="22"/>
        </w:rPr>
        <w:t>bjectives</w:t>
      </w:r>
      <w:r w:rsidR="008B5637" w:rsidRPr="3653BB08">
        <w:rPr>
          <w:sz w:val="22"/>
          <w:szCs w:val="22"/>
        </w:rPr>
        <w:t xml:space="preserve">, </w:t>
      </w:r>
      <w:r w:rsidR="001E1C5B" w:rsidRPr="3653BB08">
        <w:rPr>
          <w:sz w:val="22"/>
          <w:szCs w:val="22"/>
        </w:rPr>
        <w:t>and</w:t>
      </w:r>
      <w:del w:id="19" w:author="作者">
        <w:r w:rsidRPr="3653BB08" w:rsidDel="006062BE">
          <w:rPr>
            <w:sz w:val="22"/>
            <w:szCs w:val="22"/>
          </w:rPr>
          <w:delText>,</w:delText>
        </w:r>
      </w:del>
      <w:r w:rsidR="001E1C5B" w:rsidRPr="3653BB08">
        <w:rPr>
          <w:sz w:val="22"/>
          <w:szCs w:val="22"/>
        </w:rPr>
        <w:t xml:space="preserve"> accordingly we express no opinion on it</w:t>
      </w:r>
      <w:r w:rsidRPr="3653BB08">
        <w:rPr>
          <w:sz w:val="22"/>
          <w:szCs w:val="22"/>
        </w:rPr>
        <w:t>.</w:t>
      </w:r>
    </w:p>
    <w:p w14:paraId="37645FF6" w14:textId="666213C6" w:rsidR="00C87C60" w:rsidRPr="00003AE9" w:rsidRDefault="00C87C60" w:rsidP="00003AE9">
      <w:pPr>
        <w:widowControl w:val="0"/>
        <w:snapToGrid w:val="0"/>
        <w:spacing w:line="276" w:lineRule="auto"/>
        <w:jc w:val="both"/>
        <w:rPr>
          <w:sz w:val="22"/>
          <w:szCs w:val="22"/>
        </w:rPr>
      </w:pPr>
    </w:p>
    <w:p w14:paraId="5B9D8AD0" w14:textId="77777777" w:rsidR="00A13772" w:rsidRPr="00003AE9" w:rsidRDefault="00A13772" w:rsidP="00003AE9">
      <w:pPr>
        <w:widowControl w:val="0"/>
        <w:snapToGrid w:val="0"/>
        <w:spacing w:line="276" w:lineRule="auto"/>
        <w:jc w:val="both"/>
        <w:rPr>
          <w:sz w:val="22"/>
          <w:szCs w:val="22"/>
        </w:rPr>
      </w:pPr>
    </w:p>
    <w:p w14:paraId="20C21FFC" w14:textId="75E399CE" w:rsidR="00B7509A" w:rsidRPr="00003AE9" w:rsidRDefault="009A3D07" w:rsidP="00003AE9">
      <w:pPr>
        <w:widowControl w:val="0"/>
        <w:snapToGrid w:val="0"/>
        <w:spacing w:line="276" w:lineRule="auto"/>
        <w:jc w:val="both"/>
        <w:rPr>
          <w:i/>
          <w:sz w:val="22"/>
          <w:szCs w:val="22"/>
        </w:rPr>
      </w:pPr>
      <w:r w:rsidRPr="00003AE9">
        <w:rPr>
          <w:i/>
          <w:sz w:val="22"/>
          <w:szCs w:val="22"/>
        </w:rPr>
        <w:t>[</w:t>
      </w:r>
      <w:r w:rsidR="00A6797F" w:rsidRPr="00003AE9">
        <w:rPr>
          <w:b/>
          <w:i/>
          <w:sz w:val="22"/>
          <w:szCs w:val="22"/>
        </w:rPr>
        <w:t>Service organization</w:t>
      </w:r>
      <w:r w:rsidR="006A5B14" w:rsidRPr="00003AE9">
        <w:rPr>
          <w:b/>
          <w:i/>
          <w:sz w:val="22"/>
          <w:szCs w:val="22"/>
        </w:rPr>
        <w:t xml:space="preserve"> </w:t>
      </w:r>
      <w:r w:rsidR="00CC70DD" w:rsidRPr="00003AE9">
        <w:rPr>
          <w:b/>
          <w:i/>
          <w:sz w:val="22"/>
          <w:szCs w:val="22"/>
        </w:rPr>
        <w:t xml:space="preserve">short </w:t>
      </w:r>
      <w:r w:rsidR="00C15CEB" w:rsidRPr="00003AE9">
        <w:rPr>
          <w:b/>
          <w:i/>
          <w:sz w:val="22"/>
          <w:szCs w:val="22"/>
        </w:rPr>
        <w:t>n</w:t>
      </w:r>
      <w:r w:rsidRPr="00003AE9">
        <w:rPr>
          <w:b/>
          <w:i/>
          <w:sz w:val="22"/>
          <w:szCs w:val="22"/>
        </w:rPr>
        <w:t>ame</w:t>
      </w:r>
      <w:r w:rsidRPr="00003AE9">
        <w:rPr>
          <w:i/>
          <w:sz w:val="22"/>
          <w:szCs w:val="22"/>
        </w:rPr>
        <w:t>]’s</w:t>
      </w:r>
      <w:r w:rsidR="00B7509A" w:rsidRPr="00003AE9">
        <w:rPr>
          <w:i/>
          <w:sz w:val="22"/>
          <w:szCs w:val="22"/>
        </w:rPr>
        <w:t xml:space="preserve"> responsibilities</w:t>
      </w:r>
    </w:p>
    <w:p w14:paraId="5251C230" w14:textId="62B411A0" w:rsidR="00F07F1B" w:rsidRPr="00003AE9" w:rsidRDefault="00B92850" w:rsidP="00003AE9">
      <w:pPr>
        <w:widowControl w:val="0"/>
        <w:snapToGrid w:val="0"/>
        <w:spacing w:line="276" w:lineRule="auto"/>
        <w:jc w:val="both"/>
        <w:rPr>
          <w:sz w:val="22"/>
          <w:szCs w:val="22"/>
        </w:rPr>
      </w:pPr>
      <w:r w:rsidRPr="00003AE9">
        <w:rPr>
          <w:sz w:val="22"/>
          <w:szCs w:val="22"/>
        </w:rPr>
        <w:t>[</w:t>
      </w:r>
      <w:r w:rsidR="00A6797F" w:rsidRPr="00003AE9">
        <w:rPr>
          <w:b/>
          <w:sz w:val="22"/>
          <w:szCs w:val="22"/>
        </w:rPr>
        <w:t>Service organization</w:t>
      </w:r>
      <w:r w:rsidR="00C15CEB" w:rsidRPr="00003AE9">
        <w:rPr>
          <w:b/>
          <w:sz w:val="22"/>
          <w:szCs w:val="22"/>
        </w:rPr>
        <w:t xml:space="preserve"> </w:t>
      </w:r>
      <w:r w:rsidR="00CC70DD" w:rsidRPr="00003AE9">
        <w:rPr>
          <w:b/>
          <w:sz w:val="22"/>
          <w:szCs w:val="22"/>
        </w:rPr>
        <w:t xml:space="preserve">short </w:t>
      </w:r>
      <w:r w:rsidR="00C15CEB" w:rsidRPr="00003AE9">
        <w:rPr>
          <w:b/>
          <w:sz w:val="22"/>
          <w:szCs w:val="22"/>
        </w:rPr>
        <w:t>n</w:t>
      </w:r>
      <w:r w:rsidR="00A5644A" w:rsidRPr="00003AE9">
        <w:rPr>
          <w:b/>
          <w:sz w:val="22"/>
          <w:szCs w:val="22"/>
        </w:rPr>
        <w:t>ame</w:t>
      </w:r>
      <w:r w:rsidRPr="00003AE9">
        <w:rPr>
          <w:sz w:val="22"/>
          <w:szCs w:val="22"/>
        </w:rPr>
        <w:t>]</w:t>
      </w:r>
      <w:r w:rsidR="00B7509A" w:rsidRPr="00003AE9">
        <w:rPr>
          <w:sz w:val="22"/>
          <w:szCs w:val="22"/>
        </w:rPr>
        <w:t xml:space="preserve"> </w:t>
      </w:r>
      <w:r w:rsidR="00FE4A52" w:rsidRPr="00003AE9">
        <w:rPr>
          <w:sz w:val="22"/>
          <w:szCs w:val="22"/>
        </w:rPr>
        <w:t xml:space="preserve">is responsible for preparing the </w:t>
      </w:r>
      <w:r w:rsidR="009A393E" w:rsidRPr="00003AE9">
        <w:rPr>
          <w:sz w:val="22"/>
          <w:szCs w:val="22"/>
        </w:rPr>
        <w:t>Description</w:t>
      </w:r>
      <w:r w:rsidR="00416202" w:rsidRPr="00003AE9">
        <w:rPr>
          <w:sz w:val="22"/>
          <w:szCs w:val="22"/>
        </w:rPr>
        <w:t xml:space="preserve"> and </w:t>
      </w:r>
      <w:r w:rsidR="00FE4A52" w:rsidRPr="00003AE9">
        <w:rPr>
          <w:sz w:val="22"/>
          <w:szCs w:val="22"/>
        </w:rPr>
        <w:t>accompanying statement</w:t>
      </w:r>
      <w:r w:rsidR="00707EE0">
        <w:rPr>
          <w:sz w:val="22"/>
          <w:szCs w:val="22"/>
        </w:rPr>
        <w:t xml:space="preserve"> titled </w:t>
      </w:r>
      <w:r w:rsidR="00707EE0" w:rsidRPr="00A86B47">
        <w:rPr>
          <w:i/>
          <w:iCs/>
          <w:sz w:val="22"/>
          <w:szCs w:val="22"/>
        </w:rPr>
        <w:t>[</w:t>
      </w:r>
      <w:r w:rsidR="00707EE0" w:rsidRPr="00A86B47">
        <w:rPr>
          <w:b/>
          <w:i/>
          <w:iCs/>
          <w:sz w:val="22"/>
          <w:szCs w:val="22"/>
        </w:rPr>
        <w:t>Service organization name</w:t>
      </w:r>
      <w:r w:rsidR="00707EE0" w:rsidRPr="00A86B47">
        <w:rPr>
          <w:i/>
          <w:iCs/>
          <w:sz w:val="22"/>
          <w:szCs w:val="22"/>
        </w:rPr>
        <w:t>]</w:t>
      </w:r>
      <w:r w:rsidR="00A86B47" w:rsidRPr="00A86B47">
        <w:rPr>
          <w:i/>
          <w:iCs/>
          <w:sz w:val="22"/>
          <w:szCs w:val="22"/>
        </w:rPr>
        <w:t>’s Management Statement</w:t>
      </w:r>
      <w:r w:rsidR="00C56954">
        <w:rPr>
          <w:i/>
          <w:iCs/>
          <w:sz w:val="22"/>
          <w:szCs w:val="22"/>
        </w:rPr>
        <w:t xml:space="preserve"> </w:t>
      </w:r>
      <w:r w:rsidR="00C56954" w:rsidRPr="00C56954">
        <w:rPr>
          <w:sz w:val="22"/>
          <w:szCs w:val="22"/>
        </w:rPr>
        <w:t>(</w:t>
      </w:r>
      <w:r w:rsidR="00C56954">
        <w:rPr>
          <w:sz w:val="22"/>
          <w:szCs w:val="22"/>
        </w:rPr>
        <w:t>the “Statement”</w:t>
      </w:r>
      <w:r w:rsidR="00C56954" w:rsidRPr="00C56954">
        <w:rPr>
          <w:sz w:val="22"/>
          <w:szCs w:val="22"/>
        </w:rPr>
        <w:t>)</w:t>
      </w:r>
      <w:r w:rsidR="00B7509A" w:rsidRPr="00003AE9">
        <w:rPr>
          <w:sz w:val="22"/>
          <w:szCs w:val="22"/>
        </w:rPr>
        <w:t>,</w:t>
      </w:r>
      <w:r w:rsidR="00416202" w:rsidRPr="00003AE9">
        <w:rPr>
          <w:sz w:val="22"/>
          <w:szCs w:val="22"/>
        </w:rPr>
        <w:t xml:space="preserve"> including the completeness, accuracy</w:t>
      </w:r>
      <w:r w:rsidR="00B7509A" w:rsidRPr="00003AE9">
        <w:rPr>
          <w:sz w:val="22"/>
          <w:szCs w:val="22"/>
        </w:rPr>
        <w:t>,</w:t>
      </w:r>
      <w:r w:rsidR="00416202" w:rsidRPr="00003AE9">
        <w:rPr>
          <w:sz w:val="22"/>
          <w:szCs w:val="22"/>
        </w:rPr>
        <w:t xml:space="preserve"> and</w:t>
      </w:r>
      <w:r w:rsidR="00F24C99" w:rsidRPr="00003AE9">
        <w:rPr>
          <w:sz w:val="22"/>
          <w:szCs w:val="22"/>
        </w:rPr>
        <w:t xml:space="preserve"> method of presentation of the </w:t>
      </w:r>
      <w:r w:rsidR="009A393E" w:rsidRPr="00003AE9">
        <w:rPr>
          <w:sz w:val="22"/>
          <w:szCs w:val="22"/>
        </w:rPr>
        <w:t>Description</w:t>
      </w:r>
      <w:r w:rsidR="00F24C99" w:rsidRPr="00003AE9">
        <w:rPr>
          <w:sz w:val="22"/>
          <w:szCs w:val="22"/>
        </w:rPr>
        <w:t xml:space="preserve"> and</w:t>
      </w:r>
      <w:r w:rsidR="00E3295F" w:rsidRPr="00003AE9">
        <w:rPr>
          <w:sz w:val="22"/>
          <w:szCs w:val="22"/>
        </w:rPr>
        <w:t xml:space="preserve"> </w:t>
      </w:r>
      <w:r w:rsidR="0055760C">
        <w:rPr>
          <w:sz w:val="22"/>
          <w:szCs w:val="22"/>
        </w:rPr>
        <w:t>S</w:t>
      </w:r>
      <w:r w:rsidR="0055760C" w:rsidRPr="00003AE9">
        <w:rPr>
          <w:sz w:val="22"/>
          <w:szCs w:val="22"/>
        </w:rPr>
        <w:t>tatement</w:t>
      </w:r>
      <w:r w:rsidR="000E7A37" w:rsidRPr="00003AE9">
        <w:rPr>
          <w:sz w:val="22"/>
          <w:szCs w:val="22"/>
        </w:rPr>
        <w:t>;</w:t>
      </w:r>
      <w:r w:rsidR="007D2EE2" w:rsidRPr="00003AE9">
        <w:rPr>
          <w:sz w:val="22"/>
          <w:szCs w:val="22"/>
        </w:rPr>
        <w:t xml:space="preserve"> providi</w:t>
      </w:r>
      <w:r w:rsidR="00F07F1B" w:rsidRPr="00003AE9">
        <w:rPr>
          <w:sz w:val="22"/>
          <w:szCs w:val="22"/>
        </w:rPr>
        <w:t xml:space="preserve">ng the services covered by the </w:t>
      </w:r>
      <w:r w:rsidR="009A393E" w:rsidRPr="00003AE9">
        <w:rPr>
          <w:sz w:val="22"/>
          <w:szCs w:val="22"/>
        </w:rPr>
        <w:t>Description</w:t>
      </w:r>
      <w:r w:rsidR="000E7A37" w:rsidRPr="00003AE9">
        <w:rPr>
          <w:sz w:val="22"/>
          <w:szCs w:val="22"/>
        </w:rPr>
        <w:t>;</w:t>
      </w:r>
      <w:r w:rsidR="007D2EE2" w:rsidRPr="00003AE9">
        <w:rPr>
          <w:sz w:val="22"/>
          <w:szCs w:val="22"/>
        </w:rPr>
        <w:t xml:space="preserve"> </w:t>
      </w:r>
      <w:r w:rsidR="000E7A37" w:rsidRPr="00003AE9">
        <w:rPr>
          <w:sz w:val="22"/>
          <w:szCs w:val="22"/>
        </w:rPr>
        <w:t xml:space="preserve">stating the </w:t>
      </w:r>
      <w:r w:rsidR="0029199D">
        <w:rPr>
          <w:sz w:val="22"/>
          <w:szCs w:val="22"/>
        </w:rPr>
        <w:t>C</w:t>
      </w:r>
      <w:r w:rsidR="000E7A37" w:rsidRPr="00003AE9">
        <w:rPr>
          <w:sz w:val="22"/>
          <w:szCs w:val="22"/>
        </w:rPr>
        <w:t xml:space="preserve">ontrol </w:t>
      </w:r>
      <w:r w:rsidR="0029199D">
        <w:rPr>
          <w:sz w:val="22"/>
          <w:szCs w:val="22"/>
        </w:rPr>
        <w:t>O</w:t>
      </w:r>
      <w:r w:rsidR="000E7A37" w:rsidRPr="00003AE9">
        <w:rPr>
          <w:sz w:val="22"/>
          <w:szCs w:val="22"/>
        </w:rPr>
        <w:t>bjectives;</w:t>
      </w:r>
      <w:r w:rsidR="007D2EE2" w:rsidRPr="00003AE9">
        <w:rPr>
          <w:sz w:val="22"/>
          <w:szCs w:val="22"/>
        </w:rPr>
        <w:t xml:space="preserve"> identifying the risks that threaten the achievement of the </w:t>
      </w:r>
      <w:r w:rsidR="00DC47A6" w:rsidRPr="00003AE9">
        <w:rPr>
          <w:sz w:val="22"/>
          <w:szCs w:val="22"/>
        </w:rPr>
        <w:t>C</w:t>
      </w:r>
      <w:r w:rsidR="007D2EE2" w:rsidRPr="00003AE9">
        <w:rPr>
          <w:sz w:val="22"/>
          <w:szCs w:val="22"/>
        </w:rPr>
        <w:t xml:space="preserve">ontrol </w:t>
      </w:r>
      <w:r w:rsidR="00DC47A6" w:rsidRPr="00003AE9">
        <w:rPr>
          <w:sz w:val="22"/>
          <w:szCs w:val="22"/>
        </w:rPr>
        <w:t>O</w:t>
      </w:r>
      <w:r w:rsidR="007D2EE2" w:rsidRPr="00003AE9">
        <w:rPr>
          <w:sz w:val="22"/>
          <w:szCs w:val="22"/>
        </w:rPr>
        <w:t>bjectives, selecting the criteria</w:t>
      </w:r>
      <w:r w:rsidR="00914B70" w:rsidRPr="00003AE9">
        <w:rPr>
          <w:sz w:val="22"/>
          <w:szCs w:val="22"/>
        </w:rPr>
        <w:t xml:space="preserve"> </w:t>
      </w:r>
      <w:r w:rsidR="00B2114D" w:rsidRPr="00003AE9">
        <w:rPr>
          <w:sz w:val="22"/>
          <w:szCs w:val="22"/>
        </w:rPr>
        <w:t>presented</w:t>
      </w:r>
      <w:r w:rsidR="00914B70" w:rsidRPr="00003AE9">
        <w:rPr>
          <w:sz w:val="22"/>
          <w:szCs w:val="22"/>
        </w:rPr>
        <w:t xml:space="preserve"> in the </w:t>
      </w:r>
      <w:r w:rsidR="0095784D">
        <w:rPr>
          <w:sz w:val="22"/>
          <w:szCs w:val="22"/>
        </w:rPr>
        <w:t>S</w:t>
      </w:r>
      <w:r w:rsidR="0095784D" w:rsidRPr="00003AE9">
        <w:rPr>
          <w:sz w:val="22"/>
          <w:szCs w:val="22"/>
        </w:rPr>
        <w:t>tatement</w:t>
      </w:r>
      <w:r w:rsidR="007D2EE2" w:rsidRPr="00003AE9">
        <w:rPr>
          <w:sz w:val="22"/>
          <w:szCs w:val="22"/>
        </w:rPr>
        <w:t xml:space="preserve">, and designing, implementing, and </w:t>
      </w:r>
      <w:r w:rsidR="000E7A37" w:rsidRPr="00003AE9">
        <w:rPr>
          <w:sz w:val="22"/>
          <w:szCs w:val="22"/>
        </w:rPr>
        <w:t xml:space="preserve">effectively operating </w:t>
      </w:r>
      <w:r w:rsidR="007D2EE2" w:rsidRPr="00003AE9">
        <w:rPr>
          <w:sz w:val="22"/>
          <w:szCs w:val="22"/>
        </w:rPr>
        <w:t>controls</w:t>
      </w:r>
      <w:r w:rsidR="008B5637" w:rsidRPr="00003AE9">
        <w:rPr>
          <w:sz w:val="22"/>
          <w:szCs w:val="22"/>
        </w:rPr>
        <w:t xml:space="preserve"> </w:t>
      </w:r>
      <w:r w:rsidR="007D2EE2" w:rsidRPr="00003AE9">
        <w:rPr>
          <w:sz w:val="22"/>
          <w:szCs w:val="22"/>
        </w:rPr>
        <w:t xml:space="preserve">to achieve the </w:t>
      </w:r>
      <w:r w:rsidR="000E7A37" w:rsidRPr="00003AE9">
        <w:rPr>
          <w:sz w:val="22"/>
          <w:szCs w:val="22"/>
        </w:rPr>
        <w:t>stated</w:t>
      </w:r>
      <w:r w:rsidR="007D2EE2" w:rsidRPr="00003AE9">
        <w:rPr>
          <w:sz w:val="22"/>
          <w:szCs w:val="22"/>
        </w:rPr>
        <w:t xml:space="preserve"> </w:t>
      </w:r>
      <w:r w:rsidR="0029199D">
        <w:rPr>
          <w:sz w:val="22"/>
          <w:szCs w:val="22"/>
        </w:rPr>
        <w:t>C</w:t>
      </w:r>
      <w:r w:rsidR="007D2EE2" w:rsidRPr="00003AE9">
        <w:rPr>
          <w:sz w:val="22"/>
          <w:szCs w:val="22"/>
        </w:rPr>
        <w:t>o</w:t>
      </w:r>
      <w:r w:rsidR="00914B70" w:rsidRPr="00003AE9">
        <w:rPr>
          <w:sz w:val="22"/>
          <w:szCs w:val="22"/>
        </w:rPr>
        <w:t xml:space="preserve">ntrol </w:t>
      </w:r>
      <w:r w:rsidR="0029199D">
        <w:rPr>
          <w:sz w:val="22"/>
          <w:szCs w:val="22"/>
        </w:rPr>
        <w:t>O</w:t>
      </w:r>
      <w:r w:rsidR="00914B70" w:rsidRPr="00003AE9">
        <w:rPr>
          <w:sz w:val="22"/>
          <w:szCs w:val="22"/>
        </w:rPr>
        <w:t>bjectives</w:t>
      </w:r>
      <w:r w:rsidR="0063567F" w:rsidRPr="00003AE9">
        <w:rPr>
          <w:sz w:val="22"/>
          <w:szCs w:val="22"/>
        </w:rPr>
        <w:t>.</w:t>
      </w:r>
    </w:p>
    <w:p w14:paraId="25939BC2" w14:textId="3A0342B5" w:rsidR="00416202" w:rsidRPr="00003AE9" w:rsidRDefault="00416202" w:rsidP="00003AE9">
      <w:pPr>
        <w:widowControl w:val="0"/>
        <w:snapToGrid w:val="0"/>
        <w:spacing w:line="276" w:lineRule="auto"/>
        <w:jc w:val="both"/>
        <w:rPr>
          <w:sz w:val="22"/>
          <w:szCs w:val="22"/>
        </w:rPr>
      </w:pPr>
    </w:p>
    <w:p w14:paraId="2A22E4C2" w14:textId="77777777" w:rsidR="00A13772" w:rsidRPr="00003AE9" w:rsidRDefault="00A13772" w:rsidP="00003AE9">
      <w:pPr>
        <w:widowControl w:val="0"/>
        <w:snapToGrid w:val="0"/>
        <w:spacing w:line="276" w:lineRule="auto"/>
        <w:jc w:val="both"/>
        <w:rPr>
          <w:sz w:val="22"/>
          <w:szCs w:val="22"/>
        </w:rPr>
      </w:pPr>
    </w:p>
    <w:p w14:paraId="740217B9" w14:textId="77777777" w:rsidR="00E25268" w:rsidRPr="00003AE9" w:rsidRDefault="00E25268" w:rsidP="00003AE9">
      <w:pPr>
        <w:widowControl w:val="0"/>
        <w:snapToGrid w:val="0"/>
        <w:spacing w:line="276" w:lineRule="auto"/>
        <w:jc w:val="both"/>
        <w:rPr>
          <w:i/>
          <w:sz w:val="22"/>
          <w:szCs w:val="22"/>
        </w:rPr>
      </w:pPr>
      <w:r w:rsidRPr="00003AE9">
        <w:rPr>
          <w:i/>
          <w:sz w:val="22"/>
          <w:szCs w:val="22"/>
        </w:rPr>
        <w:t>Our independence and quality control</w:t>
      </w:r>
    </w:p>
    <w:p w14:paraId="0F550A4C" w14:textId="0CC4C361" w:rsidR="00E25268" w:rsidRPr="00003AE9" w:rsidRDefault="00E25268" w:rsidP="00003AE9">
      <w:pPr>
        <w:widowControl w:val="0"/>
        <w:snapToGrid w:val="0"/>
        <w:spacing w:line="276" w:lineRule="auto"/>
        <w:jc w:val="both"/>
        <w:rPr>
          <w:sz w:val="22"/>
          <w:szCs w:val="22"/>
        </w:rPr>
      </w:pPr>
      <w:r w:rsidRPr="00003AE9">
        <w:rPr>
          <w:sz w:val="22"/>
          <w:szCs w:val="22"/>
        </w:rPr>
        <w:t>We have complied with the independence and other ethical requirements of the</w:t>
      </w:r>
      <w:bookmarkStart w:id="20" w:name="_Hlk99461239"/>
      <w:r w:rsidRPr="00003AE9">
        <w:rPr>
          <w:sz w:val="22"/>
          <w:szCs w:val="22"/>
        </w:rPr>
        <w:t xml:space="preserve"> International </w:t>
      </w:r>
      <w:r w:rsidRPr="00003AE9">
        <w:rPr>
          <w:sz w:val="22"/>
          <w:szCs w:val="22"/>
        </w:rPr>
        <w:lastRenderedPageBreak/>
        <w:t>Ethics Standards Board</w:t>
      </w:r>
      <w:bookmarkEnd w:id="20"/>
      <w:r w:rsidRPr="00003AE9">
        <w:rPr>
          <w:sz w:val="22"/>
          <w:szCs w:val="22"/>
        </w:rPr>
        <w:t xml:space="preserve"> for </w:t>
      </w:r>
      <w:bookmarkStart w:id="21" w:name="_Hlk99461271"/>
      <w:r w:rsidRPr="00003AE9">
        <w:rPr>
          <w:sz w:val="22"/>
          <w:szCs w:val="22"/>
        </w:rPr>
        <w:t>Accountants</w:t>
      </w:r>
      <w:r w:rsidR="005E1926" w:rsidRPr="00003AE9">
        <w:rPr>
          <w:sz w:val="22"/>
          <w:szCs w:val="22"/>
        </w:rPr>
        <w:t>’ International Code of Ethics for Professional Accountants</w:t>
      </w:r>
      <w:bookmarkEnd w:id="21"/>
      <w:r w:rsidR="00F05924" w:rsidRPr="00003AE9">
        <w:rPr>
          <w:sz w:val="22"/>
          <w:szCs w:val="22"/>
        </w:rPr>
        <w:t xml:space="preserve"> (including International Independence Standards)</w:t>
      </w:r>
      <w:r w:rsidRPr="00003AE9">
        <w:rPr>
          <w:sz w:val="22"/>
          <w:szCs w:val="22"/>
        </w:rPr>
        <w:t xml:space="preserve">, which is </w:t>
      </w:r>
      <w:proofErr w:type="gramStart"/>
      <w:r w:rsidRPr="00003AE9">
        <w:rPr>
          <w:sz w:val="22"/>
          <w:szCs w:val="22"/>
        </w:rPr>
        <w:t>founded</w:t>
      </w:r>
      <w:proofErr w:type="gramEnd"/>
      <w:r w:rsidRPr="00003AE9">
        <w:rPr>
          <w:sz w:val="22"/>
          <w:szCs w:val="22"/>
        </w:rPr>
        <w:t xml:space="preserve"> on fundamental principles of integrity, objectivity, professional competence and due care, confidentiality and professional behavior.</w:t>
      </w:r>
    </w:p>
    <w:p w14:paraId="4C78C346" w14:textId="77777777" w:rsidR="00E25268" w:rsidRPr="00003AE9" w:rsidRDefault="00E25268" w:rsidP="00003AE9">
      <w:pPr>
        <w:widowControl w:val="0"/>
        <w:snapToGrid w:val="0"/>
        <w:spacing w:line="276" w:lineRule="auto"/>
        <w:jc w:val="both"/>
        <w:rPr>
          <w:sz w:val="22"/>
          <w:szCs w:val="22"/>
        </w:rPr>
      </w:pPr>
    </w:p>
    <w:p w14:paraId="4FE84113" w14:textId="733ADCFA" w:rsidR="00E25268" w:rsidRPr="00003AE9" w:rsidRDefault="000A0561" w:rsidP="00E93324">
      <w:pPr>
        <w:jc w:val="both"/>
        <w:rPr>
          <w:sz w:val="22"/>
          <w:szCs w:val="22"/>
        </w:rPr>
      </w:pPr>
      <w:r w:rsidRPr="00003AE9">
        <w:rPr>
          <w:sz w:val="22"/>
          <w:szCs w:val="22"/>
        </w:rPr>
        <w:t>We</w:t>
      </w:r>
      <w:r w:rsidR="00E25268" w:rsidRPr="00003AE9">
        <w:rPr>
          <w:sz w:val="22"/>
          <w:szCs w:val="22"/>
        </w:rPr>
        <w:t xml:space="preserve"> appl</w:t>
      </w:r>
      <w:r w:rsidRPr="00003AE9">
        <w:rPr>
          <w:sz w:val="22"/>
          <w:szCs w:val="22"/>
        </w:rPr>
        <w:t>y</w:t>
      </w:r>
      <w:r w:rsidR="00E25268" w:rsidRPr="00003AE9">
        <w:rPr>
          <w:sz w:val="22"/>
          <w:szCs w:val="22"/>
        </w:rPr>
        <w:t xml:space="preserve"> </w:t>
      </w:r>
      <w:bookmarkStart w:id="22" w:name="_Hlk99461384"/>
      <w:r w:rsidR="00E25268" w:rsidRPr="00003AE9">
        <w:rPr>
          <w:sz w:val="22"/>
          <w:szCs w:val="22"/>
        </w:rPr>
        <w:t xml:space="preserve">International Standard on </w:t>
      </w:r>
      <w:r w:rsidR="00A4139A" w:rsidRPr="00E93324">
        <w:rPr>
          <w:sz w:val="22"/>
          <w:szCs w:val="22"/>
        </w:rPr>
        <w:t xml:space="preserve">Quality Management 1, </w:t>
      </w:r>
      <w:r w:rsidR="00A4139A" w:rsidRPr="00E93324">
        <w:rPr>
          <w:i/>
          <w:iCs/>
          <w:sz w:val="22"/>
          <w:szCs w:val="22"/>
        </w:rPr>
        <w:t>Quality Management for Firms that Perform Audits or Reviews of Financial Statements, or Other Assurance or Related Services engagements</w:t>
      </w:r>
      <w:r w:rsidR="00A4139A" w:rsidRPr="00E93324">
        <w:rPr>
          <w:sz w:val="22"/>
          <w:szCs w:val="22"/>
        </w:rPr>
        <w:t xml:space="preserve">, which requires that we design, implement and operate a system of quality management including policies or procedures regarding compliance </w:t>
      </w:r>
      <w:bookmarkEnd w:id="22"/>
      <w:r w:rsidR="00E25268" w:rsidRPr="00003AE9">
        <w:rPr>
          <w:sz w:val="22"/>
          <w:szCs w:val="22"/>
        </w:rPr>
        <w:t>with ethical requirements, professional standards, and applicable legal and regulatory requirements.</w:t>
      </w:r>
    </w:p>
    <w:p w14:paraId="5F2D5DA2" w14:textId="17AEB980" w:rsidR="00E56E0B" w:rsidRPr="00003AE9" w:rsidRDefault="00E56E0B" w:rsidP="00003AE9">
      <w:pPr>
        <w:widowControl w:val="0"/>
        <w:snapToGrid w:val="0"/>
        <w:spacing w:line="276" w:lineRule="auto"/>
        <w:jc w:val="both"/>
        <w:rPr>
          <w:sz w:val="22"/>
          <w:szCs w:val="22"/>
        </w:rPr>
      </w:pPr>
    </w:p>
    <w:p w14:paraId="250F20DE" w14:textId="77777777" w:rsidR="00A13772" w:rsidRPr="00003AE9" w:rsidRDefault="00A13772" w:rsidP="00003AE9">
      <w:pPr>
        <w:widowControl w:val="0"/>
        <w:snapToGrid w:val="0"/>
        <w:spacing w:line="276" w:lineRule="auto"/>
        <w:jc w:val="both"/>
        <w:rPr>
          <w:sz w:val="22"/>
          <w:szCs w:val="22"/>
        </w:rPr>
      </w:pPr>
    </w:p>
    <w:p w14:paraId="2ACB1FAB" w14:textId="3224B897" w:rsidR="00416202" w:rsidRPr="00003AE9" w:rsidRDefault="000A0561" w:rsidP="00003AE9">
      <w:pPr>
        <w:widowControl w:val="0"/>
        <w:snapToGrid w:val="0"/>
        <w:spacing w:line="276" w:lineRule="auto"/>
        <w:jc w:val="both"/>
        <w:rPr>
          <w:i/>
          <w:sz w:val="22"/>
          <w:szCs w:val="22"/>
        </w:rPr>
      </w:pPr>
      <w:r w:rsidRPr="00003AE9">
        <w:rPr>
          <w:i/>
          <w:sz w:val="22"/>
          <w:szCs w:val="22"/>
        </w:rPr>
        <w:t>Our</w:t>
      </w:r>
      <w:r w:rsidR="00B7509A" w:rsidRPr="00003AE9">
        <w:rPr>
          <w:i/>
          <w:sz w:val="22"/>
          <w:szCs w:val="22"/>
        </w:rPr>
        <w:t xml:space="preserve"> responsibilities</w:t>
      </w:r>
    </w:p>
    <w:p w14:paraId="4D8AB3D2" w14:textId="1FE88210" w:rsidR="003C52BA" w:rsidRPr="00003AE9" w:rsidRDefault="00416202" w:rsidP="00003AE9">
      <w:pPr>
        <w:pStyle w:val="Default"/>
        <w:widowControl w:val="0"/>
        <w:snapToGrid w:val="0"/>
        <w:spacing w:line="276" w:lineRule="auto"/>
        <w:jc w:val="both"/>
        <w:rPr>
          <w:sz w:val="22"/>
          <w:szCs w:val="22"/>
        </w:rPr>
      </w:pPr>
      <w:r w:rsidRPr="00003AE9">
        <w:rPr>
          <w:sz w:val="22"/>
          <w:szCs w:val="22"/>
        </w:rPr>
        <w:t xml:space="preserve">Our responsibility is to express an opinion on </w:t>
      </w:r>
      <w:r w:rsidR="00E16A97" w:rsidRPr="00003AE9">
        <w:rPr>
          <w:sz w:val="22"/>
          <w:szCs w:val="22"/>
        </w:rPr>
        <w:t>[</w:t>
      </w:r>
      <w:r w:rsidR="00E16A97" w:rsidRPr="00003AE9">
        <w:rPr>
          <w:b/>
          <w:sz w:val="22"/>
          <w:szCs w:val="22"/>
        </w:rPr>
        <w:t xml:space="preserve">Service organization </w:t>
      </w:r>
      <w:r w:rsidR="00CC70DD" w:rsidRPr="00003AE9">
        <w:rPr>
          <w:b/>
          <w:sz w:val="22"/>
          <w:szCs w:val="22"/>
        </w:rPr>
        <w:t xml:space="preserve">short </w:t>
      </w:r>
      <w:r w:rsidR="00E16A97" w:rsidRPr="00003AE9">
        <w:rPr>
          <w:b/>
          <w:sz w:val="22"/>
          <w:szCs w:val="22"/>
        </w:rPr>
        <w:t>name</w:t>
      </w:r>
      <w:r w:rsidR="00E16A97" w:rsidRPr="00003AE9">
        <w:rPr>
          <w:sz w:val="22"/>
          <w:szCs w:val="22"/>
        </w:rPr>
        <w:t>]’s</w:t>
      </w:r>
      <w:r w:rsidR="00B7509A" w:rsidRPr="00003AE9">
        <w:rPr>
          <w:sz w:val="22"/>
          <w:szCs w:val="22"/>
        </w:rPr>
        <w:t xml:space="preserve"> </w:t>
      </w:r>
      <w:r w:rsidR="009A393E" w:rsidRPr="00003AE9">
        <w:rPr>
          <w:sz w:val="22"/>
          <w:szCs w:val="22"/>
        </w:rPr>
        <w:t>Description</w:t>
      </w:r>
      <w:r w:rsidRPr="00003AE9">
        <w:rPr>
          <w:sz w:val="22"/>
          <w:szCs w:val="22"/>
        </w:rPr>
        <w:t xml:space="preserve"> and on the design and </w:t>
      </w:r>
      <w:r w:rsidR="00B7509A" w:rsidRPr="00003AE9">
        <w:rPr>
          <w:sz w:val="22"/>
          <w:szCs w:val="22"/>
        </w:rPr>
        <w:t>operati</w:t>
      </w:r>
      <w:r w:rsidR="00E16A97" w:rsidRPr="00003AE9">
        <w:rPr>
          <w:sz w:val="22"/>
          <w:szCs w:val="22"/>
        </w:rPr>
        <w:t>on</w:t>
      </w:r>
      <w:r w:rsidR="00B7509A" w:rsidRPr="00003AE9">
        <w:rPr>
          <w:sz w:val="22"/>
          <w:szCs w:val="22"/>
        </w:rPr>
        <w:t xml:space="preserve"> </w:t>
      </w:r>
      <w:r w:rsidR="00E16A97" w:rsidRPr="00003AE9">
        <w:rPr>
          <w:sz w:val="22"/>
          <w:szCs w:val="22"/>
        </w:rPr>
        <w:t>of</w:t>
      </w:r>
      <w:r w:rsidR="00B7509A" w:rsidRPr="00003AE9">
        <w:rPr>
          <w:sz w:val="22"/>
          <w:szCs w:val="22"/>
        </w:rPr>
        <w:t xml:space="preserve"> </w:t>
      </w:r>
      <w:r w:rsidRPr="00003AE9">
        <w:rPr>
          <w:sz w:val="22"/>
          <w:szCs w:val="22"/>
        </w:rPr>
        <w:t>controls</w:t>
      </w:r>
      <w:r w:rsidR="00D80CB8" w:rsidRPr="00003AE9">
        <w:rPr>
          <w:sz w:val="22"/>
          <w:szCs w:val="22"/>
        </w:rPr>
        <w:t xml:space="preserve"> </w:t>
      </w:r>
      <w:r w:rsidRPr="00003AE9">
        <w:rPr>
          <w:sz w:val="22"/>
          <w:szCs w:val="22"/>
        </w:rPr>
        <w:t>related</w:t>
      </w:r>
      <w:r w:rsidR="00E16A97" w:rsidRPr="00003AE9">
        <w:rPr>
          <w:sz w:val="22"/>
          <w:szCs w:val="22"/>
        </w:rPr>
        <w:t xml:space="preserve"> to the </w:t>
      </w:r>
      <w:r w:rsidR="00387735">
        <w:rPr>
          <w:sz w:val="22"/>
          <w:szCs w:val="22"/>
        </w:rPr>
        <w:t>C</w:t>
      </w:r>
      <w:r w:rsidRPr="00003AE9">
        <w:rPr>
          <w:sz w:val="22"/>
          <w:szCs w:val="22"/>
        </w:rPr>
        <w:t xml:space="preserve">ontrol </w:t>
      </w:r>
      <w:r w:rsidR="00387735">
        <w:rPr>
          <w:sz w:val="22"/>
          <w:szCs w:val="22"/>
        </w:rPr>
        <w:t>O</w:t>
      </w:r>
      <w:r w:rsidRPr="00003AE9">
        <w:rPr>
          <w:sz w:val="22"/>
          <w:szCs w:val="22"/>
        </w:rPr>
        <w:t>bjectives</w:t>
      </w:r>
      <w:r w:rsidR="00E16A97" w:rsidRPr="00003AE9">
        <w:rPr>
          <w:sz w:val="22"/>
          <w:szCs w:val="22"/>
        </w:rPr>
        <w:t xml:space="preserve"> stated in the </w:t>
      </w:r>
      <w:r w:rsidR="009A393E" w:rsidRPr="00003AE9">
        <w:rPr>
          <w:sz w:val="22"/>
          <w:szCs w:val="22"/>
        </w:rPr>
        <w:t>Description</w:t>
      </w:r>
      <w:r w:rsidRPr="00003AE9">
        <w:rPr>
          <w:sz w:val="22"/>
          <w:szCs w:val="22"/>
        </w:rPr>
        <w:t xml:space="preserve">, based on our </w:t>
      </w:r>
      <w:r w:rsidR="00E16A97" w:rsidRPr="00003AE9">
        <w:rPr>
          <w:sz w:val="22"/>
          <w:szCs w:val="22"/>
        </w:rPr>
        <w:t>procedures</w:t>
      </w:r>
      <w:r w:rsidRPr="00003AE9">
        <w:rPr>
          <w:sz w:val="22"/>
          <w:szCs w:val="22"/>
        </w:rPr>
        <w:t xml:space="preserve">. </w:t>
      </w:r>
      <w:r w:rsidR="00E16A97" w:rsidRPr="00003AE9">
        <w:rPr>
          <w:sz w:val="22"/>
          <w:szCs w:val="22"/>
        </w:rPr>
        <w:t>We conducted o</w:t>
      </w:r>
      <w:r w:rsidRPr="00003AE9">
        <w:rPr>
          <w:sz w:val="22"/>
          <w:szCs w:val="22"/>
        </w:rPr>
        <w:t xml:space="preserve">ur </w:t>
      </w:r>
      <w:r w:rsidR="00E16A97" w:rsidRPr="00003AE9">
        <w:rPr>
          <w:sz w:val="22"/>
          <w:szCs w:val="22"/>
        </w:rPr>
        <w:t xml:space="preserve">engagement </w:t>
      </w:r>
      <w:r w:rsidRPr="00003AE9">
        <w:rPr>
          <w:sz w:val="22"/>
          <w:szCs w:val="22"/>
        </w:rPr>
        <w:t xml:space="preserve">in accordance with </w:t>
      </w:r>
      <w:r w:rsidR="006E184A" w:rsidRPr="00003AE9">
        <w:rPr>
          <w:sz w:val="22"/>
          <w:szCs w:val="22"/>
        </w:rPr>
        <w:t>International Standard on Assurance Engagements 3402</w:t>
      </w:r>
      <w:r w:rsidR="006C5FC0" w:rsidRPr="00003AE9">
        <w:rPr>
          <w:sz w:val="22"/>
          <w:szCs w:val="22"/>
        </w:rPr>
        <w:t>,</w:t>
      </w:r>
      <w:r w:rsidR="006E184A" w:rsidRPr="00003AE9">
        <w:rPr>
          <w:sz w:val="22"/>
          <w:szCs w:val="22"/>
        </w:rPr>
        <w:t xml:space="preserve"> </w:t>
      </w:r>
      <w:r w:rsidR="009C5D4E" w:rsidRPr="00003AE9">
        <w:rPr>
          <w:i/>
          <w:sz w:val="22"/>
          <w:szCs w:val="22"/>
        </w:rPr>
        <w:t>Assurance Reports on Controls at a Service Organization</w:t>
      </w:r>
      <w:r w:rsidR="006E184A" w:rsidRPr="00003AE9">
        <w:rPr>
          <w:sz w:val="22"/>
          <w:szCs w:val="22"/>
        </w:rPr>
        <w:t>, issued by the International</w:t>
      </w:r>
      <w:r w:rsidR="00C15CEB" w:rsidRPr="00003AE9">
        <w:rPr>
          <w:sz w:val="22"/>
          <w:szCs w:val="22"/>
        </w:rPr>
        <w:t xml:space="preserve"> </w:t>
      </w:r>
      <w:r w:rsidR="00B81992" w:rsidRPr="00003AE9">
        <w:rPr>
          <w:sz w:val="22"/>
          <w:szCs w:val="22"/>
        </w:rPr>
        <w:t>Auditing and Assurance Standards Board</w:t>
      </w:r>
      <w:r w:rsidR="006E184A" w:rsidRPr="00003AE9">
        <w:rPr>
          <w:sz w:val="22"/>
          <w:szCs w:val="22"/>
        </w:rPr>
        <w:t xml:space="preserve">. </w:t>
      </w:r>
      <w:r w:rsidR="00B7509A" w:rsidRPr="00003AE9">
        <w:rPr>
          <w:sz w:val="22"/>
          <w:szCs w:val="22"/>
        </w:rPr>
        <w:t>Th</w:t>
      </w:r>
      <w:r w:rsidR="00E16A97" w:rsidRPr="00003AE9">
        <w:rPr>
          <w:sz w:val="22"/>
          <w:szCs w:val="22"/>
        </w:rPr>
        <w:t>at standard</w:t>
      </w:r>
      <w:r w:rsidR="00B7509A" w:rsidRPr="00003AE9">
        <w:rPr>
          <w:sz w:val="22"/>
          <w:szCs w:val="22"/>
        </w:rPr>
        <w:t xml:space="preserve"> require</w:t>
      </w:r>
      <w:r w:rsidR="00E16A97" w:rsidRPr="00003AE9">
        <w:rPr>
          <w:sz w:val="22"/>
          <w:szCs w:val="22"/>
        </w:rPr>
        <w:t>s</w:t>
      </w:r>
      <w:r w:rsidRPr="00003AE9">
        <w:rPr>
          <w:sz w:val="22"/>
          <w:szCs w:val="22"/>
        </w:rPr>
        <w:t xml:space="preserve"> that we plan and perform our</w:t>
      </w:r>
      <w:r w:rsidR="00E16A97" w:rsidRPr="00003AE9">
        <w:rPr>
          <w:sz w:val="22"/>
          <w:szCs w:val="22"/>
        </w:rPr>
        <w:t xml:space="preserve"> procedures to</w:t>
      </w:r>
      <w:r w:rsidRPr="00003AE9">
        <w:rPr>
          <w:sz w:val="22"/>
          <w:szCs w:val="22"/>
        </w:rPr>
        <w:t xml:space="preserve"> obtain reasonable assurance about whether, in all material respects, the </w:t>
      </w:r>
      <w:r w:rsidR="009A393E" w:rsidRPr="00003AE9">
        <w:rPr>
          <w:sz w:val="22"/>
          <w:szCs w:val="22"/>
        </w:rPr>
        <w:t>Description</w:t>
      </w:r>
      <w:r w:rsidRPr="00003AE9">
        <w:rPr>
          <w:sz w:val="22"/>
          <w:szCs w:val="22"/>
        </w:rPr>
        <w:t xml:space="preserve"> is </w:t>
      </w:r>
      <w:r w:rsidR="00CA773B" w:rsidRPr="00003AE9">
        <w:rPr>
          <w:sz w:val="22"/>
          <w:szCs w:val="22"/>
        </w:rPr>
        <w:t xml:space="preserve">fairly </w:t>
      </w:r>
      <w:r w:rsidRPr="00003AE9">
        <w:rPr>
          <w:sz w:val="22"/>
          <w:szCs w:val="22"/>
        </w:rPr>
        <w:t>presented</w:t>
      </w:r>
      <w:r w:rsidR="00746899" w:rsidRPr="00003AE9">
        <w:rPr>
          <w:sz w:val="22"/>
          <w:szCs w:val="22"/>
        </w:rPr>
        <w:t>,</w:t>
      </w:r>
      <w:r w:rsidRPr="00003AE9">
        <w:rPr>
          <w:sz w:val="22"/>
          <w:szCs w:val="22"/>
        </w:rPr>
        <w:t xml:space="preserve"> and the controls</w:t>
      </w:r>
      <w:r w:rsidR="001338B5" w:rsidRPr="00003AE9">
        <w:rPr>
          <w:sz w:val="22"/>
          <w:szCs w:val="22"/>
        </w:rPr>
        <w:t xml:space="preserve"> </w:t>
      </w:r>
      <w:r w:rsidR="00E16A97" w:rsidRPr="00003AE9">
        <w:rPr>
          <w:sz w:val="22"/>
          <w:szCs w:val="22"/>
        </w:rPr>
        <w:t>are</w:t>
      </w:r>
      <w:r w:rsidR="008B5637" w:rsidRPr="00003AE9">
        <w:rPr>
          <w:sz w:val="22"/>
          <w:szCs w:val="22"/>
        </w:rPr>
        <w:t xml:space="preserve"> </w:t>
      </w:r>
      <w:r w:rsidRPr="00003AE9">
        <w:rPr>
          <w:sz w:val="22"/>
          <w:szCs w:val="22"/>
        </w:rPr>
        <w:t>suitably designed and operating effectively</w:t>
      </w:r>
      <w:r w:rsidR="008B5637" w:rsidRPr="00003AE9">
        <w:rPr>
          <w:sz w:val="22"/>
          <w:szCs w:val="22"/>
        </w:rPr>
        <w:t>.</w:t>
      </w:r>
    </w:p>
    <w:p w14:paraId="5D214AD1" w14:textId="77777777" w:rsidR="00416202" w:rsidRPr="00003AE9" w:rsidRDefault="00416202" w:rsidP="00003AE9">
      <w:pPr>
        <w:pStyle w:val="Default"/>
        <w:widowControl w:val="0"/>
        <w:snapToGrid w:val="0"/>
        <w:spacing w:line="276" w:lineRule="auto"/>
        <w:jc w:val="both"/>
        <w:rPr>
          <w:sz w:val="22"/>
          <w:szCs w:val="22"/>
        </w:rPr>
      </w:pPr>
    </w:p>
    <w:p w14:paraId="53AECF08" w14:textId="2AFE279A" w:rsidR="00E16A97" w:rsidRPr="00003AE9" w:rsidRDefault="00E16A97" w:rsidP="00003AE9">
      <w:pPr>
        <w:pStyle w:val="Default"/>
        <w:widowControl w:val="0"/>
        <w:snapToGrid w:val="0"/>
        <w:spacing w:line="276" w:lineRule="auto"/>
        <w:jc w:val="both"/>
        <w:rPr>
          <w:sz w:val="22"/>
          <w:szCs w:val="22"/>
        </w:rPr>
      </w:pPr>
      <w:r w:rsidRPr="00003AE9">
        <w:rPr>
          <w:sz w:val="22"/>
          <w:szCs w:val="22"/>
        </w:rPr>
        <w:t xml:space="preserve">An assurance engagement to report on the description, design and operating effectiveness of controls at a service organization involves performing procedures to obtain evidence about the disclosures in the </w:t>
      </w:r>
      <w:r w:rsidR="00387735">
        <w:rPr>
          <w:sz w:val="22"/>
          <w:szCs w:val="22"/>
        </w:rPr>
        <w:t>S</w:t>
      </w:r>
      <w:r w:rsidRPr="00003AE9">
        <w:rPr>
          <w:sz w:val="22"/>
          <w:szCs w:val="22"/>
        </w:rPr>
        <w:t xml:space="preserve">ervice </w:t>
      </w:r>
      <w:r w:rsidR="00387735">
        <w:rPr>
          <w:sz w:val="22"/>
          <w:szCs w:val="22"/>
        </w:rPr>
        <w:t>O</w:t>
      </w:r>
      <w:r w:rsidRPr="00003AE9">
        <w:rPr>
          <w:sz w:val="22"/>
          <w:szCs w:val="22"/>
        </w:rPr>
        <w:t>rganization</w:t>
      </w:r>
      <w:r w:rsidR="00387735">
        <w:rPr>
          <w:sz w:val="22"/>
          <w:szCs w:val="22"/>
        </w:rPr>
        <w:t>’</w:t>
      </w:r>
      <w:r w:rsidRPr="00003AE9">
        <w:rPr>
          <w:sz w:val="22"/>
          <w:szCs w:val="22"/>
        </w:rPr>
        <w:t xml:space="preserve">s description of its system, and the design and operating effectiveness of controls. The procedures selected depend on the service </w:t>
      </w:r>
      <w:r w:rsidR="00A81EA2" w:rsidRPr="00003AE9">
        <w:rPr>
          <w:sz w:val="22"/>
          <w:szCs w:val="22"/>
        </w:rPr>
        <w:t>auditor</w:t>
      </w:r>
      <w:r w:rsidR="00A81EA2">
        <w:rPr>
          <w:sz w:val="22"/>
          <w:szCs w:val="22"/>
        </w:rPr>
        <w:t>’</w:t>
      </w:r>
      <w:r w:rsidR="00A81EA2" w:rsidRPr="00003AE9">
        <w:rPr>
          <w:sz w:val="22"/>
          <w:szCs w:val="22"/>
        </w:rPr>
        <w:t xml:space="preserve">s </w:t>
      </w:r>
      <w:r w:rsidRPr="00003AE9">
        <w:rPr>
          <w:sz w:val="22"/>
          <w:szCs w:val="22"/>
        </w:rPr>
        <w:t xml:space="preserve">judgment, including the assessment of the risks that the </w:t>
      </w:r>
      <w:r w:rsidR="00387735">
        <w:rPr>
          <w:sz w:val="22"/>
          <w:szCs w:val="22"/>
        </w:rPr>
        <w:t>D</w:t>
      </w:r>
      <w:r w:rsidRPr="00003AE9">
        <w:rPr>
          <w:sz w:val="22"/>
          <w:szCs w:val="22"/>
        </w:rPr>
        <w:t xml:space="preserve">escription is not </w:t>
      </w:r>
      <w:r w:rsidR="00CA773B" w:rsidRPr="00003AE9">
        <w:rPr>
          <w:sz w:val="22"/>
          <w:szCs w:val="22"/>
        </w:rPr>
        <w:t xml:space="preserve">fairly </w:t>
      </w:r>
      <w:r w:rsidRPr="00003AE9">
        <w:rPr>
          <w:sz w:val="22"/>
          <w:szCs w:val="22"/>
        </w:rPr>
        <w:t xml:space="preserve">presented and that controls are not suitably designed or operating effectively. Our procedures included testing the operating effectiveness of those controls that we consider necessary to provide reasonable assurance that the </w:t>
      </w:r>
      <w:r w:rsidR="00387735">
        <w:rPr>
          <w:sz w:val="22"/>
          <w:szCs w:val="22"/>
        </w:rPr>
        <w:t>C</w:t>
      </w:r>
      <w:r w:rsidRPr="00003AE9">
        <w:rPr>
          <w:sz w:val="22"/>
          <w:szCs w:val="22"/>
        </w:rPr>
        <w:t xml:space="preserve">ontrol </w:t>
      </w:r>
      <w:r w:rsidR="00387735">
        <w:rPr>
          <w:sz w:val="22"/>
          <w:szCs w:val="22"/>
        </w:rPr>
        <w:t>O</w:t>
      </w:r>
      <w:r w:rsidRPr="00003AE9">
        <w:rPr>
          <w:sz w:val="22"/>
          <w:szCs w:val="22"/>
        </w:rPr>
        <w:t xml:space="preserve">bjectives stated in the </w:t>
      </w:r>
      <w:r w:rsidR="00387735">
        <w:rPr>
          <w:sz w:val="22"/>
          <w:szCs w:val="22"/>
        </w:rPr>
        <w:t>D</w:t>
      </w:r>
      <w:r w:rsidRPr="00003AE9">
        <w:rPr>
          <w:sz w:val="22"/>
          <w:szCs w:val="22"/>
        </w:rPr>
        <w:t xml:space="preserve">escription were achieved. An assurance engagement of this type also includes evaluating the overall presentation of the </w:t>
      </w:r>
      <w:r w:rsidR="00387735">
        <w:rPr>
          <w:sz w:val="22"/>
          <w:szCs w:val="22"/>
        </w:rPr>
        <w:t>D</w:t>
      </w:r>
      <w:r w:rsidRPr="00003AE9">
        <w:rPr>
          <w:sz w:val="22"/>
          <w:szCs w:val="22"/>
        </w:rPr>
        <w:t xml:space="preserve">escription, the suitability of the objectives stated therein, and the suitability of the criteria specified by the </w:t>
      </w:r>
      <w:r w:rsidR="00387735">
        <w:rPr>
          <w:sz w:val="22"/>
          <w:szCs w:val="22"/>
        </w:rPr>
        <w:t>S</w:t>
      </w:r>
      <w:r w:rsidRPr="00003AE9">
        <w:rPr>
          <w:sz w:val="22"/>
          <w:szCs w:val="22"/>
        </w:rPr>
        <w:t xml:space="preserve">ervice </w:t>
      </w:r>
      <w:r w:rsidR="00387735">
        <w:rPr>
          <w:sz w:val="22"/>
          <w:szCs w:val="22"/>
        </w:rPr>
        <w:t>O</w:t>
      </w:r>
      <w:r w:rsidRPr="00003AE9">
        <w:rPr>
          <w:sz w:val="22"/>
          <w:szCs w:val="22"/>
        </w:rPr>
        <w:t>rganization and described</w:t>
      </w:r>
      <w:r w:rsidR="004159EB">
        <w:rPr>
          <w:sz w:val="22"/>
          <w:szCs w:val="22"/>
        </w:rPr>
        <w:t xml:space="preserve"> in the Statement</w:t>
      </w:r>
      <w:r w:rsidRPr="00003AE9">
        <w:rPr>
          <w:sz w:val="22"/>
          <w:szCs w:val="22"/>
        </w:rPr>
        <w:t>.</w:t>
      </w:r>
    </w:p>
    <w:p w14:paraId="599E6D5A" w14:textId="2DD5EE43" w:rsidR="008B2D69" w:rsidRPr="00003AE9" w:rsidRDefault="008B2D69" w:rsidP="00003AE9">
      <w:pPr>
        <w:pStyle w:val="Default"/>
        <w:widowControl w:val="0"/>
        <w:snapToGrid w:val="0"/>
        <w:spacing w:line="276" w:lineRule="auto"/>
        <w:jc w:val="both"/>
        <w:rPr>
          <w:sz w:val="22"/>
          <w:szCs w:val="22"/>
        </w:rPr>
      </w:pPr>
    </w:p>
    <w:p w14:paraId="03224EA5" w14:textId="72B671B2" w:rsidR="008B2D69" w:rsidRPr="00003AE9" w:rsidRDefault="008B2D69" w:rsidP="00003AE9">
      <w:pPr>
        <w:pStyle w:val="Default"/>
        <w:widowControl w:val="0"/>
        <w:snapToGrid w:val="0"/>
        <w:spacing w:line="276" w:lineRule="auto"/>
        <w:jc w:val="both"/>
        <w:rPr>
          <w:sz w:val="22"/>
          <w:szCs w:val="22"/>
        </w:rPr>
      </w:pPr>
      <w:r w:rsidRPr="00003AE9">
        <w:rPr>
          <w:sz w:val="22"/>
          <w:szCs w:val="22"/>
        </w:rPr>
        <w:t>We believe that the evidence we have obtained is sufficient and appropriate to provide a basis for our opinion.</w:t>
      </w:r>
    </w:p>
    <w:p w14:paraId="74493DB8" w14:textId="506CB56C" w:rsidR="00E16A97" w:rsidRPr="00003AE9" w:rsidRDefault="00E16A97" w:rsidP="00003AE9">
      <w:pPr>
        <w:pStyle w:val="Default"/>
        <w:widowControl w:val="0"/>
        <w:snapToGrid w:val="0"/>
        <w:spacing w:line="276" w:lineRule="auto"/>
        <w:jc w:val="both"/>
        <w:rPr>
          <w:sz w:val="22"/>
          <w:szCs w:val="22"/>
        </w:rPr>
      </w:pPr>
    </w:p>
    <w:p w14:paraId="7578C2BA" w14:textId="77777777" w:rsidR="00A13772" w:rsidRPr="00003AE9" w:rsidRDefault="00A13772" w:rsidP="00003AE9">
      <w:pPr>
        <w:pStyle w:val="Default"/>
        <w:widowControl w:val="0"/>
        <w:snapToGrid w:val="0"/>
        <w:spacing w:line="276" w:lineRule="auto"/>
        <w:jc w:val="both"/>
        <w:rPr>
          <w:sz w:val="22"/>
          <w:szCs w:val="22"/>
        </w:rPr>
      </w:pPr>
    </w:p>
    <w:p w14:paraId="41B8EA84" w14:textId="3815D914" w:rsidR="00416202" w:rsidRPr="00003AE9" w:rsidRDefault="00E16A97" w:rsidP="00003AE9">
      <w:pPr>
        <w:widowControl w:val="0"/>
        <w:snapToGrid w:val="0"/>
        <w:spacing w:line="276" w:lineRule="auto"/>
        <w:jc w:val="both"/>
        <w:rPr>
          <w:i/>
          <w:sz w:val="22"/>
          <w:szCs w:val="22"/>
        </w:rPr>
      </w:pPr>
      <w:r w:rsidRPr="00003AE9">
        <w:rPr>
          <w:i/>
          <w:sz w:val="22"/>
          <w:szCs w:val="22"/>
        </w:rPr>
        <w:t>Limitations of controls at a service organization</w:t>
      </w:r>
    </w:p>
    <w:p w14:paraId="6E09AA3C" w14:textId="3F9BC0F9" w:rsidR="008F572F" w:rsidRPr="00003AE9" w:rsidRDefault="00E16A97" w:rsidP="00003AE9">
      <w:pPr>
        <w:pStyle w:val="Default"/>
        <w:widowControl w:val="0"/>
        <w:snapToGrid w:val="0"/>
        <w:spacing w:line="276" w:lineRule="auto"/>
        <w:jc w:val="both"/>
        <w:rPr>
          <w:sz w:val="22"/>
          <w:szCs w:val="22"/>
        </w:rPr>
      </w:pPr>
      <w:commentRangeStart w:id="23"/>
      <w:r w:rsidRPr="00003AE9">
        <w:rPr>
          <w:sz w:val="22"/>
          <w:szCs w:val="22"/>
        </w:rPr>
        <w:t>[</w:t>
      </w:r>
      <w:r w:rsidRPr="00003AE9">
        <w:rPr>
          <w:b/>
          <w:sz w:val="22"/>
          <w:szCs w:val="22"/>
        </w:rPr>
        <w:t xml:space="preserve">Service organization </w:t>
      </w:r>
      <w:r w:rsidR="00ED5974" w:rsidRPr="00003AE9">
        <w:rPr>
          <w:b/>
          <w:sz w:val="22"/>
          <w:szCs w:val="22"/>
        </w:rPr>
        <w:t xml:space="preserve">short </w:t>
      </w:r>
      <w:r w:rsidRPr="00003AE9">
        <w:rPr>
          <w:b/>
          <w:sz w:val="22"/>
          <w:szCs w:val="22"/>
        </w:rPr>
        <w:t>name</w:t>
      </w:r>
      <w:r w:rsidRPr="00003AE9">
        <w:rPr>
          <w:sz w:val="22"/>
          <w:szCs w:val="22"/>
        </w:rPr>
        <w:t xml:space="preserve">]’s </w:t>
      </w:r>
      <w:r w:rsidR="009A393E" w:rsidRPr="00003AE9">
        <w:rPr>
          <w:sz w:val="22"/>
          <w:szCs w:val="22"/>
        </w:rPr>
        <w:t>Description</w:t>
      </w:r>
      <w:r w:rsidR="00416202" w:rsidRPr="00003AE9">
        <w:rPr>
          <w:sz w:val="22"/>
          <w:szCs w:val="22"/>
        </w:rPr>
        <w:t xml:space="preserve"> is prepared to meet the common needs of a broad range of </w:t>
      </w:r>
      <w:r w:rsidR="009A393E" w:rsidRPr="00003AE9">
        <w:rPr>
          <w:sz w:val="22"/>
          <w:szCs w:val="22"/>
        </w:rPr>
        <w:t>user entities</w:t>
      </w:r>
      <w:r w:rsidR="008B2D69" w:rsidRPr="00003AE9">
        <w:rPr>
          <w:sz w:val="22"/>
          <w:szCs w:val="22"/>
        </w:rPr>
        <w:t xml:space="preserve"> and their auditors </w:t>
      </w:r>
      <w:r w:rsidR="00416202" w:rsidRPr="00003AE9">
        <w:rPr>
          <w:sz w:val="22"/>
          <w:szCs w:val="22"/>
        </w:rPr>
        <w:t>and may not, therefor</w:t>
      </w:r>
      <w:r w:rsidR="001F7D5C" w:rsidRPr="00003AE9">
        <w:rPr>
          <w:sz w:val="22"/>
          <w:szCs w:val="22"/>
        </w:rPr>
        <w:t xml:space="preserve">e, include every aspect of the </w:t>
      </w:r>
      <w:r w:rsidR="00533F2F" w:rsidRPr="00003AE9">
        <w:rPr>
          <w:sz w:val="22"/>
          <w:szCs w:val="22"/>
        </w:rPr>
        <w:t>s</w:t>
      </w:r>
      <w:r w:rsidR="00416202" w:rsidRPr="00003AE9">
        <w:rPr>
          <w:sz w:val="22"/>
          <w:szCs w:val="22"/>
        </w:rPr>
        <w:t xml:space="preserve">ystem that each individual </w:t>
      </w:r>
      <w:r w:rsidR="00533F2F" w:rsidRPr="00003AE9">
        <w:rPr>
          <w:sz w:val="22"/>
          <w:szCs w:val="22"/>
        </w:rPr>
        <w:t>customer</w:t>
      </w:r>
      <w:r w:rsidR="00416202" w:rsidRPr="00003AE9">
        <w:rPr>
          <w:sz w:val="22"/>
          <w:szCs w:val="22"/>
        </w:rPr>
        <w:t xml:space="preserve"> may consider important in its own particular environment.</w:t>
      </w:r>
      <w:commentRangeEnd w:id="23"/>
      <w:r w:rsidR="00883A58" w:rsidRPr="00003AE9">
        <w:rPr>
          <w:rStyle w:val="CommentReference"/>
          <w:color w:val="auto"/>
          <w:sz w:val="22"/>
          <w:szCs w:val="22"/>
          <w:lang w:val="en-US" w:eastAsia="en-US"/>
        </w:rPr>
        <w:commentReference w:id="23"/>
      </w:r>
      <w:r w:rsidR="00416202" w:rsidRPr="00003AE9">
        <w:rPr>
          <w:sz w:val="22"/>
          <w:szCs w:val="22"/>
        </w:rPr>
        <w:t xml:space="preserve"> </w:t>
      </w:r>
      <w:r w:rsidR="00533F2F" w:rsidRPr="00003AE9">
        <w:rPr>
          <w:sz w:val="22"/>
          <w:szCs w:val="22"/>
        </w:rPr>
        <w:t>Also, b</w:t>
      </w:r>
      <w:r w:rsidR="00E41D99" w:rsidRPr="00003AE9">
        <w:rPr>
          <w:sz w:val="22"/>
          <w:szCs w:val="22"/>
        </w:rPr>
        <w:t>ecause</w:t>
      </w:r>
      <w:r w:rsidR="00416202" w:rsidRPr="00003AE9">
        <w:rPr>
          <w:sz w:val="22"/>
          <w:szCs w:val="22"/>
        </w:rPr>
        <w:t xml:space="preserve"> of their nature, controls at a service organization may not prevent or detect all </w:t>
      </w:r>
      <w:r w:rsidR="00533F2F" w:rsidRPr="00003AE9">
        <w:rPr>
          <w:sz w:val="22"/>
          <w:szCs w:val="22"/>
        </w:rPr>
        <w:t>errors</w:t>
      </w:r>
      <w:r w:rsidR="00416202" w:rsidRPr="00003AE9">
        <w:rPr>
          <w:sz w:val="22"/>
          <w:szCs w:val="22"/>
        </w:rPr>
        <w:t xml:space="preserve"> </w:t>
      </w:r>
      <w:r w:rsidR="00533F2F" w:rsidRPr="00003AE9">
        <w:rPr>
          <w:sz w:val="22"/>
          <w:szCs w:val="22"/>
        </w:rPr>
        <w:t xml:space="preserve">or omissions </w:t>
      </w:r>
      <w:r w:rsidR="00416202" w:rsidRPr="00003AE9">
        <w:rPr>
          <w:sz w:val="22"/>
          <w:szCs w:val="22"/>
        </w:rPr>
        <w:t xml:space="preserve">in </w:t>
      </w:r>
      <w:commentRangeStart w:id="25"/>
      <w:r w:rsidR="00416202" w:rsidRPr="0029199D">
        <w:rPr>
          <w:sz w:val="22"/>
          <w:szCs w:val="22"/>
          <w:u w:val="single"/>
        </w:rPr>
        <w:t>processing or reporting transactions</w:t>
      </w:r>
      <w:commentRangeEnd w:id="25"/>
      <w:r w:rsidR="00ED5974" w:rsidRPr="0029199D">
        <w:rPr>
          <w:rStyle w:val="CommentReference"/>
          <w:color w:val="auto"/>
          <w:sz w:val="22"/>
          <w:szCs w:val="22"/>
          <w:u w:val="single"/>
          <w:lang w:val="en-US" w:eastAsia="en-US"/>
        </w:rPr>
        <w:commentReference w:id="25"/>
      </w:r>
      <w:r w:rsidR="00B7509A" w:rsidRPr="00003AE9">
        <w:rPr>
          <w:sz w:val="22"/>
          <w:szCs w:val="22"/>
        </w:rPr>
        <w:t xml:space="preserve"> [</w:t>
      </w:r>
      <w:r w:rsidR="00B7509A" w:rsidRPr="00003AE9">
        <w:rPr>
          <w:b/>
          <w:sz w:val="22"/>
          <w:szCs w:val="22"/>
        </w:rPr>
        <w:t>or identification of the function performed by the system</w:t>
      </w:r>
      <w:r w:rsidR="00B7509A" w:rsidRPr="00003AE9">
        <w:rPr>
          <w:sz w:val="22"/>
          <w:szCs w:val="22"/>
        </w:rPr>
        <w:t xml:space="preserve">]. Also, the projection </w:t>
      </w:r>
      <w:r w:rsidR="00533F2F" w:rsidRPr="00003AE9">
        <w:rPr>
          <w:sz w:val="22"/>
          <w:szCs w:val="22"/>
        </w:rPr>
        <w:t>o</w:t>
      </w:r>
      <w:r w:rsidR="00B7509A" w:rsidRPr="00003AE9">
        <w:rPr>
          <w:sz w:val="22"/>
          <w:szCs w:val="22"/>
        </w:rPr>
        <w:t xml:space="preserve">f any evaluation of effectiveness </w:t>
      </w:r>
      <w:r w:rsidR="00533F2F" w:rsidRPr="00003AE9">
        <w:rPr>
          <w:sz w:val="22"/>
          <w:szCs w:val="22"/>
        </w:rPr>
        <w:t xml:space="preserve">to future periods is </w:t>
      </w:r>
      <w:r w:rsidR="00B7509A" w:rsidRPr="00003AE9">
        <w:rPr>
          <w:sz w:val="22"/>
          <w:szCs w:val="22"/>
        </w:rPr>
        <w:t xml:space="preserve">subject to the risk that </w:t>
      </w:r>
      <w:r w:rsidR="008F572F" w:rsidRPr="00003AE9">
        <w:rPr>
          <w:sz w:val="22"/>
          <w:szCs w:val="22"/>
        </w:rPr>
        <w:t xml:space="preserve">controls at a service organization may </w:t>
      </w:r>
      <w:r w:rsidR="00B7509A" w:rsidRPr="00003AE9">
        <w:rPr>
          <w:sz w:val="22"/>
          <w:szCs w:val="22"/>
        </w:rPr>
        <w:t>become in</w:t>
      </w:r>
      <w:r w:rsidR="00533F2F" w:rsidRPr="00003AE9">
        <w:rPr>
          <w:sz w:val="22"/>
          <w:szCs w:val="22"/>
        </w:rPr>
        <w:t>adequate or fail</w:t>
      </w:r>
      <w:r w:rsidR="008F572F" w:rsidRPr="00003AE9">
        <w:rPr>
          <w:sz w:val="22"/>
          <w:szCs w:val="22"/>
        </w:rPr>
        <w:t>.</w:t>
      </w:r>
    </w:p>
    <w:p w14:paraId="623B0357" w14:textId="34D35940" w:rsidR="00E14913" w:rsidRPr="00003AE9" w:rsidRDefault="00E14913" w:rsidP="00003AE9">
      <w:pPr>
        <w:widowControl w:val="0"/>
        <w:snapToGrid w:val="0"/>
        <w:spacing w:line="276" w:lineRule="auto"/>
        <w:jc w:val="both"/>
        <w:rPr>
          <w:spacing w:val="-30"/>
          <w:position w:val="4"/>
          <w:sz w:val="22"/>
          <w:szCs w:val="22"/>
          <w:vertAlign w:val="superscript"/>
        </w:rPr>
      </w:pPr>
    </w:p>
    <w:p w14:paraId="2B13B382" w14:textId="77777777" w:rsidR="00A13772" w:rsidRPr="00003AE9" w:rsidRDefault="00A13772" w:rsidP="00003AE9">
      <w:pPr>
        <w:widowControl w:val="0"/>
        <w:snapToGrid w:val="0"/>
        <w:spacing w:line="276" w:lineRule="auto"/>
        <w:jc w:val="both"/>
        <w:rPr>
          <w:spacing w:val="-30"/>
          <w:position w:val="4"/>
          <w:sz w:val="22"/>
          <w:szCs w:val="22"/>
          <w:vertAlign w:val="superscript"/>
        </w:rPr>
      </w:pPr>
    </w:p>
    <w:p w14:paraId="106F98DC" w14:textId="77777777" w:rsidR="00416202" w:rsidRPr="00003AE9" w:rsidRDefault="00416202" w:rsidP="00003AE9">
      <w:pPr>
        <w:widowControl w:val="0"/>
        <w:snapToGrid w:val="0"/>
        <w:spacing w:line="276" w:lineRule="auto"/>
        <w:jc w:val="both"/>
        <w:rPr>
          <w:i/>
          <w:sz w:val="22"/>
          <w:szCs w:val="22"/>
        </w:rPr>
      </w:pPr>
      <w:r w:rsidRPr="00003AE9">
        <w:rPr>
          <w:i/>
          <w:sz w:val="22"/>
          <w:szCs w:val="22"/>
        </w:rPr>
        <w:t>Opinion</w:t>
      </w:r>
    </w:p>
    <w:p w14:paraId="2447F801" w14:textId="31317139" w:rsidR="003242CA" w:rsidRPr="00003AE9" w:rsidRDefault="008E0D70" w:rsidP="00003AE9">
      <w:pPr>
        <w:pStyle w:val="Default"/>
        <w:widowControl w:val="0"/>
        <w:snapToGrid w:val="0"/>
        <w:spacing w:line="276" w:lineRule="auto"/>
        <w:jc w:val="both"/>
        <w:rPr>
          <w:sz w:val="22"/>
          <w:szCs w:val="22"/>
        </w:rPr>
      </w:pPr>
      <w:r w:rsidRPr="00003AE9">
        <w:rPr>
          <w:sz w:val="22"/>
          <w:szCs w:val="22"/>
        </w:rPr>
        <w:t>O</w:t>
      </w:r>
      <w:r w:rsidR="00416202" w:rsidRPr="00003AE9">
        <w:rPr>
          <w:sz w:val="22"/>
          <w:szCs w:val="22"/>
        </w:rPr>
        <w:t>ur opinion</w:t>
      </w:r>
      <w:r w:rsidRPr="00003AE9">
        <w:rPr>
          <w:sz w:val="22"/>
          <w:szCs w:val="22"/>
        </w:rPr>
        <w:t xml:space="preserve"> has been formed </w:t>
      </w:r>
      <w:proofErr w:type="gramStart"/>
      <w:r w:rsidRPr="00003AE9">
        <w:rPr>
          <w:sz w:val="22"/>
          <w:szCs w:val="22"/>
        </w:rPr>
        <w:t>on the basis of</w:t>
      </w:r>
      <w:proofErr w:type="gramEnd"/>
      <w:r w:rsidRPr="00003AE9">
        <w:rPr>
          <w:sz w:val="22"/>
          <w:szCs w:val="22"/>
        </w:rPr>
        <w:t xml:space="preserve"> the matters outlined in this report. The criteria we used in forming our opinion are those described </w:t>
      </w:r>
      <w:r w:rsidR="008F1548">
        <w:rPr>
          <w:sz w:val="22"/>
          <w:szCs w:val="22"/>
        </w:rPr>
        <w:t>in the Statement</w:t>
      </w:r>
      <w:r w:rsidRPr="00003AE9">
        <w:rPr>
          <w:sz w:val="22"/>
          <w:szCs w:val="22"/>
        </w:rPr>
        <w:t>.</w:t>
      </w:r>
      <w:r w:rsidR="00416202" w:rsidRPr="00003AE9">
        <w:rPr>
          <w:sz w:val="22"/>
          <w:szCs w:val="22"/>
        </w:rPr>
        <w:t xml:space="preserve"> </w:t>
      </w:r>
      <w:r w:rsidRPr="00003AE9">
        <w:rPr>
          <w:sz w:val="22"/>
          <w:szCs w:val="22"/>
        </w:rPr>
        <w:t xml:space="preserve">In our opinion, </w:t>
      </w:r>
      <w:r w:rsidR="00416202" w:rsidRPr="00003AE9">
        <w:rPr>
          <w:sz w:val="22"/>
          <w:szCs w:val="22"/>
        </w:rPr>
        <w:t>in all material respects</w:t>
      </w:r>
      <w:r w:rsidR="003242CA" w:rsidRPr="00003AE9">
        <w:rPr>
          <w:sz w:val="22"/>
          <w:szCs w:val="22"/>
        </w:rPr>
        <w:t>:</w:t>
      </w:r>
    </w:p>
    <w:p w14:paraId="78020E29" w14:textId="77777777" w:rsidR="00416202" w:rsidRPr="00003AE9" w:rsidRDefault="00416202" w:rsidP="00003AE9">
      <w:pPr>
        <w:pStyle w:val="Default"/>
        <w:widowControl w:val="0"/>
        <w:snapToGrid w:val="0"/>
        <w:spacing w:line="276" w:lineRule="auto"/>
        <w:jc w:val="both"/>
        <w:rPr>
          <w:sz w:val="22"/>
          <w:szCs w:val="22"/>
        </w:rPr>
      </w:pPr>
    </w:p>
    <w:p w14:paraId="01E625E5" w14:textId="3A7DDE5A" w:rsidR="00416202" w:rsidRPr="00003AE9" w:rsidRDefault="00416202" w:rsidP="00003AE9">
      <w:pPr>
        <w:pStyle w:val="Default"/>
        <w:widowControl w:val="0"/>
        <w:snapToGrid w:val="0"/>
        <w:spacing w:line="276" w:lineRule="auto"/>
        <w:ind w:left="720" w:hanging="360"/>
        <w:jc w:val="both"/>
        <w:rPr>
          <w:sz w:val="22"/>
          <w:szCs w:val="22"/>
        </w:rPr>
      </w:pPr>
      <w:r w:rsidRPr="00003AE9">
        <w:rPr>
          <w:sz w:val="22"/>
          <w:szCs w:val="22"/>
        </w:rPr>
        <w:t>a</w:t>
      </w:r>
      <w:r w:rsidR="00B7509A" w:rsidRPr="00003AE9">
        <w:rPr>
          <w:sz w:val="22"/>
          <w:szCs w:val="22"/>
        </w:rPr>
        <w:t xml:space="preserve">. </w:t>
      </w:r>
      <w:r w:rsidR="00B7509A" w:rsidRPr="00003AE9">
        <w:rPr>
          <w:sz w:val="22"/>
          <w:szCs w:val="22"/>
        </w:rPr>
        <w:tab/>
      </w:r>
      <w:r w:rsidR="006C5FC0" w:rsidRPr="00003AE9">
        <w:rPr>
          <w:sz w:val="22"/>
          <w:szCs w:val="22"/>
        </w:rPr>
        <w:t>T</w:t>
      </w:r>
      <w:r w:rsidR="00B7509A" w:rsidRPr="00003AE9">
        <w:rPr>
          <w:sz w:val="22"/>
          <w:szCs w:val="22"/>
        </w:rPr>
        <w:t>he</w:t>
      </w:r>
      <w:r w:rsidR="008B337F" w:rsidRPr="00003AE9">
        <w:rPr>
          <w:sz w:val="22"/>
          <w:szCs w:val="22"/>
        </w:rPr>
        <w:t xml:space="preserve"> </w:t>
      </w:r>
      <w:r w:rsidR="009A393E" w:rsidRPr="00003AE9">
        <w:rPr>
          <w:sz w:val="22"/>
          <w:szCs w:val="22"/>
        </w:rPr>
        <w:t>Description</w:t>
      </w:r>
      <w:r w:rsidRPr="00003AE9">
        <w:rPr>
          <w:sz w:val="22"/>
          <w:szCs w:val="22"/>
        </w:rPr>
        <w:t xml:space="preserve"> </w:t>
      </w:r>
      <w:r w:rsidR="00CA773B" w:rsidRPr="00003AE9">
        <w:rPr>
          <w:sz w:val="22"/>
          <w:szCs w:val="22"/>
        </w:rPr>
        <w:t xml:space="preserve">fairly </w:t>
      </w:r>
      <w:r w:rsidRPr="00003AE9">
        <w:rPr>
          <w:sz w:val="22"/>
          <w:szCs w:val="22"/>
        </w:rPr>
        <w:t>presents the</w:t>
      </w:r>
      <w:r w:rsidRPr="00003AE9">
        <w:rPr>
          <w:iCs/>
          <w:sz w:val="22"/>
          <w:szCs w:val="22"/>
        </w:rPr>
        <w:t xml:space="preserve"> </w:t>
      </w:r>
      <w:r w:rsidR="00ED5974" w:rsidRPr="00003AE9">
        <w:rPr>
          <w:iCs/>
          <w:sz w:val="22"/>
          <w:szCs w:val="22"/>
        </w:rPr>
        <w:t>S</w:t>
      </w:r>
      <w:r w:rsidRPr="00003AE9">
        <w:rPr>
          <w:sz w:val="22"/>
          <w:szCs w:val="22"/>
        </w:rPr>
        <w:t xml:space="preserve">ystem </w:t>
      </w:r>
      <w:r w:rsidR="00B7509A" w:rsidRPr="00003AE9">
        <w:rPr>
          <w:sz w:val="22"/>
          <w:szCs w:val="22"/>
        </w:rPr>
        <w:t>as</w:t>
      </w:r>
      <w:r w:rsidRPr="00003AE9">
        <w:rPr>
          <w:sz w:val="22"/>
          <w:szCs w:val="22"/>
        </w:rPr>
        <w:t xml:space="preserve"> designed and implemented </w:t>
      </w:r>
      <w:r w:rsidR="00B7509A" w:rsidRPr="00003AE9">
        <w:rPr>
          <w:sz w:val="22"/>
          <w:szCs w:val="22"/>
        </w:rPr>
        <w:t>throughout the period</w:t>
      </w:r>
      <w:r w:rsidR="008E0D70" w:rsidRPr="00003AE9">
        <w:rPr>
          <w:sz w:val="22"/>
          <w:szCs w:val="22"/>
        </w:rPr>
        <w:t xml:space="preserve"> from</w:t>
      </w:r>
      <w:r w:rsidRPr="00003AE9">
        <w:rPr>
          <w:sz w:val="22"/>
          <w:szCs w:val="22"/>
        </w:rPr>
        <w:t xml:space="preserve"> </w:t>
      </w:r>
      <w:r w:rsidRPr="00003AE9">
        <w:rPr>
          <w:iCs/>
          <w:sz w:val="22"/>
          <w:szCs w:val="22"/>
        </w:rPr>
        <w:t>[</w:t>
      </w:r>
      <w:r w:rsidRPr="00003AE9">
        <w:rPr>
          <w:b/>
          <w:iCs/>
          <w:sz w:val="22"/>
          <w:szCs w:val="22"/>
        </w:rPr>
        <w:t>date</w:t>
      </w:r>
      <w:r w:rsidR="00B7509A" w:rsidRPr="00003AE9">
        <w:rPr>
          <w:sz w:val="22"/>
          <w:szCs w:val="22"/>
        </w:rPr>
        <w:t>] to [</w:t>
      </w:r>
      <w:r w:rsidR="00B7509A" w:rsidRPr="00003AE9">
        <w:rPr>
          <w:b/>
          <w:sz w:val="22"/>
          <w:szCs w:val="22"/>
        </w:rPr>
        <w:t>date</w:t>
      </w:r>
      <w:r w:rsidR="00B7509A" w:rsidRPr="00003AE9">
        <w:rPr>
          <w:sz w:val="22"/>
          <w:szCs w:val="22"/>
        </w:rPr>
        <w:t>]</w:t>
      </w:r>
      <w:r w:rsidR="00003AE9">
        <w:rPr>
          <w:sz w:val="22"/>
          <w:szCs w:val="22"/>
        </w:rPr>
        <w:t>.</w:t>
      </w:r>
      <w:r w:rsidRPr="00003AE9">
        <w:rPr>
          <w:sz w:val="22"/>
          <w:szCs w:val="22"/>
        </w:rPr>
        <w:t xml:space="preserve"> </w:t>
      </w:r>
      <w:r w:rsidR="00CC461C" w:rsidRPr="00003AE9">
        <w:rPr>
          <w:sz w:val="22"/>
          <w:szCs w:val="22"/>
        </w:rPr>
        <w:br/>
      </w:r>
    </w:p>
    <w:p w14:paraId="7548845A" w14:textId="5D885026" w:rsidR="006241AA" w:rsidRPr="00003AE9" w:rsidRDefault="00416202" w:rsidP="00003AE9">
      <w:pPr>
        <w:widowControl w:val="0"/>
        <w:snapToGrid w:val="0"/>
        <w:spacing w:line="276" w:lineRule="auto"/>
        <w:ind w:left="720" w:hanging="360"/>
        <w:jc w:val="both"/>
        <w:rPr>
          <w:sz w:val="22"/>
          <w:szCs w:val="22"/>
        </w:rPr>
      </w:pPr>
      <w:r w:rsidRPr="00003AE9">
        <w:rPr>
          <w:sz w:val="22"/>
          <w:szCs w:val="22"/>
        </w:rPr>
        <w:t>b</w:t>
      </w:r>
      <w:r w:rsidR="00B7509A" w:rsidRPr="00003AE9">
        <w:rPr>
          <w:sz w:val="22"/>
          <w:szCs w:val="22"/>
        </w:rPr>
        <w:t xml:space="preserve">. </w:t>
      </w:r>
      <w:r w:rsidR="00B7509A" w:rsidRPr="00003AE9">
        <w:rPr>
          <w:sz w:val="22"/>
          <w:szCs w:val="22"/>
        </w:rPr>
        <w:tab/>
      </w:r>
      <w:r w:rsidR="006C5FC0" w:rsidRPr="00003AE9">
        <w:rPr>
          <w:sz w:val="22"/>
          <w:szCs w:val="22"/>
        </w:rPr>
        <w:t>T</w:t>
      </w:r>
      <w:r w:rsidR="00B7509A" w:rsidRPr="00003AE9">
        <w:rPr>
          <w:sz w:val="22"/>
          <w:szCs w:val="22"/>
        </w:rPr>
        <w:t>he</w:t>
      </w:r>
      <w:r w:rsidRPr="00003AE9">
        <w:rPr>
          <w:sz w:val="22"/>
          <w:szCs w:val="22"/>
        </w:rPr>
        <w:t xml:space="preserve"> controls related to the </w:t>
      </w:r>
      <w:r w:rsidR="00387735">
        <w:rPr>
          <w:sz w:val="22"/>
          <w:szCs w:val="22"/>
        </w:rPr>
        <w:t>C</w:t>
      </w:r>
      <w:r w:rsidRPr="00003AE9">
        <w:rPr>
          <w:sz w:val="22"/>
          <w:szCs w:val="22"/>
        </w:rPr>
        <w:t xml:space="preserve">ontrol </w:t>
      </w:r>
      <w:r w:rsidR="00387735">
        <w:rPr>
          <w:sz w:val="22"/>
          <w:szCs w:val="22"/>
        </w:rPr>
        <w:t>O</w:t>
      </w:r>
      <w:r w:rsidRPr="00003AE9">
        <w:rPr>
          <w:sz w:val="22"/>
          <w:szCs w:val="22"/>
        </w:rPr>
        <w:t xml:space="preserve">bjectives </w:t>
      </w:r>
      <w:r w:rsidR="008E0D70" w:rsidRPr="00003AE9">
        <w:rPr>
          <w:sz w:val="22"/>
          <w:szCs w:val="22"/>
        </w:rPr>
        <w:t xml:space="preserve">stated in the </w:t>
      </w:r>
      <w:r w:rsidR="009A393E" w:rsidRPr="00003AE9">
        <w:rPr>
          <w:sz w:val="22"/>
          <w:szCs w:val="22"/>
        </w:rPr>
        <w:t>Description</w:t>
      </w:r>
      <w:r w:rsidR="008E0D70" w:rsidRPr="00003AE9">
        <w:rPr>
          <w:sz w:val="22"/>
          <w:szCs w:val="22"/>
        </w:rPr>
        <w:t xml:space="preserve"> w</w:t>
      </w:r>
      <w:r w:rsidRPr="00003AE9">
        <w:rPr>
          <w:sz w:val="22"/>
          <w:szCs w:val="22"/>
        </w:rPr>
        <w:t xml:space="preserve">ere suitably designed </w:t>
      </w:r>
      <w:r w:rsidR="008E0D70" w:rsidRPr="00003AE9">
        <w:rPr>
          <w:sz w:val="22"/>
          <w:szCs w:val="22"/>
        </w:rPr>
        <w:t xml:space="preserve">throughout the period from </w:t>
      </w:r>
      <w:r w:rsidR="008E0D70" w:rsidRPr="00003AE9">
        <w:rPr>
          <w:iCs/>
          <w:sz w:val="22"/>
          <w:szCs w:val="22"/>
        </w:rPr>
        <w:t>[</w:t>
      </w:r>
      <w:r w:rsidR="008E0D70" w:rsidRPr="00003AE9">
        <w:rPr>
          <w:b/>
          <w:iCs/>
          <w:sz w:val="22"/>
          <w:szCs w:val="22"/>
        </w:rPr>
        <w:t>date</w:t>
      </w:r>
      <w:r w:rsidR="008E0D70" w:rsidRPr="00003AE9">
        <w:rPr>
          <w:sz w:val="22"/>
          <w:szCs w:val="22"/>
        </w:rPr>
        <w:t>] to [</w:t>
      </w:r>
      <w:r w:rsidR="008E0D70" w:rsidRPr="00003AE9">
        <w:rPr>
          <w:b/>
          <w:sz w:val="22"/>
          <w:szCs w:val="22"/>
        </w:rPr>
        <w:t>date</w:t>
      </w:r>
      <w:r w:rsidR="008E0D70" w:rsidRPr="00003AE9">
        <w:rPr>
          <w:sz w:val="22"/>
          <w:szCs w:val="22"/>
        </w:rPr>
        <w:t xml:space="preserve">] </w:t>
      </w:r>
      <w:r w:rsidR="00B7509A" w:rsidRPr="00003AE9">
        <w:rPr>
          <w:sz w:val="22"/>
          <w:szCs w:val="22"/>
        </w:rPr>
        <w:t xml:space="preserve">to provide reasonable assurance that the </w:t>
      </w:r>
      <w:r w:rsidR="00387735">
        <w:rPr>
          <w:sz w:val="22"/>
          <w:szCs w:val="22"/>
        </w:rPr>
        <w:t>C</w:t>
      </w:r>
      <w:r w:rsidR="00B7509A" w:rsidRPr="00003AE9">
        <w:rPr>
          <w:sz w:val="22"/>
          <w:szCs w:val="22"/>
        </w:rPr>
        <w:t xml:space="preserve">ontrol </w:t>
      </w:r>
      <w:r w:rsidR="00387735">
        <w:rPr>
          <w:sz w:val="22"/>
          <w:szCs w:val="22"/>
        </w:rPr>
        <w:t>O</w:t>
      </w:r>
      <w:r w:rsidR="00B7509A" w:rsidRPr="00003AE9">
        <w:rPr>
          <w:sz w:val="22"/>
          <w:szCs w:val="22"/>
        </w:rPr>
        <w:t>bjectives would be achieved if the controls operated effectively throughout the period [</w:t>
      </w:r>
      <w:r w:rsidR="00B7509A" w:rsidRPr="00003AE9">
        <w:rPr>
          <w:b/>
          <w:sz w:val="22"/>
          <w:szCs w:val="22"/>
        </w:rPr>
        <w:t>date</w:t>
      </w:r>
      <w:r w:rsidR="00B7509A" w:rsidRPr="00003AE9">
        <w:rPr>
          <w:sz w:val="22"/>
          <w:szCs w:val="22"/>
        </w:rPr>
        <w:t>] to [</w:t>
      </w:r>
      <w:r w:rsidR="00B7509A" w:rsidRPr="00003AE9">
        <w:rPr>
          <w:b/>
          <w:sz w:val="22"/>
          <w:szCs w:val="22"/>
        </w:rPr>
        <w:t>date</w:t>
      </w:r>
      <w:r w:rsidR="00B7509A" w:rsidRPr="00003AE9">
        <w:rPr>
          <w:sz w:val="22"/>
          <w:szCs w:val="22"/>
        </w:rPr>
        <w:t>]</w:t>
      </w:r>
      <w:r w:rsidR="006241AA" w:rsidRPr="00003AE9">
        <w:rPr>
          <w:sz w:val="22"/>
          <w:szCs w:val="22"/>
        </w:rPr>
        <w:t xml:space="preserve"> </w:t>
      </w:r>
      <w:r w:rsidR="0029199D">
        <w:rPr>
          <w:sz w:val="22"/>
          <w:szCs w:val="22"/>
        </w:rPr>
        <w:t>[</w:t>
      </w:r>
      <w:r w:rsidR="006241AA" w:rsidRPr="0029199D">
        <w:rPr>
          <w:bCs/>
          <w:sz w:val="22"/>
          <w:szCs w:val="22"/>
        </w:rPr>
        <w:t xml:space="preserve">and </w:t>
      </w:r>
      <w:r w:rsidR="00C07655" w:rsidRPr="0029199D">
        <w:rPr>
          <w:bCs/>
          <w:sz w:val="22"/>
          <w:szCs w:val="22"/>
        </w:rPr>
        <w:t xml:space="preserve">if </w:t>
      </w:r>
      <w:commentRangeStart w:id="26"/>
      <w:r w:rsidR="006241AA" w:rsidRPr="0029199D">
        <w:rPr>
          <w:bCs/>
          <w:sz w:val="22"/>
          <w:szCs w:val="22"/>
        </w:rPr>
        <w:t>user entities</w:t>
      </w:r>
      <w:commentRangeEnd w:id="26"/>
      <w:r w:rsidR="00883A58" w:rsidRPr="0029199D">
        <w:rPr>
          <w:rStyle w:val="CommentReference"/>
          <w:bCs/>
          <w:sz w:val="22"/>
          <w:szCs w:val="22"/>
        </w:rPr>
        <w:commentReference w:id="26"/>
      </w:r>
      <w:r w:rsidR="006241AA" w:rsidRPr="0029199D">
        <w:rPr>
          <w:bCs/>
          <w:sz w:val="22"/>
          <w:szCs w:val="22"/>
        </w:rPr>
        <w:t xml:space="preserve"> applied the complementary control</w:t>
      </w:r>
      <w:r w:rsidR="00FD4525" w:rsidRPr="0029199D">
        <w:rPr>
          <w:bCs/>
          <w:sz w:val="22"/>
          <w:szCs w:val="22"/>
        </w:rPr>
        <w:t>s</w:t>
      </w:r>
      <w:r w:rsidR="002B377D" w:rsidRPr="0029199D">
        <w:rPr>
          <w:bCs/>
          <w:sz w:val="22"/>
          <w:szCs w:val="22"/>
        </w:rPr>
        <w:t xml:space="preserve"> </w:t>
      </w:r>
      <w:r w:rsidR="00E14913" w:rsidRPr="0029199D">
        <w:rPr>
          <w:bCs/>
          <w:sz w:val="22"/>
          <w:szCs w:val="22"/>
        </w:rPr>
        <w:t xml:space="preserve">assumed </w:t>
      </w:r>
      <w:r w:rsidR="00516102" w:rsidRPr="0029199D">
        <w:rPr>
          <w:bCs/>
          <w:sz w:val="22"/>
          <w:szCs w:val="22"/>
        </w:rPr>
        <w:t xml:space="preserve">in the design of </w:t>
      </w:r>
      <w:r w:rsidR="00516102" w:rsidRPr="00003AE9">
        <w:rPr>
          <w:sz w:val="22"/>
          <w:szCs w:val="22"/>
        </w:rPr>
        <w:t>[</w:t>
      </w:r>
      <w:r w:rsidR="00A6797F" w:rsidRPr="00003AE9">
        <w:rPr>
          <w:b/>
          <w:sz w:val="22"/>
          <w:szCs w:val="22"/>
        </w:rPr>
        <w:t xml:space="preserve">Service organization </w:t>
      </w:r>
      <w:r w:rsidR="00387735">
        <w:rPr>
          <w:b/>
          <w:sz w:val="22"/>
          <w:szCs w:val="22"/>
        </w:rPr>
        <w:t xml:space="preserve">short </w:t>
      </w:r>
      <w:r w:rsidR="00C15CEB" w:rsidRPr="00003AE9">
        <w:rPr>
          <w:b/>
          <w:sz w:val="22"/>
          <w:szCs w:val="22"/>
        </w:rPr>
        <w:t>n</w:t>
      </w:r>
      <w:r w:rsidR="00516102" w:rsidRPr="00003AE9">
        <w:rPr>
          <w:b/>
          <w:sz w:val="22"/>
          <w:szCs w:val="22"/>
        </w:rPr>
        <w:t>ame</w:t>
      </w:r>
      <w:r w:rsidR="00516102" w:rsidRPr="00003AE9">
        <w:rPr>
          <w:sz w:val="22"/>
          <w:szCs w:val="22"/>
        </w:rPr>
        <w:t>]</w:t>
      </w:r>
      <w:r w:rsidR="00516102" w:rsidRPr="0029199D">
        <w:rPr>
          <w:bCs/>
          <w:sz w:val="22"/>
          <w:szCs w:val="22"/>
        </w:rPr>
        <w:t>’s controls</w:t>
      </w:r>
      <w:r w:rsidR="006241AA" w:rsidRPr="0029199D">
        <w:rPr>
          <w:bCs/>
          <w:sz w:val="22"/>
          <w:szCs w:val="22"/>
        </w:rPr>
        <w:t xml:space="preserve"> throughout the period</w:t>
      </w:r>
      <w:r w:rsidR="006241AA" w:rsidRPr="00003AE9">
        <w:rPr>
          <w:b/>
          <w:sz w:val="22"/>
          <w:szCs w:val="22"/>
        </w:rPr>
        <w:t xml:space="preserve"> [date]</w:t>
      </w:r>
      <w:r w:rsidR="006241AA" w:rsidRPr="0029199D">
        <w:rPr>
          <w:bCs/>
          <w:sz w:val="22"/>
          <w:szCs w:val="22"/>
        </w:rPr>
        <w:t xml:space="preserve"> to</w:t>
      </w:r>
      <w:r w:rsidR="006241AA" w:rsidRPr="00003AE9">
        <w:rPr>
          <w:sz w:val="22"/>
          <w:szCs w:val="22"/>
        </w:rPr>
        <w:t xml:space="preserve"> [</w:t>
      </w:r>
      <w:r w:rsidR="006241AA" w:rsidRPr="00003AE9">
        <w:rPr>
          <w:b/>
          <w:sz w:val="22"/>
          <w:szCs w:val="22"/>
        </w:rPr>
        <w:t>date</w:t>
      </w:r>
      <w:r w:rsidR="006241AA" w:rsidRPr="00003AE9">
        <w:rPr>
          <w:sz w:val="22"/>
          <w:szCs w:val="22"/>
        </w:rPr>
        <w:t>]</w:t>
      </w:r>
      <w:r w:rsidR="0029199D">
        <w:rPr>
          <w:sz w:val="22"/>
          <w:szCs w:val="22"/>
        </w:rPr>
        <w:t>]</w:t>
      </w:r>
      <w:r w:rsidR="00003AE9">
        <w:rPr>
          <w:sz w:val="22"/>
          <w:szCs w:val="22"/>
        </w:rPr>
        <w:t>.</w:t>
      </w:r>
      <w:r w:rsidR="00CC461C" w:rsidRPr="00003AE9">
        <w:rPr>
          <w:sz w:val="22"/>
          <w:szCs w:val="22"/>
        </w:rPr>
        <w:br/>
      </w:r>
    </w:p>
    <w:p w14:paraId="7A0A5972" w14:textId="2BDEA1DD" w:rsidR="00C87C60" w:rsidRPr="00003AE9" w:rsidRDefault="009A2073" w:rsidP="00003AE9">
      <w:pPr>
        <w:widowControl w:val="0"/>
        <w:snapToGrid w:val="0"/>
        <w:spacing w:line="276" w:lineRule="auto"/>
        <w:ind w:left="720" w:hanging="360"/>
        <w:jc w:val="both"/>
        <w:rPr>
          <w:sz w:val="22"/>
          <w:szCs w:val="22"/>
        </w:rPr>
      </w:pPr>
      <w:r w:rsidRPr="00003AE9">
        <w:rPr>
          <w:sz w:val="22"/>
          <w:szCs w:val="22"/>
        </w:rPr>
        <w:t>c</w:t>
      </w:r>
      <w:r w:rsidR="00B7509A" w:rsidRPr="00003AE9">
        <w:rPr>
          <w:sz w:val="22"/>
          <w:szCs w:val="22"/>
        </w:rPr>
        <w:t xml:space="preserve">. </w:t>
      </w:r>
      <w:r w:rsidR="00B7509A" w:rsidRPr="00003AE9">
        <w:rPr>
          <w:sz w:val="22"/>
          <w:szCs w:val="22"/>
        </w:rPr>
        <w:tab/>
      </w:r>
      <w:r w:rsidR="006C5FC0" w:rsidRPr="00003AE9">
        <w:rPr>
          <w:sz w:val="22"/>
          <w:szCs w:val="22"/>
        </w:rPr>
        <w:t>T</w:t>
      </w:r>
      <w:r w:rsidR="00B7509A" w:rsidRPr="00003AE9">
        <w:rPr>
          <w:sz w:val="22"/>
          <w:szCs w:val="22"/>
        </w:rPr>
        <w:t>he</w:t>
      </w:r>
      <w:r w:rsidRPr="00003AE9">
        <w:rPr>
          <w:sz w:val="22"/>
          <w:szCs w:val="22"/>
        </w:rPr>
        <w:t xml:space="preserve"> controls </w:t>
      </w:r>
      <w:r w:rsidR="008E0D70" w:rsidRPr="00003AE9">
        <w:rPr>
          <w:sz w:val="22"/>
          <w:szCs w:val="22"/>
        </w:rPr>
        <w:t xml:space="preserve">tested, which were those necessary to provide reasonable assurance that the </w:t>
      </w:r>
      <w:r w:rsidR="00387735">
        <w:rPr>
          <w:sz w:val="22"/>
          <w:szCs w:val="22"/>
        </w:rPr>
        <w:t>C</w:t>
      </w:r>
      <w:r w:rsidR="008E0D70" w:rsidRPr="00003AE9">
        <w:rPr>
          <w:sz w:val="22"/>
          <w:szCs w:val="22"/>
        </w:rPr>
        <w:t xml:space="preserve">ontrol </w:t>
      </w:r>
      <w:r w:rsidR="00387735">
        <w:rPr>
          <w:sz w:val="22"/>
          <w:szCs w:val="22"/>
        </w:rPr>
        <w:t>O</w:t>
      </w:r>
      <w:r w:rsidR="008E0D70" w:rsidRPr="00003AE9">
        <w:rPr>
          <w:sz w:val="22"/>
          <w:szCs w:val="22"/>
        </w:rPr>
        <w:t xml:space="preserve">bjectives stated in the </w:t>
      </w:r>
      <w:r w:rsidR="009A393E" w:rsidRPr="00003AE9">
        <w:rPr>
          <w:sz w:val="22"/>
          <w:szCs w:val="22"/>
        </w:rPr>
        <w:t>Description</w:t>
      </w:r>
      <w:r w:rsidR="008E0D70" w:rsidRPr="00003AE9">
        <w:rPr>
          <w:sz w:val="22"/>
          <w:szCs w:val="22"/>
        </w:rPr>
        <w:t xml:space="preserve"> were achieved, </w:t>
      </w:r>
      <w:r w:rsidR="00E14913" w:rsidRPr="00003AE9">
        <w:rPr>
          <w:sz w:val="22"/>
          <w:szCs w:val="22"/>
        </w:rPr>
        <w:t xml:space="preserve">operated effectively throughout the period </w:t>
      </w:r>
      <w:r w:rsidR="00E14913" w:rsidRPr="00003AE9">
        <w:rPr>
          <w:iCs/>
          <w:sz w:val="22"/>
          <w:szCs w:val="22"/>
        </w:rPr>
        <w:t>[</w:t>
      </w:r>
      <w:r w:rsidR="00E14913" w:rsidRPr="00003AE9">
        <w:rPr>
          <w:b/>
          <w:iCs/>
          <w:sz w:val="22"/>
          <w:szCs w:val="22"/>
        </w:rPr>
        <w:t>date</w:t>
      </w:r>
      <w:r w:rsidR="00E14913" w:rsidRPr="00003AE9">
        <w:rPr>
          <w:iCs/>
          <w:sz w:val="22"/>
          <w:szCs w:val="22"/>
        </w:rPr>
        <w:t>]</w:t>
      </w:r>
      <w:r w:rsidR="00E14913" w:rsidRPr="00003AE9">
        <w:rPr>
          <w:i/>
          <w:iCs/>
          <w:sz w:val="22"/>
          <w:szCs w:val="22"/>
        </w:rPr>
        <w:t xml:space="preserve"> </w:t>
      </w:r>
      <w:r w:rsidR="00E14913" w:rsidRPr="00003AE9">
        <w:rPr>
          <w:sz w:val="22"/>
          <w:szCs w:val="22"/>
        </w:rPr>
        <w:t xml:space="preserve">to </w:t>
      </w:r>
      <w:r w:rsidR="00E14913" w:rsidRPr="00003AE9">
        <w:rPr>
          <w:iCs/>
          <w:sz w:val="22"/>
          <w:szCs w:val="22"/>
        </w:rPr>
        <w:t>[</w:t>
      </w:r>
      <w:r w:rsidR="00E14913" w:rsidRPr="00003AE9">
        <w:rPr>
          <w:b/>
          <w:iCs/>
          <w:sz w:val="22"/>
          <w:szCs w:val="22"/>
        </w:rPr>
        <w:t>date</w:t>
      </w:r>
      <w:r w:rsidR="00E14913" w:rsidRPr="00003AE9">
        <w:rPr>
          <w:iCs/>
          <w:sz w:val="22"/>
          <w:szCs w:val="22"/>
        </w:rPr>
        <w:t>]</w:t>
      </w:r>
      <w:r w:rsidR="00E14913" w:rsidRPr="00003AE9">
        <w:rPr>
          <w:sz w:val="22"/>
          <w:szCs w:val="22"/>
        </w:rPr>
        <w:t xml:space="preserve"> </w:t>
      </w:r>
      <w:r w:rsidR="00387735">
        <w:rPr>
          <w:sz w:val="22"/>
          <w:szCs w:val="22"/>
        </w:rPr>
        <w:t>[</w:t>
      </w:r>
      <w:r w:rsidR="00E14913" w:rsidRPr="00387735">
        <w:rPr>
          <w:bCs/>
          <w:sz w:val="22"/>
          <w:szCs w:val="22"/>
        </w:rPr>
        <w:t xml:space="preserve">if </w:t>
      </w:r>
      <w:r w:rsidR="006241AA" w:rsidRPr="00387735">
        <w:rPr>
          <w:bCs/>
          <w:sz w:val="22"/>
          <w:szCs w:val="22"/>
        </w:rPr>
        <w:t xml:space="preserve">complementary </w:t>
      </w:r>
      <w:commentRangeStart w:id="27"/>
      <w:r w:rsidR="006241AA" w:rsidRPr="00387735">
        <w:rPr>
          <w:bCs/>
          <w:sz w:val="22"/>
          <w:szCs w:val="22"/>
        </w:rPr>
        <w:t>user entity</w:t>
      </w:r>
      <w:commentRangeEnd w:id="27"/>
      <w:r w:rsidR="00883A58" w:rsidRPr="00387735">
        <w:rPr>
          <w:rStyle w:val="CommentReference"/>
          <w:bCs/>
          <w:sz w:val="22"/>
          <w:szCs w:val="22"/>
        </w:rPr>
        <w:commentReference w:id="27"/>
      </w:r>
      <w:r w:rsidR="006241AA" w:rsidRPr="00387735">
        <w:rPr>
          <w:bCs/>
          <w:sz w:val="22"/>
          <w:szCs w:val="22"/>
        </w:rPr>
        <w:t xml:space="preserve"> controls</w:t>
      </w:r>
      <w:r w:rsidR="00E14913" w:rsidRPr="00387735">
        <w:rPr>
          <w:bCs/>
          <w:sz w:val="22"/>
          <w:szCs w:val="22"/>
        </w:rPr>
        <w:t xml:space="preserve"> assumed in the design of </w:t>
      </w:r>
      <w:r w:rsidR="00E14913" w:rsidRPr="00003AE9">
        <w:rPr>
          <w:b/>
          <w:sz w:val="22"/>
          <w:szCs w:val="22"/>
        </w:rPr>
        <w:t>[</w:t>
      </w:r>
      <w:r w:rsidR="00496F56" w:rsidRPr="00003AE9">
        <w:rPr>
          <w:b/>
          <w:sz w:val="22"/>
          <w:szCs w:val="22"/>
        </w:rPr>
        <w:t xml:space="preserve">Service organization </w:t>
      </w:r>
      <w:r w:rsidR="00387735">
        <w:rPr>
          <w:b/>
          <w:sz w:val="22"/>
          <w:szCs w:val="22"/>
        </w:rPr>
        <w:t xml:space="preserve">short </w:t>
      </w:r>
      <w:r w:rsidR="00496F56" w:rsidRPr="00003AE9">
        <w:rPr>
          <w:b/>
          <w:sz w:val="22"/>
          <w:szCs w:val="22"/>
        </w:rPr>
        <w:t>name</w:t>
      </w:r>
      <w:r w:rsidR="00E14913" w:rsidRPr="00003AE9">
        <w:rPr>
          <w:b/>
          <w:sz w:val="22"/>
          <w:szCs w:val="22"/>
        </w:rPr>
        <w:t>]</w:t>
      </w:r>
      <w:r w:rsidR="00E14913" w:rsidRPr="00387735">
        <w:rPr>
          <w:bCs/>
          <w:sz w:val="22"/>
          <w:szCs w:val="22"/>
        </w:rPr>
        <w:t>’s controls operated effectively throughout the period</w:t>
      </w:r>
      <w:r w:rsidR="00E14913" w:rsidRPr="00003AE9">
        <w:rPr>
          <w:b/>
          <w:sz w:val="22"/>
          <w:szCs w:val="22"/>
        </w:rPr>
        <w:t xml:space="preserve"> [</w:t>
      </w:r>
      <w:r w:rsidR="00496F56" w:rsidRPr="00003AE9">
        <w:rPr>
          <w:b/>
          <w:sz w:val="22"/>
          <w:szCs w:val="22"/>
        </w:rPr>
        <w:t>date</w:t>
      </w:r>
      <w:r w:rsidR="00E14913" w:rsidRPr="00003AE9">
        <w:rPr>
          <w:b/>
          <w:sz w:val="22"/>
          <w:szCs w:val="22"/>
        </w:rPr>
        <w:t>]</w:t>
      </w:r>
      <w:r w:rsidR="00E14913" w:rsidRPr="00387735">
        <w:rPr>
          <w:bCs/>
          <w:sz w:val="22"/>
          <w:szCs w:val="22"/>
        </w:rPr>
        <w:t xml:space="preserve"> t</w:t>
      </w:r>
      <w:r w:rsidR="00E14913" w:rsidRPr="00003AE9">
        <w:rPr>
          <w:b/>
          <w:sz w:val="22"/>
          <w:szCs w:val="22"/>
        </w:rPr>
        <w:t>o</w:t>
      </w:r>
      <w:r w:rsidR="00E14913" w:rsidRPr="00003AE9">
        <w:rPr>
          <w:sz w:val="22"/>
          <w:szCs w:val="22"/>
        </w:rPr>
        <w:t xml:space="preserve"> </w:t>
      </w:r>
      <w:r w:rsidR="00E14913" w:rsidRPr="00003AE9">
        <w:rPr>
          <w:b/>
          <w:sz w:val="22"/>
          <w:szCs w:val="22"/>
        </w:rPr>
        <w:t>[date]</w:t>
      </w:r>
      <w:r w:rsidR="00387735">
        <w:rPr>
          <w:b/>
          <w:sz w:val="22"/>
          <w:szCs w:val="22"/>
        </w:rPr>
        <w:t>]</w:t>
      </w:r>
      <w:r w:rsidR="00E14913" w:rsidRPr="00003AE9">
        <w:rPr>
          <w:sz w:val="22"/>
          <w:szCs w:val="22"/>
        </w:rPr>
        <w:t>.</w:t>
      </w:r>
    </w:p>
    <w:p w14:paraId="5AE0D9C8" w14:textId="2DDA521A" w:rsidR="003242CA" w:rsidRPr="00003AE9" w:rsidRDefault="003242CA" w:rsidP="00003AE9">
      <w:pPr>
        <w:widowControl w:val="0"/>
        <w:snapToGrid w:val="0"/>
        <w:spacing w:line="276" w:lineRule="auto"/>
        <w:jc w:val="both"/>
        <w:rPr>
          <w:sz w:val="22"/>
          <w:szCs w:val="22"/>
        </w:rPr>
      </w:pPr>
    </w:p>
    <w:p w14:paraId="2B8C7B0D" w14:textId="77777777" w:rsidR="00A13772" w:rsidRPr="00003AE9" w:rsidRDefault="00A13772" w:rsidP="00003AE9">
      <w:pPr>
        <w:widowControl w:val="0"/>
        <w:snapToGrid w:val="0"/>
        <w:spacing w:line="276" w:lineRule="auto"/>
        <w:jc w:val="both"/>
        <w:rPr>
          <w:sz w:val="22"/>
          <w:szCs w:val="22"/>
        </w:rPr>
      </w:pPr>
    </w:p>
    <w:p w14:paraId="663F0BC7" w14:textId="77777777" w:rsidR="00533F2F" w:rsidRPr="00003AE9" w:rsidRDefault="00533F2F" w:rsidP="00003AE9">
      <w:pPr>
        <w:pStyle w:val="Default"/>
        <w:widowControl w:val="0"/>
        <w:snapToGrid w:val="0"/>
        <w:spacing w:line="276" w:lineRule="auto"/>
        <w:jc w:val="both"/>
        <w:rPr>
          <w:sz w:val="22"/>
          <w:szCs w:val="22"/>
        </w:rPr>
      </w:pPr>
      <w:r w:rsidRPr="00003AE9">
        <w:rPr>
          <w:i/>
          <w:iCs/>
          <w:sz w:val="22"/>
          <w:szCs w:val="22"/>
        </w:rPr>
        <w:t xml:space="preserve">Description of </w:t>
      </w:r>
      <w:r w:rsidRPr="0002572B">
        <w:rPr>
          <w:i/>
          <w:iCs/>
          <w:sz w:val="22"/>
          <w:szCs w:val="22"/>
          <w:rPrChange w:id="28" w:author="作者">
            <w:rPr>
              <w:sz w:val="22"/>
              <w:szCs w:val="22"/>
            </w:rPr>
          </w:rPrChange>
        </w:rPr>
        <w:t>tests</w:t>
      </w:r>
      <w:r w:rsidRPr="0002572B">
        <w:rPr>
          <w:i/>
          <w:iCs/>
          <w:sz w:val="22"/>
          <w:szCs w:val="22"/>
        </w:rPr>
        <w:t xml:space="preserve"> of </w:t>
      </w:r>
      <w:r w:rsidRPr="0002572B">
        <w:rPr>
          <w:i/>
          <w:iCs/>
          <w:sz w:val="22"/>
          <w:szCs w:val="22"/>
          <w:rPrChange w:id="29" w:author="作者">
            <w:rPr>
              <w:sz w:val="22"/>
              <w:szCs w:val="22"/>
            </w:rPr>
          </w:rPrChange>
        </w:rPr>
        <w:t>controls</w:t>
      </w:r>
      <w:r w:rsidRPr="00003AE9">
        <w:rPr>
          <w:i/>
          <w:iCs/>
          <w:sz w:val="22"/>
          <w:szCs w:val="22"/>
        </w:rPr>
        <w:t xml:space="preserve"> </w:t>
      </w:r>
    </w:p>
    <w:p w14:paraId="1BB3AF8E" w14:textId="3C0E3484" w:rsidR="00533F2F" w:rsidRPr="00003AE9" w:rsidRDefault="00533F2F" w:rsidP="00003AE9">
      <w:pPr>
        <w:widowControl w:val="0"/>
        <w:snapToGrid w:val="0"/>
        <w:spacing w:line="276" w:lineRule="auto"/>
        <w:jc w:val="both"/>
        <w:rPr>
          <w:sz w:val="22"/>
          <w:szCs w:val="22"/>
        </w:rPr>
      </w:pPr>
      <w:r w:rsidRPr="00003AE9">
        <w:rPr>
          <w:sz w:val="22"/>
          <w:szCs w:val="22"/>
        </w:rPr>
        <w:t xml:space="preserve">The specific controls </w:t>
      </w:r>
      <w:proofErr w:type="gramStart"/>
      <w:r w:rsidRPr="00003AE9">
        <w:rPr>
          <w:sz w:val="22"/>
          <w:szCs w:val="22"/>
        </w:rPr>
        <w:t>tested</w:t>
      </w:r>
      <w:proofErr w:type="gramEnd"/>
      <w:r w:rsidRPr="00003AE9">
        <w:rPr>
          <w:sz w:val="22"/>
          <w:szCs w:val="22"/>
        </w:rPr>
        <w:t xml:space="preserve"> and the nature, timing, and results of those tests are listed</w:t>
      </w:r>
      <w:r w:rsidR="00770737">
        <w:rPr>
          <w:sz w:val="22"/>
          <w:szCs w:val="22"/>
        </w:rPr>
        <w:t xml:space="preserve"> in the accompanying </w:t>
      </w:r>
      <w:r w:rsidR="00770737" w:rsidRPr="00D21995">
        <w:rPr>
          <w:i/>
          <w:iCs/>
          <w:sz w:val="22"/>
          <w:szCs w:val="22"/>
        </w:rPr>
        <w:t>Section IV</w:t>
      </w:r>
      <w:r w:rsidR="00B70A49" w:rsidRPr="00D21995">
        <w:rPr>
          <w:i/>
          <w:iCs/>
          <w:sz w:val="22"/>
          <w:szCs w:val="22"/>
        </w:rPr>
        <w:t xml:space="preserve"> - </w:t>
      </w:r>
      <w:r w:rsidR="00D21995" w:rsidRPr="00544B2F">
        <w:rPr>
          <w:i/>
          <w:iCs/>
          <w:sz w:val="22"/>
          <w:szCs w:val="22"/>
        </w:rPr>
        <w:t>Description of Control Objectives, Controls, Tests and Results of Tests</w:t>
      </w:r>
      <w:commentRangeStart w:id="30"/>
      <w:commentRangeEnd w:id="30"/>
      <w:r w:rsidR="00D21995" w:rsidRPr="00544B2F">
        <w:rPr>
          <w:rStyle w:val="CommentReference"/>
          <w:sz w:val="22"/>
          <w:szCs w:val="22"/>
        </w:rPr>
        <w:commentReference w:id="30"/>
      </w:r>
      <w:r w:rsidR="00D21995" w:rsidRPr="00544B2F">
        <w:rPr>
          <w:sz w:val="22"/>
          <w:szCs w:val="22"/>
        </w:rPr>
        <w:t xml:space="preserve"> (</w:t>
      </w:r>
      <w:r w:rsidR="00D21995" w:rsidRPr="00544B2F">
        <w:rPr>
          <w:sz w:val="22"/>
          <w:szCs w:val="22"/>
          <w:lang w:eastAsia="zh-CN"/>
        </w:rPr>
        <w:t>the</w:t>
      </w:r>
      <w:r w:rsidR="00D21995" w:rsidRPr="00544B2F">
        <w:rPr>
          <w:sz w:val="22"/>
          <w:szCs w:val="22"/>
        </w:rPr>
        <w:t xml:space="preserve"> “Description of Tests and Results”)</w:t>
      </w:r>
      <w:r w:rsidRPr="00003AE9">
        <w:rPr>
          <w:sz w:val="22"/>
          <w:szCs w:val="22"/>
        </w:rPr>
        <w:t>.</w:t>
      </w:r>
    </w:p>
    <w:p w14:paraId="5762A164" w14:textId="47595FC3" w:rsidR="00533F2F" w:rsidRPr="00003AE9" w:rsidRDefault="00533F2F" w:rsidP="00003AE9">
      <w:pPr>
        <w:widowControl w:val="0"/>
        <w:snapToGrid w:val="0"/>
        <w:spacing w:line="276" w:lineRule="auto"/>
        <w:jc w:val="both"/>
        <w:rPr>
          <w:sz w:val="22"/>
          <w:szCs w:val="22"/>
        </w:rPr>
      </w:pPr>
    </w:p>
    <w:p w14:paraId="4ABBA4F7" w14:textId="77777777" w:rsidR="00A13772" w:rsidRPr="00003AE9" w:rsidRDefault="00A13772" w:rsidP="00003AE9">
      <w:pPr>
        <w:widowControl w:val="0"/>
        <w:snapToGrid w:val="0"/>
        <w:spacing w:line="276" w:lineRule="auto"/>
        <w:jc w:val="both"/>
        <w:rPr>
          <w:sz w:val="22"/>
          <w:szCs w:val="22"/>
        </w:rPr>
      </w:pPr>
    </w:p>
    <w:p w14:paraId="7F0FBD39" w14:textId="665F3307" w:rsidR="00B7509A" w:rsidRPr="00003AE9" w:rsidRDefault="00DA1436" w:rsidP="00003AE9">
      <w:pPr>
        <w:widowControl w:val="0"/>
        <w:snapToGrid w:val="0"/>
        <w:spacing w:line="276" w:lineRule="auto"/>
        <w:jc w:val="both"/>
        <w:rPr>
          <w:i/>
          <w:sz w:val="22"/>
          <w:szCs w:val="22"/>
        </w:rPr>
      </w:pPr>
      <w:r w:rsidRPr="00003AE9">
        <w:rPr>
          <w:i/>
          <w:sz w:val="22"/>
          <w:szCs w:val="22"/>
        </w:rPr>
        <w:t>Intended users and purpose</w:t>
      </w:r>
      <w:r w:rsidR="006C384B" w:rsidRPr="00003AE9">
        <w:rPr>
          <w:i/>
          <w:sz w:val="22"/>
          <w:szCs w:val="22"/>
        </w:rPr>
        <w:t xml:space="preserve"> </w:t>
      </w:r>
    </w:p>
    <w:p w14:paraId="19DB1F4F" w14:textId="3ED325BD" w:rsidR="00C87C60" w:rsidRPr="00003AE9" w:rsidRDefault="00B7509A" w:rsidP="00003AE9">
      <w:pPr>
        <w:widowControl w:val="0"/>
        <w:snapToGrid w:val="0"/>
        <w:spacing w:line="276" w:lineRule="auto"/>
        <w:jc w:val="both"/>
        <w:rPr>
          <w:sz w:val="22"/>
          <w:szCs w:val="22"/>
        </w:rPr>
      </w:pPr>
      <w:r w:rsidRPr="00003AE9">
        <w:rPr>
          <w:sz w:val="22"/>
          <w:szCs w:val="22"/>
        </w:rPr>
        <w:t>This report</w:t>
      </w:r>
      <w:r w:rsidR="00DA1436" w:rsidRPr="00003AE9">
        <w:rPr>
          <w:sz w:val="22"/>
          <w:szCs w:val="22"/>
        </w:rPr>
        <w:t xml:space="preserve"> and</w:t>
      </w:r>
      <w:r w:rsidR="003A21BE" w:rsidRPr="00003AE9">
        <w:rPr>
          <w:sz w:val="22"/>
          <w:szCs w:val="22"/>
        </w:rPr>
        <w:t xml:space="preserve"> </w:t>
      </w:r>
      <w:r w:rsidR="0040428F">
        <w:rPr>
          <w:sz w:val="22"/>
          <w:szCs w:val="22"/>
        </w:rPr>
        <w:t xml:space="preserve">the </w:t>
      </w:r>
      <w:r w:rsidR="0040428F" w:rsidRPr="00544B2F">
        <w:rPr>
          <w:sz w:val="22"/>
          <w:szCs w:val="22"/>
        </w:rPr>
        <w:t>Description of Tests and Results</w:t>
      </w:r>
      <w:r w:rsidR="0040428F" w:rsidRPr="00003AE9" w:rsidDel="003A4467">
        <w:rPr>
          <w:sz w:val="22"/>
          <w:szCs w:val="22"/>
        </w:rPr>
        <w:t xml:space="preserve"> </w:t>
      </w:r>
      <w:r w:rsidR="00DA1436" w:rsidRPr="00003AE9">
        <w:rPr>
          <w:sz w:val="22"/>
          <w:szCs w:val="22"/>
        </w:rPr>
        <w:t>are</w:t>
      </w:r>
      <w:r w:rsidRPr="00003AE9">
        <w:rPr>
          <w:sz w:val="22"/>
          <w:szCs w:val="22"/>
        </w:rPr>
        <w:t xml:space="preserve"> intended </w:t>
      </w:r>
      <w:r w:rsidR="00DA1436" w:rsidRPr="00003AE9">
        <w:rPr>
          <w:sz w:val="22"/>
          <w:szCs w:val="22"/>
        </w:rPr>
        <w:t>only</w:t>
      </w:r>
      <w:r w:rsidRPr="00003AE9">
        <w:rPr>
          <w:sz w:val="22"/>
          <w:szCs w:val="22"/>
        </w:rPr>
        <w:t xml:space="preserve"> for </w:t>
      </w:r>
      <w:r w:rsidR="009A393E" w:rsidRPr="00003AE9">
        <w:rPr>
          <w:sz w:val="22"/>
          <w:szCs w:val="22"/>
        </w:rPr>
        <w:t>user entities</w:t>
      </w:r>
      <w:r w:rsidRPr="00003AE9">
        <w:rPr>
          <w:sz w:val="22"/>
          <w:szCs w:val="22"/>
        </w:rPr>
        <w:t xml:space="preserve"> </w:t>
      </w:r>
      <w:r w:rsidR="00DA1436" w:rsidRPr="00003AE9">
        <w:rPr>
          <w:sz w:val="22"/>
          <w:szCs w:val="22"/>
        </w:rPr>
        <w:t>who have used</w:t>
      </w:r>
      <w:r w:rsidRPr="00003AE9">
        <w:rPr>
          <w:sz w:val="22"/>
          <w:szCs w:val="22"/>
        </w:rPr>
        <w:t xml:space="preserve"> </w:t>
      </w:r>
      <w:r w:rsidR="00E15B9E" w:rsidRPr="00003AE9">
        <w:rPr>
          <w:sz w:val="22"/>
          <w:szCs w:val="22"/>
        </w:rPr>
        <w:t>[</w:t>
      </w:r>
      <w:r w:rsidR="00A6797F" w:rsidRPr="00003AE9">
        <w:rPr>
          <w:b/>
          <w:sz w:val="22"/>
          <w:szCs w:val="22"/>
        </w:rPr>
        <w:t>Service organization</w:t>
      </w:r>
      <w:r w:rsidR="00E15B9E" w:rsidRPr="00003AE9">
        <w:rPr>
          <w:b/>
          <w:sz w:val="22"/>
          <w:szCs w:val="22"/>
        </w:rPr>
        <w:t xml:space="preserve"> </w:t>
      </w:r>
      <w:r w:rsidR="00ED5974" w:rsidRPr="00003AE9">
        <w:rPr>
          <w:b/>
          <w:sz w:val="22"/>
          <w:szCs w:val="22"/>
        </w:rPr>
        <w:t xml:space="preserve">short </w:t>
      </w:r>
      <w:r w:rsidR="00C15CEB" w:rsidRPr="00003AE9">
        <w:rPr>
          <w:b/>
          <w:sz w:val="22"/>
          <w:szCs w:val="22"/>
        </w:rPr>
        <w:t>n</w:t>
      </w:r>
      <w:r w:rsidR="00E15B9E" w:rsidRPr="00003AE9">
        <w:rPr>
          <w:b/>
          <w:sz w:val="22"/>
          <w:szCs w:val="22"/>
        </w:rPr>
        <w:t>ame</w:t>
      </w:r>
      <w:r w:rsidR="00E15B9E" w:rsidRPr="00003AE9">
        <w:rPr>
          <w:sz w:val="22"/>
          <w:szCs w:val="22"/>
        </w:rPr>
        <w:t>]</w:t>
      </w:r>
      <w:r w:rsidRPr="00003AE9">
        <w:rPr>
          <w:sz w:val="22"/>
          <w:szCs w:val="22"/>
        </w:rPr>
        <w:t>’s</w:t>
      </w:r>
      <w:r w:rsidR="00DA1436" w:rsidRPr="00003AE9">
        <w:rPr>
          <w:sz w:val="22"/>
          <w:szCs w:val="22"/>
        </w:rPr>
        <w:t xml:space="preserve"> </w:t>
      </w:r>
      <w:r w:rsidR="00883A58" w:rsidRPr="00003AE9">
        <w:rPr>
          <w:sz w:val="22"/>
          <w:szCs w:val="22"/>
        </w:rPr>
        <w:t>System</w:t>
      </w:r>
      <w:r w:rsidRPr="00003AE9">
        <w:rPr>
          <w:sz w:val="22"/>
          <w:szCs w:val="22"/>
        </w:rPr>
        <w:t>, and the</w:t>
      </w:r>
      <w:r w:rsidR="002949A5" w:rsidRPr="00003AE9">
        <w:rPr>
          <w:sz w:val="22"/>
          <w:szCs w:val="22"/>
        </w:rPr>
        <w:t>ir</w:t>
      </w:r>
      <w:r w:rsidRPr="00003AE9">
        <w:rPr>
          <w:sz w:val="22"/>
          <w:szCs w:val="22"/>
        </w:rPr>
        <w:t xml:space="preserve"> auditors</w:t>
      </w:r>
      <w:r w:rsidR="00DA1436" w:rsidRPr="00003AE9">
        <w:rPr>
          <w:sz w:val="22"/>
          <w:szCs w:val="22"/>
        </w:rPr>
        <w:t xml:space="preserve">, who </w:t>
      </w:r>
      <w:r w:rsidR="008F572F" w:rsidRPr="00003AE9">
        <w:rPr>
          <w:sz w:val="22"/>
          <w:szCs w:val="22"/>
        </w:rPr>
        <w:t xml:space="preserve">have a sufficient understanding to consider it, along with other information including information about controls </w:t>
      </w:r>
      <w:r w:rsidR="00E3295F" w:rsidRPr="00003AE9">
        <w:rPr>
          <w:sz w:val="22"/>
          <w:szCs w:val="22"/>
        </w:rPr>
        <w:t>operated</w:t>
      </w:r>
      <w:r w:rsidR="008F572F" w:rsidRPr="00003AE9">
        <w:rPr>
          <w:sz w:val="22"/>
          <w:szCs w:val="22"/>
        </w:rPr>
        <w:t xml:space="preserve"> by </w:t>
      </w:r>
      <w:r w:rsidR="009A393E" w:rsidRPr="00003AE9">
        <w:rPr>
          <w:sz w:val="22"/>
          <w:szCs w:val="22"/>
        </w:rPr>
        <w:t>user entities</w:t>
      </w:r>
      <w:r w:rsidRPr="00003AE9">
        <w:rPr>
          <w:sz w:val="22"/>
          <w:szCs w:val="22"/>
        </w:rPr>
        <w:t xml:space="preserve"> </w:t>
      </w:r>
      <w:r w:rsidR="008F572F" w:rsidRPr="00003AE9">
        <w:rPr>
          <w:sz w:val="22"/>
          <w:szCs w:val="22"/>
        </w:rPr>
        <w:t xml:space="preserve">themselves, when </w:t>
      </w:r>
      <w:r w:rsidR="00C07655" w:rsidRPr="00003AE9">
        <w:rPr>
          <w:sz w:val="22"/>
          <w:szCs w:val="22"/>
        </w:rPr>
        <w:t>assessing</w:t>
      </w:r>
      <w:r w:rsidR="00FB2331" w:rsidRPr="00003AE9">
        <w:rPr>
          <w:sz w:val="22"/>
          <w:szCs w:val="22"/>
        </w:rPr>
        <w:t xml:space="preserve"> </w:t>
      </w:r>
      <w:r w:rsidR="00C07655" w:rsidRPr="00003AE9">
        <w:rPr>
          <w:sz w:val="22"/>
          <w:szCs w:val="22"/>
        </w:rPr>
        <w:t xml:space="preserve">the </w:t>
      </w:r>
      <w:r w:rsidR="007C3870" w:rsidRPr="00003AE9">
        <w:rPr>
          <w:sz w:val="22"/>
          <w:szCs w:val="22"/>
        </w:rPr>
        <w:t>risks of m</w:t>
      </w:r>
      <w:r w:rsidRPr="00003AE9">
        <w:rPr>
          <w:sz w:val="22"/>
          <w:szCs w:val="22"/>
        </w:rPr>
        <w:t xml:space="preserve">aterial misstatements of </w:t>
      </w:r>
      <w:r w:rsidR="009A393E" w:rsidRPr="00003AE9">
        <w:rPr>
          <w:sz w:val="22"/>
          <w:szCs w:val="22"/>
        </w:rPr>
        <w:t>user entities’</w:t>
      </w:r>
      <w:r w:rsidRPr="00003AE9">
        <w:rPr>
          <w:sz w:val="22"/>
          <w:szCs w:val="22"/>
        </w:rPr>
        <w:t xml:space="preserve"> </w:t>
      </w:r>
      <w:r w:rsidR="007C3870" w:rsidRPr="00003AE9">
        <w:rPr>
          <w:sz w:val="22"/>
          <w:szCs w:val="22"/>
        </w:rPr>
        <w:t>financial statements.</w:t>
      </w:r>
    </w:p>
    <w:p w14:paraId="738CEA2F" w14:textId="5790C59E" w:rsidR="00A13772" w:rsidRDefault="00A13772" w:rsidP="00003AE9">
      <w:pPr>
        <w:widowControl w:val="0"/>
        <w:snapToGrid w:val="0"/>
        <w:spacing w:line="276" w:lineRule="auto"/>
        <w:jc w:val="both"/>
        <w:rPr>
          <w:sz w:val="22"/>
          <w:szCs w:val="22"/>
        </w:rPr>
      </w:pPr>
    </w:p>
    <w:p w14:paraId="67FA146B" w14:textId="7FEE2B6D" w:rsidR="00003AE9" w:rsidRDefault="00003AE9" w:rsidP="00003AE9">
      <w:pPr>
        <w:widowControl w:val="0"/>
        <w:snapToGrid w:val="0"/>
        <w:spacing w:line="276" w:lineRule="auto"/>
        <w:jc w:val="both"/>
        <w:rPr>
          <w:sz w:val="22"/>
          <w:szCs w:val="22"/>
        </w:rPr>
      </w:pPr>
    </w:p>
    <w:p w14:paraId="6F04FDA4" w14:textId="2D835EF6" w:rsidR="00003AE9" w:rsidRDefault="00003AE9" w:rsidP="00003AE9">
      <w:pPr>
        <w:widowControl w:val="0"/>
        <w:snapToGrid w:val="0"/>
        <w:spacing w:line="276" w:lineRule="auto"/>
        <w:jc w:val="both"/>
        <w:rPr>
          <w:sz w:val="22"/>
          <w:szCs w:val="22"/>
        </w:rPr>
      </w:pPr>
    </w:p>
    <w:p w14:paraId="23DEC9E0" w14:textId="34F36D4B" w:rsidR="00003AE9" w:rsidRDefault="00003AE9" w:rsidP="00003AE9">
      <w:pPr>
        <w:widowControl w:val="0"/>
        <w:snapToGrid w:val="0"/>
        <w:spacing w:line="276" w:lineRule="auto"/>
        <w:jc w:val="both"/>
        <w:rPr>
          <w:sz w:val="22"/>
          <w:szCs w:val="22"/>
        </w:rPr>
      </w:pPr>
    </w:p>
    <w:p w14:paraId="79B4A4B1" w14:textId="221F2153" w:rsidR="00003AE9" w:rsidRDefault="00003AE9" w:rsidP="00003AE9">
      <w:pPr>
        <w:widowControl w:val="0"/>
        <w:snapToGrid w:val="0"/>
        <w:spacing w:line="276" w:lineRule="auto"/>
        <w:jc w:val="both"/>
        <w:rPr>
          <w:sz w:val="22"/>
          <w:szCs w:val="22"/>
        </w:rPr>
      </w:pPr>
    </w:p>
    <w:p w14:paraId="1F4E2CEB" w14:textId="77777777" w:rsidR="00003AE9" w:rsidRPr="00003AE9" w:rsidRDefault="00003AE9" w:rsidP="00003AE9">
      <w:pPr>
        <w:widowControl w:val="0"/>
        <w:snapToGrid w:val="0"/>
        <w:spacing w:line="276" w:lineRule="auto"/>
        <w:jc w:val="both"/>
        <w:rPr>
          <w:sz w:val="22"/>
          <w:szCs w:val="22"/>
        </w:rPr>
      </w:pPr>
    </w:p>
    <w:p w14:paraId="419E2307" w14:textId="6AB2A001" w:rsidR="00A13772" w:rsidRPr="00003AE9" w:rsidRDefault="00A13772" w:rsidP="00003AE9">
      <w:pPr>
        <w:widowControl w:val="0"/>
        <w:snapToGrid w:val="0"/>
        <w:spacing w:line="276" w:lineRule="auto"/>
        <w:jc w:val="both"/>
        <w:rPr>
          <w:sz w:val="22"/>
          <w:szCs w:val="22"/>
        </w:rPr>
      </w:pPr>
    </w:p>
    <w:p w14:paraId="61B1339B" w14:textId="77777777" w:rsidR="00A13772" w:rsidRPr="00003AE9" w:rsidRDefault="00A13772" w:rsidP="00003AE9">
      <w:pPr>
        <w:widowControl w:val="0"/>
        <w:snapToGrid w:val="0"/>
        <w:spacing w:line="276" w:lineRule="auto"/>
        <w:jc w:val="both"/>
        <w:rPr>
          <w:sz w:val="22"/>
          <w:szCs w:val="22"/>
        </w:rPr>
      </w:pPr>
    </w:p>
    <w:p w14:paraId="204E93FC" w14:textId="77777777" w:rsidR="00DB2D0E" w:rsidRPr="00003AE9" w:rsidRDefault="00DB2D0E" w:rsidP="00003AE9">
      <w:pPr>
        <w:widowControl w:val="0"/>
        <w:snapToGrid w:val="0"/>
        <w:spacing w:line="276" w:lineRule="auto"/>
        <w:jc w:val="both"/>
        <w:rPr>
          <w:rFonts w:eastAsia="黑体"/>
          <w:b/>
          <w:bCs/>
          <w:sz w:val="22"/>
          <w:szCs w:val="22"/>
        </w:rPr>
      </w:pPr>
      <w:bookmarkStart w:id="33" w:name="_Hlk99051744"/>
      <w:commentRangeStart w:id="34"/>
      <w:r w:rsidRPr="00003AE9">
        <w:rPr>
          <w:rFonts w:eastAsia="黑体"/>
          <w:b/>
          <w:bCs/>
          <w:sz w:val="22"/>
          <w:szCs w:val="22"/>
        </w:rPr>
        <w:t>Ernst &amp; Young Hua Ming LLP Shanghai Branch [</w:t>
      </w:r>
      <w:r w:rsidRPr="00003AE9">
        <w:rPr>
          <w:b/>
          <w:sz w:val="22"/>
          <w:szCs w:val="22"/>
        </w:rPr>
        <w:t>Ernst &amp; Young Hua Ming LLP]</w:t>
      </w:r>
      <w:bookmarkEnd w:id="33"/>
    </w:p>
    <w:p w14:paraId="018FF88D" w14:textId="77777777" w:rsidR="00DB2D0E" w:rsidRPr="00003AE9" w:rsidRDefault="00DB2D0E" w:rsidP="00003AE9">
      <w:pPr>
        <w:widowControl w:val="0"/>
        <w:snapToGrid w:val="0"/>
        <w:spacing w:line="276" w:lineRule="auto"/>
        <w:jc w:val="both"/>
        <w:rPr>
          <w:b/>
          <w:sz w:val="22"/>
          <w:szCs w:val="22"/>
        </w:rPr>
      </w:pPr>
      <w:r w:rsidRPr="00003AE9">
        <w:rPr>
          <w:sz w:val="22"/>
          <w:szCs w:val="22"/>
        </w:rPr>
        <w:t>[</w:t>
      </w:r>
      <w:r w:rsidRPr="00003AE9">
        <w:rPr>
          <w:b/>
          <w:sz w:val="22"/>
          <w:szCs w:val="22"/>
        </w:rPr>
        <w:t>Date of the service auditor’s report</w:t>
      </w:r>
      <w:r w:rsidRPr="00003AE9">
        <w:rPr>
          <w:sz w:val="22"/>
          <w:szCs w:val="22"/>
        </w:rPr>
        <w:t>]</w:t>
      </w:r>
    </w:p>
    <w:p w14:paraId="56557ACE" w14:textId="03330699" w:rsidR="00DA1436" w:rsidRPr="00003AE9" w:rsidRDefault="00DB2D0E" w:rsidP="00003AE9">
      <w:pPr>
        <w:widowControl w:val="0"/>
        <w:snapToGrid w:val="0"/>
        <w:spacing w:line="276" w:lineRule="auto"/>
        <w:jc w:val="both"/>
        <w:rPr>
          <w:sz w:val="22"/>
          <w:szCs w:val="22"/>
        </w:rPr>
      </w:pPr>
      <w:bookmarkStart w:id="35" w:name="_Hlk99104009"/>
      <w:r w:rsidRPr="00003AE9">
        <w:rPr>
          <w:rFonts w:eastAsia="黑体"/>
          <w:b/>
          <w:bCs/>
          <w:sz w:val="22"/>
          <w:szCs w:val="22"/>
        </w:rPr>
        <w:t>Shanghai</w:t>
      </w:r>
      <w:r w:rsidR="00003AE9">
        <w:rPr>
          <w:rFonts w:eastAsia="黑体"/>
          <w:b/>
          <w:bCs/>
          <w:sz w:val="22"/>
          <w:szCs w:val="22"/>
        </w:rPr>
        <w:t>[Beijing, Shenzhen]</w:t>
      </w:r>
      <w:r w:rsidRPr="00003AE9">
        <w:rPr>
          <w:rFonts w:eastAsia="黑体"/>
          <w:b/>
          <w:bCs/>
          <w:sz w:val="22"/>
          <w:szCs w:val="22"/>
        </w:rPr>
        <w:t>, China</w:t>
      </w:r>
      <w:bookmarkEnd w:id="35"/>
      <w:commentRangeEnd w:id="34"/>
      <w:r w:rsidRPr="00003AE9">
        <w:rPr>
          <w:rStyle w:val="CommentReference"/>
          <w:sz w:val="22"/>
          <w:szCs w:val="22"/>
        </w:rPr>
        <w:commentReference w:id="34"/>
      </w:r>
    </w:p>
    <w:sectPr w:rsidR="00DA1436" w:rsidRPr="00003AE9" w:rsidSect="00003AE9">
      <w:footerReference w:type="default" r:id="rId17"/>
      <w:footerReference w:type="first" r:id="rId18"/>
      <w:pgSz w:w="11906" w:h="16838" w:code="9"/>
      <w:pgMar w:top="1440" w:right="1797" w:bottom="1440" w:left="1797"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作者" w:initials="A">
    <w:p w14:paraId="5AD6BEB7" w14:textId="116FFDEE" w:rsidR="00ED5974" w:rsidRDefault="00ED5974">
      <w:pPr>
        <w:pStyle w:val="CommentText"/>
        <w:rPr>
          <w:lang w:eastAsia="zh-CN"/>
        </w:rPr>
      </w:pPr>
      <w:r>
        <w:rPr>
          <w:rStyle w:val="CommentReference"/>
        </w:rPr>
        <w:annotationRef/>
      </w:r>
      <w:bookmarkStart w:id="1" w:name="_Hlk99110778"/>
      <w:r w:rsidRPr="006208E0">
        <w:rPr>
          <w:rFonts w:eastAsia="黑体" w:hint="eastAsia"/>
          <w:lang w:eastAsia="zh-CN"/>
        </w:rPr>
        <w:t>注：文档首页空</w:t>
      </w:r>
      <w:r w:rsidRPr="006208E0">
        <w:rPr>
          <w:rFonts w:eastAsia="黑体" w:hint="eastAsia"/>
          <w:lang w:eastAsia="zh-CN"/>
        </w:rPr>
        <w:t>4-5</w:t>
      </w:r>
      <w:r w:rsidRPr="006208E0">
        <w:rPr>
          <w:rFonts w:eastAsia="黑体" w:hint="eastAsia"/>
          <w:lang w:eastAsia="zh-CN"/>
        </w:rPr>
        <w:t>行，之后每页空</w:t>
      </w:r>
      <w:r w:rsidRPr="006208E0">
        <w:rPr>
          <w:rFonts w:eastAsia="黑体" w:hint="eastAsia"/>
          <w:lang w:eastAsia="zh-CN"/>
        </w:rPr>
        <w:t>1</w:t>
      </w:r>
      <w:r w:rsidRPr="006208E0">
        <w:rPr>
          <w:rFonts w:eastAsia="黑体" w:hint="eastAsia"/>
          <w:lang w:eastAsia="zh-CN"/>
        </w:rPr>
        <w:t>行，以避免被报告纸的</w:t>
      </w:r>
      <w:r w:rsidRPr="006208E0">
        <w:rPr>
          <w:rFonts w:eastAsia="黑体" w:hint="eastAsia"/>
          <w:lang w:eastAsia="zh-CN"/>
        </w:rPr>
        <w:t>EY</w:t>
      </w:r>
      <w:r w:rsidRPr="006208E0">
        <w:rPr>
          <w:rFonts w:eastAsia="黑体"/>
          <w:lang w:eastAsia="zh-CN"/>
        </w:rPr>
        <w:t xml:space="preserve"> </w:t>
      </w:r>
      <w:r w:rsidRPr="006208E0">
        <w:rPr>
          <w:rFonts w:eastAsia="黑体" w:hint="eastAsia"/>
          <w:lang w:eastAsia="zh-CN"/>
        </w:rPr>
        <w:t>logo</w:t>
      </w:r>
      <w:r w:rsidRPr="006208E0">
        <w:rPr>
          <w:rFonts w:eastAsia="黑体" w:hint="eastAsia"/>
          <w:lang w:eastAsia="zh-CN"/>
        </w:rPr>
        <w:t>遮挡</w:t>
      </w:r>
      <w:bookmarkEnd w:id="1"/>
    </w:p>
  </w:comment>
  <w:comment w:id="2" w:author="作者" w:initials="A">
    <w:p w14:paraId="515C96C2" w14:textId="1C302808" w:rsidR="007B7972" w:rsidRDefault="007B7972">
      <w:pPr>
        <w:pStyle w:val="CommentText"/>
        <w:rPr>
          <w:lang w:eastAsia="zh-CN"/>
        </w:rPr>
      </w:pPr>
      <w:r>
        <w:rPr>
          <w:rStyle w:val="CommentReference"/>
        </w:rPr>
        <w:annotationRef/>
      </w:r>
      <w:r>
        <w:rPr>
          <w:rFonts w:hint="eastAsia"/>
          <w:lang w:eastAsia="zh-CN"/>
        </w:rPr>
        <w:t>注：</w:t>
      </w:r>
      <w:r w:rsidR="00562D67">
        <w:rPr>
          <w:rFonts w:hint="eastAsia"/>
          <w:lang w:eastAsia="zh-CN"/>
        </w:rPr>
        <w:t>或</w:t>
      </w:r>
      <w:r w:rsidR="00843CA0">
        <w:rPr>
          <w:lang w:eastAsia="zh-CN"/>
        </w:rPr>
        <w:t>M</w:t>
      </w:r>
      <w:r w:rsidR="00562D67">
        <w:rPr>
          <w:rFonts w:hint="eastAsia"/>
          <w:lang w:eastAsia="zh-CN"/>
        </w:rPr>
        <w:t>anagement</w:t>
      </w:r>
    </w:p>
  </w:comment>
  <w:comment w:id="3" w:author="作者" w:initials="A">
    <w:p w14:paraId="1C63ED64" w14:textId="25A9CFFC" w:rsidR="00003AE9" w:rsidRDefault="00003AE9">
      <w:pPr>
        <w:pStyle w:val="CommentText"/>
        <w:rPr>
          <w:lang w:eastAsia="zh-CN"/>
        </w:rPr>
      </w:pPr>
      <w:r>
        <w:rPr>
          <w:rStyle w:val="CommentReference"/>
        </w:rPr>
        <w:annotationRef/>
      </w:r>
      <w:r>
        <w:rPr>
          <w:rFonts w:hint="eastAsia"/>
          <w:lang w:eastAsia="zh-CN"/>
        </w:rPr>
        <w:t>注：每个小标题距离上文空两行</w:t>
      </w:r>
    </w:p>
  </w:comment>
  <w:comment w:id="5" w:author="作者" w:initials="A">
    <w:p w14:paraId="1AB09488" w14:textId="21BC121B" w:rsidR="00ED5974" w:rsidRDefault="00ED5974">
      <w:pPr>
        <w:pStyle w:val="CommentText"/>
      </w:pPr>
      <w:r>
        <w:rPr>
          <w:rStyle w:val="CommentReference"/>
        </w:rPr>
        <w:annotationRef/>
      </w:r>
      <w:r>
        <w:rPr>
          <w:rFonts w:hint="eastAsia"/>
          <w:lang w:eastAsia="zh-CN"/>
        </w:rPr>
        <w:t>注：斜体字与</w:t>
      </w:r>
      <w:r>
        <w:rPr>
          <w:rFonts w:hint="eastAsia"/>
          <w:lang w:eastAsia="zh-CN"/>
        </w:rPr>
        <w:t>Management</w:t>
      </w:r>
      <w:r>
        <w:t xml:space="preserve"> Assertion</w:t>
      </w:r>
      <w:r>
        <w:rPr>
          <w:rFonts w:hint="eastAsia"/>
          <w:lang w:eastAsia="zh-CN"/>
        </w:rPr>
        <w:t>&amp;</w:t>
      </w:r>
      <w:r>
        <w:rPr>
          <w:rFonts w:hint="eastAsia"/>
          <w:lang w:eastAsia="zh-CN"/>
        </w:rPr>
        <w:t>报告封面保持一致</w:t>
      </w:r>
    </w:p>
  </w:comment>
  <w:comment w:id="8" w:author="作者" w:initials="A">
    <w:p w14:paraId="0109F00F" w14:textId="2E4FB3FC" w:rsidR="00774DA3" w:rsidRDefault="00774DA3" w:rsidP="00774DA3">
      <w:pPr>
        <w:pStyle w:val="CommentText"/>
      </w:pPr>
      <w:r>
        <w:rPr>
          <w:rStyle w:val="CommentReference"/>
        </w:rPr>
        <w:annotationRef/>
      </w:r>
      <w:bookmarkStart w:id="9" w:name="_Hlk98854660"/>
      <w:r w:rsidR="00447D31">
        <w:rPr>
          <w:rFonts w:eastAsia="黑体" w:hint="eastAsia"/>
        </w:rPr>
        <w:t>注：如果客户业务或者系统涉及处理</w:t>
      </w:r>
      <w:r w:rsidR="00447D31">
        <w:rPr>
          <w:rFonts w:eastAsia="黑体"/>
        </w:rPr>
        <w:t>transaction</w:t>
      </w:r>
      <w:r w:rsidR="00447D31">
        <w:rPr>
          <w:rFonts w:eastAsia="黑体" w:hint="eastAsia"/>
        </w:rPr>
        <w:t>，则保留</w:t>
      </w:r>
      <w:r w:rsidR="00447D31">
        <w:rPr>
          <w:rFonts w:eastAsia="黑体" w:hint="eastAsia"/>
          <w:lang w:eastAsia="zh-CN"/>
        </w:rPr>
        <w:t>全文</w:t>
      </w:r>
      <w:r w:rsidR="00447D31">
        <w:rPr>
          <w:rFonts w:eastAsia="黑体"/>
        </w:rPr>
        <w:t>processing user entity transaction</w:t>
      </w:r>
      <w:r w:rsidR="00447D31">
        <w:rPr>
          <w:rFonts w:eastAsia="黑体" w:hint="eastAsia"/>
        </w:rPr>
        <w:t>相关</w:t>
      </w:r>
      <w:r w:rsidR="00447D31">
        <w:rPr>
          <w:rFonts w:eastAsia="黑体"/>
        </w:rPr>
        <w:t>wording</w:t>
      </w:r>
      <w:r w:rsidR="00447D31">
        <w:rPr>
          <w:rFonts w:eastAsia="黑体" w:hint="eastAsia"/>
        </w:rPr>
        <w:t>，如无需要，则</w:t>
      </w:r>
      <w:r w:rsidR="00447D31">
        <w:rPr>
          <w:rFonts w:eastAsia="黑体"/>
        </w:rPr>
        <w:t>delete</w:t>
      </w:r>
      <w:bookmarkEnd w:id="9"/>
      <w:r w:rsidR="00447D31">
        <w:rPr>
          <w:rFonts w:eastAsia="黑体" w:hint="eastAsia"/>
        </w:rPr>
        <w:t>，同时这里</w:t>
      </w:r>
      <w:r w:rsidR="00447D31">
        <w:rPr>
          <w:rFonts w:eastAsia="黑体"/>
        </w:rPr>
        <w:t>customize “</w:t>
      </w:r>
      <w:r w:rsidR="00447D31">
        <w:rPr>
          <w:b/>
          <w:bCs/>
        </w:rPr>
        <w:t>identification of the function performed by the system”</w:t>
      </w:r>
    </w:p>
  </w:comment>
  <w:comment w:id="10" w:author="作者" w:initials="A">
    <w:p w14:paraId="28071C30" w14:textId="2CB64D64" w:rsidR="00ED5974" w:rsidRDefault="00ED5974">
      <w:pPr>
        <w:pStyle w:val="CommentText"/>
        <w:rPr>
          <w:lang w:eastAsia="zh-CN"/>
        </w:rPr>
      </w:pPr>
      <w:r>
        <w:rPr>
          <w:rStyle w:val="CommentReference"/>
        </w:rPr>
        <w:annotationRef/>
      </w:r>
      <w:r>
        <w:rPr>
          <w:rStyle w:val="CommentReference"/>
        </w:rPr>
        <w:annotationRef/>
      </w:r>
      <w:bookmarkStart w:id="11" w:name="_Hlk99463467"/>
      <w:r w:rsidRPr="007E24C3">
        <w:rPr>
          <w:rFonts w:eastAsia="黑体" w:hint="eastAsia"/>
          <w:lang w:eastAsia="zh-CN"/>
        </w:rPr>
        <w:t>注：</w:t>
      </w:r>
      <w:r>
        <w:rPr>
          <w:rFonts w:eastAsia="黑体" w:hint="eastAsia"/>
          <w:lang w:eastAsia="zh-CN"/>
        </w:rPr>
        <w:t>无</w:t>
      </w:r>
      <w:r w:rsidRPr="007E24C3">
        <w:rPr>
          <w:rFonts w:eastAsia="黑体"/>
          <w:lang w:eastAsia="zh-CN"/>
        </w:rPr>
        <w:t>user entity</w:t>
      </w:r>
      <w:r>
        <w:rPr>
          <w:rFonts w:eastAsia="黑体" w:hint="eastAsia"/>
          <w:lang w:eastAsia="zh-CN"/>
        </w:rPr>
        <w:t>补充性控制时删除本段</w:t>
      </w:r>
      <w:bookmarkEnd w:id="11"/>
    </w:p>
  </w:comment>
  <w:comment w:id="13" w:author="作者" w:initials="A">
    <w:p w14:paraId="122F8026" w14:textId="046D4E62" w:rsidR="00ED5974" w:rsidRDefault="00ED5974">
      <w:pPr>
        <w:pStyle w:val="CommentText"/>
      </w:pPr>
      <w:r>
        <w:rPr>
          <w:rStyle w:val="CommentReference"/>
        </w:rPr>
        <w:annotationRef/>
      </w:r>
      <w:r>
        <w:rPr>
          <w:rFonts w:hint="eastAsia"/>
          <w:lang w:eastAsia="zh-CN"/>
        </w:rPr>
        <w:t>注：如果没有</w:t>
      </w:r>
      <w:r>
        <w:rPr>
          <w:rFonts w:hint="eastAsia"/>
          <w:lang w:eastAsia="zh-CN"/>
        </w:rPr>
        <w:t>Other</w:t>
      </w:r>
      <w:r>
        <w:rPr>
          <w:lang w:eastAsia="zh-CN"/>
        </w:rPr>
        <w:t xml:space="preserve"> </w:t>
      </w:r>
      <w:r>
        <w:rPr>
          <w:rFonts w:hint="eastAsia"/>
          <w:lang w:eastAsia="zh-CN"/>
        </w:rPr>
        <w:t>Information</w:t>
      </w:r>
      <w:r>
        <w:rPr>
          <w:rFonts w:hint="eastAsia"/>
          <w:lang w:eastAsia="zh-CN"/>
        </w:rPr>
        <w:t>这一章节，删除本段</w:t>
      </w:r>
    </w:p>
  </w:comment>
  <w:comment w:id="14" w:author="作者" w:initials="A">
    <w:p w14:paraId="663E68D7" w14:textId="3E587706" w:rsidR="00ED5974" w:rsidRDefault="00ED5974">
      <w:pPr>
        <w:pStyle w:val="CommentText"/>
        <w:rPr>
          <w:lang w:eastAsia="zh-CN"/>
        </w:rPr>
      </w:pPr>
      <w:r>
        <w:rPr>
          <w:rStyle w:val="CommentReference"/>
        </w:rPr>
        <w:annotationRef/>
      </w:r>
      <w:r>
        <w:rPr>
          <w:rStyle w:val="CommentReference"/>
        </w:rPr>
        <w:annotationRef/>
      </w:r>
      <w:r>
        <w:rPr>
          <w:rFonts w:hint="eastAsia"/>
          <w:lang w:eastAsia="zh-CN"/>
        </w:rPr>
        <w:t>注：</w:t>
      </w:r>
      <w:bookmarkStart w:id="15" w:name="_Hlk99113162"/>
      <w:r>
        <w:rPr>
          <w:rFonts w:hint="eastAsia"/>
          <w:lang w:eastAsia="zh-CN"/>
        </w:rPr>
        <w:t>确保和报告正文的序号以及文字保持一致</w:t>
      </w:r>
      <w:bookmarkEnd w:id="15"/>
    </w:p>
  </w:comment>
  <w:comment w:id="16" w:author="作者" w:initials="A">
    <w:p w14:paraId="731D4C8D" w14:textId="77777777" w:rsidR="002B3086" w:rsidRDefault="002B3086" w:rsidP="002B3086">
      <w:pPr>
        <w:pStyle w:val="CommentText"/>
      </w:pPr>
      <w:r>
        <w:rPr>
          <w:rStyle w:val="CommentReference"/>
        </w:rPr>
        <w:annotationRef/>
      </w:r>
      <w:r>
        <w:rPr>
          <w:rFonts w:hint="eastAsia"/>
        </w:rPr>
        <w:t>此部分内容可定制，根据第五部分实际内容填写</w:t>
      </w:r>
    </w:p>
  </w:comment>
  <w:comment w:id="23" w:author="作者" w:initials="A">
    <w:p w14:paraId="12637B23" w14:textId="3A38426B" w:rsidR="00883A58" w:rsidRDefault="00883A58">
      <w:pPr>
        <w:pStyle w:val="CommentText"/>
      </w:pPr>
      <w:r>
        <w:rPr>
          <w:rStyle w:val="CommentReference"/>
        </w:rPr>
        <w:annotationRef/>
      </w:r>
      <w:bookmarkStart w:id="24" w:name="_Hlk99463570"/>
      <w:r>
        <w:rPr>
          <w:rFonts w:hint="eastAsia"/>
          <w:lang w:eastAsia="zh-CN"/>
        </w:rPr>
        <w:t>注：如果是</w:t>
      </w:r>
      <w:r>
        <w:rPr>
          <w:rFonts w:hint="eastAsia"/>
          <w:lang w:eastAsia="zh-CN"/>
        </w:rPr>
        <w:t>Single</w:t>
      </w:r>
      <w:r>
        <w:t xml:space="preserve"> </w:t>
      </w:r>
      <w:r>
        <w:rPr>
          <w:rFonts w:hint="eastAsia"/>
          <w:lang w:eastAsia="zh-CN"/>
        </w:rPr>
        <w:t>User</w:t>
      </w:r>
      <w:r>
        <w:t xml:space="preserve"> </w:t>
      </w:r>
      <w:r>
        <w:rPr>
          <w:rFonts w:hint="eastAsia"/>
          <w:lang w:eastAsia="zh-CN"/>
        </w:rPr>
        <w:t>Entity</w:t>
      </w:r>
      <w:r>
        <w:t xml:space="preserve"> </w:t>
      </w:r>
      <w:r>
        <w:rPr>
          <w:rFonts w:hint="eastAsia"/>
          <w:lang w:eastAsia="zh-CN"/>
        </w:rPr>
        <w:t>Report</w:t>
      </w:r>
      <w:r>
        <w:rPr>
          <w:rFonts w:hint="eastAsia"/>
          <w:lang w:eastAsia="zh-CN"/>
        </w:rPr>
        <w:t>，则删除</w:t>
      </w:r>
      <w:bookmarkEnd w:id="24"/>
    </w:p>
  </w:comment>
  <w:comment w:id="25" w:author="作者" w:initials="A">
    <w:p w14:paraId="03479E3D" w14:textId="640AEA40" w:rsidR="00ED5974" w:rsidRDefault="00ED5974">
      <w:pPr>
        <w:pStyle w:val="CommentText"/>
        <w:rPr>
          <w:lang w:eastAsia="zh-CN"/>
        </w:rPr>
      </w:pPr>
      <w:r>
        <w:rPr>
          <w:rStyle w:val="CommentReference"/>
        </w:rPr>
        <w:annotationRef/>
      </w:r>
      <w:r w:rsidRPr="008977D8">
        <w:rPr>
          <w:rFonts w:eastAsia="黑体" w:hint="eastAsia"/>
          <w:lang w:eastAsia="zh-CN"/>
        </w:rPr>
        <w:t>注：</w:t>
      </w:r>
      <w:r>
        <w:rPr>
          <w:rFonts w:eastAsia="黑体" w:hint="eastAsia"/>
          <w:lang w:eastAsia="zh-CN"/>
        </w:rPr>
        <w:t>如果客户业务或者系统涉及处理</w:t>
      </w:r>
      <w:r>
        <w:rPr>
          <w:rFonts w:eastAsia="黑体" w:hint="eastAsia"/>
          <w:lang w:eastAsia="zh-CN"/>
        </w:rPr>
        <w:t>transaction</w:t>
      </w:r>
      <w:r>
        <w:rPr>
          <w:rFonts w:eastAsia="黑体" w:hint="eastAsia"/>
          <w:lang w:eastAsia="zh-CN"/>
        </w:rPr>
        <w:t>，则保留</w:t>
      </w:r>
      <w:r w:rsidRPr="007E24C3">
        <w:rPr>
          <w:rFonts w:eastAsia="黑体"/>
          <w:lang w:eastAsia="zh-CN"/>
        </w:rPr>
        <w:t>，如无需要，则</w:t>
      </w:r>
      <w:r w:rsidRPr="007E24C3">
        <w:rPr>
          <w:rFonts w:eastAsia="黑体"/>
          <w:lang w:eastAsia="zh-CN"/>
        </w:rPr>
        <w:t>delete</w:t>
      </w:r>
      <w:r>
        <w:rPr>
          <w:rFonts w:eastAsia="黑体" w:hint="eastAsia"/>
          <w:lang w:eastAsia="zh-CN"/>
        </w:rPr>
        <w:t>，同时这里定制化</w:t>
      </w:r>
      <w:r>
        <w:rPr>
          <w:rFonts w:eastAsia="黑体"/>
          <w:lang w:eastAsia="zh-CN"/>
        </w:rPr>
        <w:t>“</w:t>
      </w:r>
      <w:r w:rsidRPr="00263F20">
        <w:rPr>
          <w:rFonts w:eastAsia="黑体"/>
          <w:b/>
          <w:bCs/>
          <w:lang w:eastAsia="zh-CN" w:bidi="he-IL"/>
        </w:rPr>
        <w:t>服务机构的服务类型或内容</w:t>
      </w:r>
      <w:r>
        <w:rPr>
          <w:b/>
          <w:bCs/>
          <w:lang w:eastAsia="zh-CN"/>
        </w:rPr>
        <w:t>”</w:t>
      </w:r>
    </w:p>
  </w:comment>
  <w:comment w:id="26" w:author="作者" w:initials="A">
    <w:p w14:paraId="456B1150" w14:textId="60821079" w:rsidR="00883A58" w:rsidRDefault="00883A58">
      <w:pPr>
        <w:pStyle w:val="CommentText"/>
        <w:rPr>
          <w:lang w:eastAsia="zh-CN"/>
        </w:rPr>
      </w:pPr>
      <w:r>
        <w:rPr>
          <w:rStyle w:val="CommentReference"/>
        </w:rPr>
        <w:annotationRef/>
      </w:r>
      <w:r>
        <w:rPr>
          <w:rFonts w:hint="eastAsia"/>
          <w:lang w:eastAsia="zh-CN"/>
        </w:rPr>
        <w:t>注：若无用户补偿性控制，则删除</w:t>
      </w:r>
    </w:p>
  </w:comment>
  <w:comment w:id="27" w:author="作者" w:initials="A">
    <w:p w14:paraId="2BF9890D" w14:textId="15E051C6" w:rsidR="00883A58" w:rsidRDefault="00883A58">
      <w:pPr>
        <w:pStyle w:val="CommentText"/>
        <w:rPr>
          <w:lang w:eastAsia="zh-CN"/>
        </w:rPr>
      </w:pPr>
      <w:r>
        <w:rPr>
          <w:rStyle w:val="CommentReference"/>
        </w:rPr>
        <w:annotationRef/>
      </w:r>
      <w:r>
        <w:rPr>
          <w:rFonts w:hint="eastAsia"/>
          <w:lang w:eastAsia="zh-CN"/>
        </w:rPr>
        <w:t>注：若无用户补偿性控制，则删除</w:t>
      </w:r>
    </w:p>
  </w:comment>
  <w:comment w:id="30" w:author="作者" w:initials="A">
    <w:p w14:paraId="1E56B569" w14:textId="77777777" w:rsidR="00D21995" w:rsidRDefault="00D21995" w:rsidP="00D21995">
      <w:pPr>
        <w:pStyle w:val="CommentText"/>
        <w:rPr>
          <w:lang w:eastAsia="zh-CN"/>
        </w:rPr>
      </w:pPr>
      <w:bookmarkStart w:id="31" w:name="_Hlk99104031"/>
      <w:bookmarkStart w:id="32" w:name="_Hlk99104032"/>
      <w:r>
        <w:rPr>
          <w:rStyle w:val="CommentReference"/>
        </w:rPr>
        <w:annotationRef/>
      </w:r>
      <w:r>
        <w:rPr>
          <w:rFonts w:hint="eastAsia"/>
          <w:lang w:eastAsia="zh-CN"/>
        </w:rPr>
        <w:t>注：确保和报告正文的序号以及文字保持一致</w:t>
      </w:r>
    </w:p>
    <w:bookmarkEnd w:id="31"/>
    <w:bookmarkEnd w:id="32"/>
  </w:comment>
  <w:comment w:id="34" w:author="作者" w:initials="A">
    <w:p w14:paraId="088CBAE2" w14:textId="77777777" w:rsidR="00DB2D0E" w:rsidRDefault="00DB2D0E" w:rsidP="00DB2D0E">
      <w:pPr>
        <w:pStyle w:val="CommentText"/>
        <w:rPr>
          <w:sz w:val="24"/>
          <w:lang w:eastAsia="zh-CN"/>
        </w:rPr>
      </w:pPr>
      <w:r>
        <w:rPr>
          <w:rStyle w:val="CommentReference"/>
        </w:rPr>
        <w:annotationRef/>
      </w:r>
      <w:bookmarkStart w:id="36" w:name="_Hlk99126802"/>
      <w:r>
        <w:rPr>
          <w:rFonts w:hint="eastAsia"/>
          <w:lang w:eastAsia="zh-CN"/>
        </w:rPr>
        <w:t>注：</w:t>
      </w:r>
      <w:r>
        <w:rPr>
          <w:lang w:eastAsia="zh-CN"/>
        </w:rPr>
        <w:t xml:space="preserve">1) </w:t>
      </w:r>
      <w:r>
        <w:rPr>
          <w:rFonts w:hint="eastAsia"/>
          <w:lang w:eastAsia="zh-CN"/>
        </w:rPr>
        <w:t>落款要注意位置，不要单独一页</w:t>
      </w:r>
    </w:p>
    <w:p w14:paraId="19EA3500" w14:textId="77777777" w:rsidR="00DB2D0E" w:rsidRDefault="00DB2D0E" w:rsidP="00DB2D0E">
      <w:pPr>
        <w:pStyle w:val="CommentText"/>
        <w:rPr>
          <w:lang w:eastAsia="zh-CN"/>
        </w:rPr>
      </w:pPr>
      <w:r>
        <w:rPr>
          <w:lang w:eastAsia="zh-CN"/>
        </w:rPr>
        <w:t xml:space="preserve">2) </w:t>
      </w:r>
      <w:r>
        <w:rPr>
          <w:rFonts w:hint="eastAsia"/>
          <w:lang w:eastAsia="zh-CN"/>
        </w:rPr>
        <w:t>根据项目选择相应的主体和地点</w:t>
      </w:r>
    </w:p>
    <w:p w14:paraId="4900085E" w14:textId="77777777" w:rsidR="00DB2D0E" w:rsidRDefault="00DB2D0E" w:rsidP="00DB2D0E">
      <w:pPr>
        <w:pStyle w:val="CommentText"/>
        <w:rPr>
          <w:lang w:eastAsia="zh-CN"/>
        </w:rPr>
      </w:pPr>
      <w:r>
        <w:rPr>
          <w:lang w:eastAsia="zh-CN"/>
        </w:rPr>
        <w:t xml:space="preserve">3) </w:t>
      </w:r>
      <w:r>
        <w:rPr>
          <w:rFonts w:hint="eastAsia"/>
          <w:lang w:eastAsia="zh-CN"/>
        </w:rPr>
        <w:t>落款须给签字人留足够的空间</w:t>
      </w:r>
      <w:bookmarkEnd w:id="36"/>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D6BEB7" w15:done="0"/>
  <w15:commentEx w15:paraId="515C96C2" w15:done="0"/>
  <w15:commentEx w15:paraId="1C63ED64" w15:done="0"/>
  <w15:commentEx w15:paraId="1AB09488" w15:done="0"/>
  <w15:commentEx w15:paraId="0109F00F" w15:done="0"/>
  <w15:commentEx w15:paraId="28071C30" w15:done="0"/>
  <w15:commentEx w15:paraId="122F8026" w15:done="0"/>
  <w15:commentEx w15:paraId="663E68D7" w15:done="0"/>
  <w15:commentEx w15:paraId="731D4C8D" w15:done="0"/>
  <w15:commentEx w15:paraId="12637B23" w15:done="0"/>
  <w15:commentEx w15:paraId="03479E3D" w15:done="0"/>
  <w15:commentEx w15:paraId="456B1150" w15:done="0"/>
  <w15:commentEx w15:paraId="2BF9890D" w15:done="0"/>
  <w15:commentEx w15:paraId="1E56B569" w15:done="0"/>
  <w15:commentEx w15:paraId="4900085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D6BEB7" w16cid:durableId="25ED9DC9"/>
  <w16cid:commentId w16cid:paraId="515C96C2" w16cid:durableId="287F3B3B"/>
  <w16cid:commentId w16cid:paraId="1C63ED64" w16cid:durableId="281F97CF"/>
  <w16cid:commentId w16cid:paraId="1AB09488" w16cid:durableId="25ED9DDD"/>
  <w16cid:commentId w16cid:paraId="0109F00F" w16cid:durableId="25E6F979"/>
  <w16cid:commentId w16cid:paraId="28071C30" w16cid:durableId="25ED9E22"/>
  <w16cid:commentId w16cid:paraId="122F8026" w16cid:durableId="25ED9E6A"/>
  <w16cid:commentId w16cid:paraId="663E68D7" w16cid:durableId="25ED9E8D"/>
  <w16cid:commentId w16cid:paraId="731D4C8D" w16cid:durableId="2981ECEB"/>
  <w16cid:commentId w16cid:paraId="12637B23" w16cid:durableId="25ED9F09"/>
  <w16cid:commentId w16cid:paraId="03479E3D" w16cid:durableId="25ED9EE4"/>
  <w16cid:commentId w16cid:paraId="456B1150" w16cid:durableId="25ED9F38"/>
  <w16cid:commentId w16cid:paraId="2BF9890D" w16cid:durableId="25ED9F93"/>
  <w16cid:commentId w16cid:paraId="1E56B569" w16cid:durableId="25E83341"/>
  <w16cid:commentId w16cid:paraId="4900085E" w16cid:durableId="28062C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C02CD" w14:textId="77777777" w:rsidR="00937384" w:rsidRDefault="00937384">
      <w:r>
        <w:separator/>
      </w:r>
    </w:p>
  </w:endnote>
  <w:endnote w:type="continuationSeparator" w:id="0">
    <w:p w14:paraId="766C6698" w14:textId="77777777" w:rsidR="00937384" w:rsidRDefault="00937384">
      <w:r>
        <w:continuationSeparator/>
      </w:r>
    </w:p>
  </w:endnote>
  <w:endnote w:type="continuationNotice" w:id="1">
    <w:p w14:paraId="6080FF77" w14:textId="77777777" w:rsidR="00937384" w:rsidRDefault="009373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ED4B9" w14:textId="0923F3A5" w:rsidR="00F06083" w:rsidRPr="00C736ED" w:rsidRDefault="00F06083" w:rsidP="00C736ED">
    <w:pPr>
      <w:pStyle w:val="Footer"/>
      <w:tabs>
        <w:tab w:val="clear" w:pos="8640"/>
        <w:tab w:val="right" w:pos="9360"/>
      </w:tabs>
      <w:rPr>
        <w:rFonts w:ascii="Arial" w:hAnsi="Arial" w:cs="Arial"/>
        <w:sz w:val="22"/>
        <w:szCs w:val="22"/>
      </w:rPr>
    </w:pPr>
    <w:r w:rsidRPr="00C736ED">
      <w:rPr>
        <w:rFonts w:ascii="Arial" w:hAnsi="Arial" w:cs="Arial"/>
        <w:sz w:val="22"/>
        <w:szCs w:val="22"/>
      </w:rPr>
      <w:tab/>
    </w:r>
    <w:r w:rsidRPr="00C736ED">
      <w:rPr>
        <w:rFonts w:ascii="Arial" w:hAnsi="Arial" w:cs="Arial"/>
        <w:sz w:val="22"/>
        <w:szCs w:val="22"/>
      </w:rPr>
      <w:tab/>
    </w:r>
  </w:p>
  <w:p w14:paraId="7F838728" w14:textId="77777777" w:rsidR="00F06083" w:rsidRDefault="00F060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8F924" w14:textId="6A2D8AA5" w:rsidR="00C736ED" w:rsidRPr="00C736ED" w:rsidRDefault="00C736ED" w:rsidP="00C736ED">
    <w:pPr>
      <w:pStyle w:val="Footer"/>
      <w:tabs>
        <w:tab w:val="clear" w:pos="8640"/>
        <w:tab w:val="right" w:pos="9360"/>
      </w:tabs>
      <w:rPr>
        <w:rFonts w:ascii="Arial" w:hAnsi="Arial" w:cs="Arial"/>
        <w:sz w:val="22"/>
        <w:szCs w:val="22"/>
      </w:rPr>
    </w:pPr>
    <w:r w:rsidRPr="00C736ED">
      <w:rPr>
        <w:rFonts w:ascii="Arial" w:hAnsi="Arial" w:cs="Arial"/>
        <w:sz w:val="22"/>
        <w:szCs w:val="22"/>
      </w:rPr>
      <w:tab/>
    </w:r>
    <w:r w:rsidRPr="00C736ED">
      <w:rPr>
        <w:rFonts w:ascii="Arial" w:hAnsi="Arial" w:cs="Arial"/>
        <w:sz w:val="22"/>
        <w:szCs w:val="22"/>
      </w:rPr>
      <w:tab/>
    </w:r>
    <w:r w:rsidR="00A910A1" w:rsidRPr="00C736ED">
      <w:rPr>
        <w:rFonts w:ascii="Arial" w:hAnsi="Arial" w:cs="Arial"/>
        <w:sz w:val="22"/>
        <w:szCs w:val="22"/>
      </w:rPr>
      <w:fldChar w:fldCharType="begin"/>
    </w:r>
    <w:r w:rsidRPr="00C736ED">
      <w:rPr>
        <w:rFonts w:ascii="Arial" w:hAnsi="Arial" w:cs="Arial"/>
        <w:sz w:val="22"/>
        <w:szCs w:val="22"/>
      </w:rPr>
      <w:instrText xml:space="preserve"> PAGE   \* MERGEFORMAT </w:instrText>
    </w:r>
    <w:r w:rsidR="00A910A1" w:rsidRPr="00C736ED">
      <w:rPr>
        <w:rFonts w:ascii="Arial" w:hAnsi="Arial" w:cs="Arial"/>
        <w:sz w:val="22"/>
        <w:szCs w:val="22"/>
      </w:rPr>
      <w:fldChar w:fldCharType="separate"/>
    </w:r>
    <w:r w:rsidR="00E3295F">
      <w:rPr>
        <w:rFonts w:ascii="Arial" w:hAnsi="Arial" w:cs="Arial"/>
        <w:noProof/>
        <w:sz w:val="22"/>
        <w:szCs w:val="22"/>
      </w:rPr>
      <w:t>1</w:t>
    </w:r>
    <w:r w:rsidR="00A910A1" w:rsidRPr="00C736ED">
      <w:rPr>
        <w:rFonts w:ascii="Arial" w:hAnsi="Arial" w:cs="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4A629" w14:textId="77777777" w:rsidR="00937384" w:rsidRDefault="00937384"/>
  </w:footnote>
  <w:footnote w:type="continuationSeparator" w:id="0">
    <w:p w14:paraId="0502F859" w14:textId="77777777" w:rsidR="00937384" w:rsidRDefault="00937384">
      <w:r>
        <w:continuationSeparator/>
      </w:r>
    </w:p>
  </w:footnote>
  <w:footnote w:type="continuationNotice" w:id="1">
    <w:p w14:paraId="79BA0FFD" w14:textId="77777777" w:rsidR="00937384" w:rsidRDefault="0093738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70690"/>
    <w:multiLevelType w:val="singleLevel"/>
    <w:tmpl w:val="CCC2D9DC"/>
    <w:lvl w:ilvl="0">
      <w:start w:val="1"/>
      <w:numFmt w:val="upperLetter"/>
      <w:pStyle w:val="Indent3"/>
      <w:lvlText w:val="(%1) "/>
      <w:legacy w:legacy="1" w:legacySpace="0" w:legacyIndent="360"/>
      <w:lvlJc w:val="left"/>
      <w:pPr>
        <w:ind w:left="990" w:hanging="360"/>
      </w:pPr>
      <w:rPr>
        <w:b w:val="0"/>
        <w:i w:val="0"/>
        <w:sz w:val="22"/>
        <w:szCs w:val="22"/>
      </w:rPr>
    </w:lvl>
  </w:abstractNum>
  <w:abstractNum w:abstractNumId="1" w15:restartNumberingAfterBreak="0">
    <w:nsid w:val="5CAF616B"/>
    <w:multiLevelType w:val="hybridMultilevel"/>
    <w:tmpl w:val="A008F414"/>
    <w:lvl w:ilvl="0" w:tplc="1A34B96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013A00"/>
    <w:multiLevelType w:val="hybridMultilevel"/>
    <w:tmpl w:val="A3BAB61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16cid:durableId="564219354">
    <w:abstractNumId w:val="0"/>
  </w:num>
  <w:num w:numId="2" w16cid:durableId="971445783">
    <w:abstractNumId w:val="1"/>
  </w:num>
  <w:num w:numId="3" w16cid:durableId="5481544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1BA"/>
    <w:rsid w:val="0000254A"/>
    <w:rsid w:val="00003AE9"/>
    <w:rsid w:val="00006F42"/>
    <w:rsid w:val="000077EB"/>
    <w:rsid w:val="00016144"/>
    <w:rsid w:val="000238F5"/>
    <w:rsid w:val="000246B0"/>
    <w:rsid w:val="0002572B"/>
    <w:rsid w:val="00025923"/>
    <w:rsid w:val="00026B0D"/>
    <w:rsid w:val="00030CF8"/>
    <w:rsid w:val="0003182D"/>
    <w:rsid w:val="00031CCD"/>
    <w:rsid w:val="00042D33"/>
    <w:rsid w:val="000459F1"/>
    <w:rsid w:val="00053847"/>
    <w:rsid w:val="00061E64"/>
    <w:rsid w:val="00063283"/>
    <w:rsid w:val="000633D1"/>
    <w:rsid w:val="00065181"/>
    <w:rsid w:val="000722D3"/>
    <w:rsid w:val="00085193"/>
    <w:rsid w:val="000867DA"/>
    <w:rsid w:val="00090389"/>
    <w:rsid w:val="00090A39"/>
    <w:rsid w:val="00091E9B"/>
    <w:rsid w:val="00096C89"/>
    <w:rsid w:val="00097517"/>
    <w:rsid w:val="000A0561"/>
    <w:rsid w:val="000A077B"/>
    <w:rsid w:val="000A642D"/>
    <w:rsid w:val="000B2CE7"/>
    <w:rsid w:val="000B3D7B"/>
    <w:rsid w:val="000C4345"/>
    <w:rsid w:val="000D04AB"/>
    <w:rsid w:val="000D2BAE"/>
    <w:rsid w:val="000D307A"/>
    <w:rsid w:val="000D547D"/>
    <w:rsid w:val="000E2983"/>
    <w:rsid w:val="000E5B4D"/>
    <w:rsid w:val="000E66D1"/>
    <w:rsid w:val="000E7A37"/>
    <w:rsid w:val="000F09CE"/>
    <w:rsid w:val="000F2B70"/>
    <w:rsid w:val="000F331A"/>
    <w:rsid w:val="000F79AE"/>
    <w:rsid w:val="000F7F98"/>
    <w:rsid w:val="00102214"/>
    <w:rsid w:val="00103BA6"/>
    <w:rsid w:val="00105D10"/>
    <w:rsid w:val="00110F9D"/>
    <w:rsid w:val="001160B1"/>
    <w:rsid w:val="001164CF"/>
    <w:rsid w:val="001200D9"/>
    <w:rsid w:val="00120452"/>
    <w:rsid w:val="001204A7"/>
    <w:rsid w:val="001231F0"/>
    <w:rsid w:val="001236E1"/>
    <w:rsid w:val="00123DC5"/>
    <w:rsid w:val="001338B5"/>
    <w:rsid w:val="00136F96"/>
    <w:rsid w:val="00137F7E"/>
    <w:rsid w:val="00141003"/>
    <w:rsid w:val="00143F88"/>
    <w:rsid w:val="00145EBC"/>
    <w:rsid w:val="00153544"/>
    <w:rsid w:val="00154583"/>
    <w:rsid w:val="00154EC1"/>
    <w:rsid w:val="00156CE0"/>
    <w:rsid w:val="001600F7"/>
    <w:rsid w:val="00164A75"/>
    <w:rsid w:val="001650FD"/>
    <w:rsid w:val="00165FB5"/>
    <w:rsid w:val="0017002A"/>
    <w:rsid w:val="00177066"/>
    <w:rsid w:val="00181EC0"/>
    <w:rsid w:val="00191F5D"/>
    <w:rsid w:val="001A279E"/>
    <w:rsid w:val="001A5B84"/>
    <w:rsid w:val="001B309F"/>
    <w:rsid w:val="001B3D04"/>
    <w:rsid w:val="001B3D2A"/>
    <w:rsid w:val="001B4C2E"/>
    <w:rsid w:val="001B680F"/>
    <w:rsid w:val="001C06BE"/>
    <w:rsid w:val="001C312D"/>
    <w:rsid w:val="001C6921"/>
    <w:rsid w:val="001C7D5E"/>
    <w:rsid w:val="001D5C50"/>
    <w:rsid w:val="001D6FED"/>
    <w:rsid w:val="001E14D7"/>
    <w:rsid w:val="001E1C5B"/>
    <w:rsid w:val="001F1F68"/>
    <w:rsid w:val="001F5AEA"/>
    <w:rsid w:val="001F6BCC"/>
    <w:rsid w:val="001F7D5C"/>
    <w:rsid w:val="002009E9"/>
    <w:rsid w:val="00201ABD"/>
    <w:rsid w:val="002034FE"/>
    <w:rsid w:val="0020483E"/>
    <w:rsid w:val="00211EA2"/>
    <w:rsid w:val="00212470"/>
    <w:rsid w:val="002139A3"/>
    <w:rsid w:val="00220086"/>
    <w:rsid w:val="00221E19"/>
    <w:rsid w:val="00222340"/>
    <w:rsid w:val="0022733C"/>
    <w:rsid w:val="00227A16"/>
    <w:rsid w:val="00242BCC"/>
    <w:rsid w:val="00244785"/>
    <w:rsid w:val="00244B4F"/>
    <w:rsid w:val="002452E0"/>
    <w:rsid w:val="002541FD"/>
    <w:rsid w:val="00255934"/>
    <w:rsid w:val="002572EE"/>
    <w:rsid w:val="0026665D"/>
    <w:rsid w:val="00266AF0"/>
    <w:rsid w:val="002670E9"/>
    <w:rsid w:val="00267158"/>
    <w:rsid w:val="002740CD"/>
    <w:rsid w:val="00275909"/>
    <w:rsid w:val="00275B53"/>
    <w:rsid w:val="002760E8"/>
    <w:rsid w:val="00277475"/>
    <w:rsid w:val="00277A48"/>
    <w:rsid w:val="00277C1C"/>
    <w:rsid w:val="002802A8"/>
    <w:rsid w:val="0028230E"/>
    <w:rsid w:val="0028290D"/>
    <w:rsid w:val="002877C8"/>
    <w:rsid w:val="0029199D"/>
    <w:rsid w:val="002949A5"/>
    <w:rsid w:val="002B3086"/>
    <w:rsid w:val="002B366E"/>
    <w:rsid w:val="002B377D"/>
    <w:rsid w:val="002B435E"/>
    <w:rsid w:val="002B6E3F"/>
    <w:rsid w:val="002C173F"/>
    <w:rsid w:val="002C1BA1"/>
    <w:rsid w:val="002D1A51"/>
    <w:rsid w:val="002D2868"/>
    <w:rsid w:val="002D3C57"/>
    <w:rsid w:val="002D4826"/>
    <w:rsid w:val="002D58D9"/>
    <w:rsid w:val="002D65E9"/>
    <w:rsid w:val="002D7636"/>
    <w:rsid w:val="002E14DC"/>
    <w:rsid w:val="002E3223"/>
    <w:rsid w:val="002F7419"/>
    <w:rsid w:val="0030366C"/>
    <w:rsid w:val="00312A5B"/>
    <w:rsid w:val="00315046"/>
    <w:rsid w:val="00316DF8"/>
    <w:rsid w:val="00322FF4"/>
    <w:rsid w:val="003242CA"/>
    <w:rsid w:val="00325A79"/>
    <w:rsid w:val="00332C21"/>
    <w:rsid w:val="00337948"/>
    <w:rsid w:val="00340779"/>
    <w:rsid w:val="00341974"/>
    <w:rsid w:val="00346003"/>
    <w:rsid w:val="003570A8"/>
    <w:rsid w:val="00361CA3"/>
    <w:rsid w:val="00371839"/>
    <w:rsid w:val="00373AD5"/>
    <w:rsid w:val="00373B94"/>
    <w:rsid w:val="00374AD1"/>
    <w:rsid w:val="00375895"/>
    <w:rsid w:val="00377930"/>
    <w:rsid w:val="0038216C"/>
    <w:rsid w:val="003821D2"/>
    <w:rsid w:val="00383C42"/>
    <w:rsid w:val="00383F33"/>
    <w:rsid w:val="00385F6A"/>
    <w:rsid w:val="00387735"/>
    <w:rsid w:val="00393650"/>
    <w:rsid w:val="00394EF3"/>
    <w:rsid w:val="003A21BE"/>
    <w:rsid w:val="003A3A66"/>
    <w:rsid w:val="003A3B94"/>
    <w:rsid w:val="003A4467"/>
    <w:rsid w:val="003A5EED"/>
    <w:rsid w:val="003A6119"/>
    <w:rsid w:val="003B1850"/>
    <w:rsid w:val="003B2153"/>
    <w:rsid w:val="003B5A6D"/>
    <w:rsid w:val="003B7341"/>
    <w:rsid w:val="003C2930"/>
    <w:rsid w:val="003C52BA"/>
    <w:rsid w:val="003D0F5F"/>
    <w:rsid w:val="003D2821"/>
    <w:rsid w:val="003D344A"/>
    <w:rsid w:val="003D42AD"/>
    <w:rsid w:val="003D6257"/>
    <w:rsid w:val="003E075A"/>
    <w:rsid w:val="003F0E37"/>
    <w:rsid w:val="003F1551"/>
    <w:rsid w:val="003F4AA1"/>
    <w:rsid w:val="003F7389"/>
    <w:rsid w:val="00402B16"/>
    <w:rsid w:val="0040428F"/>
    <w:rsid w:val="00404A82"/>
    <w:rsid w:val="00406B90"/>
    <w:rsid w:val="004100E7"/>
    <w:rsid w:val="004159EB"/>
    <w:rsid w:val="00416202"/>
    <w:rsid w:val="0041714C"/>
    <w:rsid w:val="00420971"/>
    <w:rsid w:val="0042150A"/>
    <w:rsid w:val="00423448"/>
    <w:rsid w:val="00424BD7"/>
    <w:rsid w:val="00424BDD"/>
    <w:rsid w:val="00434D93"/>
    <w:rsid w:val="00434E32"/>
    <w:rsid w:val="0043521D"/>
    <w:rsid w:val="00440B98"/>
    <w:rsid w:val="004421AA"/>
    <w:rsid w:val="004433A2"/>
    <w:rsid w:val="004470B4"/>
    <w:rsid w:val="00447D31"/>
    <w:rsid w:val="004526E1"/>
    <w:rsid w:val="00453249"/>
    <w:rsid w:val="00457910"/>
    <w:rsid w:val="00462E62"/>
    <w:rsid w:val="00463740"/>
    <w:rsid w:val="00467BDA"/>
    <w:rsid w:val="004743E2"/>
    <w:rsid w:val="0047744C"/>
    <w:rsid w:val="00480A50"/>
    <w:rsid w:val="00483110"/>
    <w:rsid w:val="00483DCC"/>
    <w:rsid w:val="00485EDE"/>
    <w:rsid w:val="00487CC7"/>
    <w:rsid w:val="00493FC1"/>
    <w:rsid w:val="00496F56"/>
    <w:rsid w:val="004A35F4"/>
    <w:rsid w:val="004A682B"/>
    <w:rsid w:val="004B0FB8"/>
    <w:rsid w:val="004B7C79"/>
    <w:rsid w:val="004C0273"/>
    <w:rsid w:val="004C24E2"/>
    <w:rsid w:val="004C33F9"/>
    <w:rsid w:val="004C5B49"/>
    <w:rsid w:val="004C68D4"/>
    <w:rsid w:val="004D1E2D"/>
    <w:rsid w:val="004D33BD"/>
    <w:rsid w:val="004D39CF"/>
    <w:rsid w:val="004E09AF"/>
    <w:rsid w:val="004F083C"/>
    <w:rsid w:val="004F42C4"/>
    <w:rsid w:val="00501AA7"/>
    <w:rsid w:val="00514197"/>
    <w:rsid w:val="00516102"/>
    <w:rsid w:val="005168EE"/>
    <w:rsid w:val="0052032E"/>
    <w:rsid w:val="00523864"/>
    <w:rsid w:val="005241E0"/>
    <w:rsid w:val="00525CA7"/>
    <w:rsid w:val="00531E52"/>
    <w:rsid w:val="00533619"/>
    <w:rsid w:val="0053369A"/>
    <w:rsid w:val="00533F2F"/>
    <w:rsid w:val="00536BE6"/>
    <w:rsid w:val="00541541"/>
    <w:rsid w:val="005456D8"/>
    <w:rsid w:val="005539D1"/>
    <w:rsid w:val="005554DA"/>
    <w:rsid w:val="00556697"/>
    <w:rsid w:val="00556931"/>
    <w:rsid w:val="005572AA"/>
    <w:rsid w:val="0055760C"/>
    <w:rsid w:val="00562D67"/>
    <w:rsid w:val="005640D8"/>
    <w:rsid w:val="005646EB"/>
    <w:rsid w:val="00564E3E"/>
    <w:rsid w:val="00570D5A"/>
    <w:rsid w:val="00571AF4"/>
    <w:rsid w:val="0057328F"/>
    <w:rsid w:val="00573FD0"/>
    <w:rsid w:val="005748CB"/>
    <w:rsid w:val="00583131"/>
    <w:rsid w:val="005838CB"/>
    <w:rsid w:val="005848B0"/>
    <w:rsid w:val="00596105"/>
    <w:rsid w:val="005A0BB4"/>
    <w:rsid w:val="005A4E78"/>
    <w:rsid w:val="005A5E23"/>
    <w:rsid w:val="005A790A"/>
    <w:rsid w:val="005B030A"/>
    <w:rsid w:val="005B10A2"/>
    <w:rsid w:val="005B2FBC"/>
    <w:rsid w:val="005B4BB1"/>
    <w:rsid w:val="005B516A"/>
    <w:rsid w:val="005B5DF1"/>
    <w:rsid w:val="005C08D8"/>
    <w:rsid w:val="005C2BDC"/>
    <w:rsid w:val="005C3020"/>
    <w:rsid w:val="005C5769"/>
    <w:rsid w:val="005C5827"/>
    <w:rsid w:val="005C633B"/>
    <w:rsid w:val="005D20DD"/>
    <w:rsid w:val="005D408F"/>
    <w:rsid w:val="005D457F"/>
    <w:rsid w:val="005D6CD6"/>
    <w:rsid w:val="005E0A7D"/>
    <w:rsid w:val="005E1926"/>
    <w:rsid w:val="005E37D6"/>
    <w:rsid w:val="005E4458"/>
    <w:rsid w:val="005E78D7"/>
    <w:rsid w:val="005F08EB"/>
    <w:rsid w:val="005F24D1"/>
    <w:rsid w:val="005F34AA"/>
    <w:rsid w:val="005F3E13"/>
    <w:rsid w:val="005F5B8E"/>
    <w:rsid w:val="005F7BAD"/>
    <w:rsid w:val="006007A9"/>
    <w:rsid w:val="006047BD"/>
    <w:rsid w:val="0060509A"/>
    <w:rsid w:val="006062BE"/>
    <w:rsid w:val="0061225B"/>
    <w:rsid w:val="00612AA7"/>
    <w:rsid w:val="00617B73"/>
    <w:rsid w:val="00620CEC"/>
    <w:rsid w:val="006241AA"/>
    <w:rsid w:val="00625DCD"/>
    <w:rsid w:val="00633E2E"/>
    <w:rsid w:val="0063567F"/>
    <w:rsid w:val="00642B30"/>
    <w:rsid w:val="00645A2D"/>
    <w:rsid w:val="00646323"/>
    <w:rsid w:val="00652B2E"/>
    <w:rsid w:val="00654D7C"/>
    <w:rsid w:val="00662719"/>
    <w:rsid w:val="00665F33"/>
    <w:rsid w:val="006743A7"/>
    <w:rsid w:val="00675000"/>
    <w:rsid w:val="0067611B"/>
    <w:rsid w:val="006765AF"/>
    <w:rsid w:val="00676BA7"/>
    <w:rsid w:val="00687EC9"/>
    <w:rsid w:val="006909F6"/>
    <w:rsid w:val="006A0461"/>
    <w:rsid w:val="006A1B8B"/>
    <w:rsid w:val="006A1FAD"/>
    <w:rsid w:val="006A3694"/>
    <w:rsid w:val="006A5A34"/>
    <w:rsid w:val="006A5B14"/>
    <w:rsid w:val="006A7DCC"/>
    <w:rsid w:val="006C3384"/>
    <w:rsid w:val="006C384B"/>
    <w:rsid w:val="006C5FC0"/>
    <w:rsid w:val="006C6A05"/>
    <w:rsid w:val="006C76EA"/>
    <w:rsid w:val="006D11DB"/>
    <w:rsid w:val="006D2E59"/>
    <w:rsid w:val="006D40A7"/>
    <w:rsid w:val="006D6F86"/>
    <w:rsid w:val="006D70CC"/>
    <w:rsid w:val="006E184A"/>
    <w:rsid w:val="006E2565"/>
    <w:rsid w:val="006E568E"/>
    <w:rsid w:val="006E6C44"/>
    <w:rsid w:val="006E6ED1"/>
    <w:rsid w:val="006F18AA"/>
    <w:rsid w:val="006F2DC6"/>
    <w:rsid w:val="006F2F58"/>
    <w:rsid w:val="006F346B"/>
    <w:rsid w:val="006F3C8E"/>
    <w:rsid w:val="006F49CF"/>
    <w:rsid w:val="006F53FA"/>
    <w:rsid w:val="006F5F47"/>
    <w:rsid w:val="00702E10"/>
    <w:rsid w:val="00702E4A"/>
    <w:rsid w:val="007045E8"/>
    <w:rsid w:val="00705875"/>
    <w:rsid w:val="007072BA"/>
    <w:rsid w:val="00707EE0"/>
    <w:rsid w:val="007118EE"/>
    <w:rsid w:val="0071222E"/>
    <w:rsid w:val="00712829"/>
    <w:rsid w:val="00715462"/>
    <w:rsid w:val="00715D43"/>
    <w:rsid w:val="00717478"/>
    <w:rsid w:val="007200FA"/>
    <w:rsid w:val="007207E4"/>
    <w:rsid w:val="00726148"/>
    <w:rsid w:val="00727AC1"/>
    <w:rsid w:val="00731B06"/>
    <w:rsid w:val="007335FA"/>
    <w:rsid w:val="007348C1"/>
    <w:rsid w:val="0073796A"/>
    <w:rsid w:val="00746899"/>
    <w:rsid w:val="00750D54"/>
    <w:rsid w:val="007541E0"/>
    <w:rsid w:val="007620BD"/>
    <w:rsid w:val="00770070"/>
    <w:rsid w:val="00770737"/>
    <w:rsid w:val="007709AE"/>
    <w:rsid w:val="00774DA3"/>
    <w:rsid w:val="00783F23"/>
    <w:rsid w:val="00790274"/>
    <w:rsid w:val="00790662"/>
    <w:rsid w:val="0079098E"/>
    <w:rsid w:val="00791E0D"/>
    <w:rsid w:val="0079669C"/>
    <w:rsid w:val="007A2D13"/>
    <w:rsid w:val="007A76B0"/>
    <w:rsid w:val="007B0B46"/>
    <w:rsid w:val="007B0D80"/>
    <w:rsid w:val="007B0EE1"/>
    <w:rsid w:val="007B56F1"/>
    <w:rsid w:val="007B7972"/>
    <w:rsid w:val="007C3870"/>
    <w:rsid w:val="007C4174"/>
    <w:rsid w:val="007C688F"/>
    <w:rsid w:val="007D0742"/>
    <w:rsid w:val="007D2580"/>
    <w:rsid w:val="007D2EE2"/>
    <w:rsid w:val="007D614A"/>
    <w:rsid w:val="007E3010"/>
    <w:rsid w:val="007E61B3"/>
    <w:rsid w:val="007E6AA0"/>
    <w:rsid w:val="007F33AA"/>
    <w:rsid w:val="00803AF7"/>
    <w:rsid w:val="0080619E"/>
    <w:rsid w:val="0080651D"/>
    <w:rsid w:val="0081154C"/>
    <w:rsid w:val="00812002"/>
    <w:rsid w:val="008143AF"/>
    <w:rsid w:val="00814660"/>
    <w:rsid w:val="00816E24"/>
    <w:rsid w:val="00816FE5"/>
    <w:rsid w:val="00817A4C"/>
    <w:rsid w:val="00825DB5"/>
    <w:rsid w:val="00843CA0"/>
    <w:rsid w:val="008440CE"/>
    <w:rsid w:val="008446B7"/>
    <w:rsid w:val="00845632"/>
    <w:rsid w:val="00846E37"/>
    <w:rsid w:val="008479E7"/>
    <w:rsid w:val="00850E5E"/>
    <w:rsid w:val="00851C23"/>
    <w:rsid w:val="00855575"/>
    <w:rsid w:val="00855A9A"/>
    <w:rsid w:val="00866619"/>
    <w:rsid w:val="00874B4C"/>
    <w:rsid w:val="00883A58"/>
    <w:rsid w:val="00893863"/>
    <w:rsid w:val="008A1A06"/>
    <w:rsid w:val="008A2440"/>
    <w:rsid w:val="008A37C2"/>
    <w:rsid w:val="008A4FFC"/>
    <w:rsid w:val="008A54B9"/>
    <w:rsid w:val="008A722C"/>
    <w:rsid w:val="008A72B6"/>
    <w:rsid w:val="008A7F1D"/>
    <w:rsid w:val="008B02A4"/>
    <w:rsid w:val="008B276E"/>
    <w:rsid w:val="008B2D69"/>
    <w:rsid w:val="008B337F"/>
    <w:rsid w:val="008B5637"/>
    <w:rsid w:val="008B66B6"/>
    <w:rsid w:val="008C26CE"/>
    <w:rsid w:val="008C28B3"/>
    <w:rsid w:val="008C5227"/>
    <w:rsid w:val="008C5B8D"/>
    <w:rsid w:val="008C7063"/>
    <w:rsid w:val="008C7FD0"/>
    <w:rsid w:val="008D16D9"/>
    <w:rsid w:val="008D283E"/>
    <w:rsid w:val="008E0D70"/>
    <w:rsid w:val="008E33D1"/>
    <w:rsid w:val="008E3644"/>
    <w:rsid w:val="008E61D8"/>
    <w:rsid w:val="008F05F8"/>
    <w:rsid w:val="008F1548"/>
    <w:rsid w:val="008F5379"/>
    <w:rsid w:val="008F572F"/>
    <w:rsid w:val="008F594D"/>
    <w:rsid w:val="008F7ECF"/>
    <w:rsid w:val="00901CBC"/>
    <w:rsid w:val="00903DF8"/>
    <w:rsid w:val="00905CF6"/>
    <w:rsid w:val="00906068"/>
    <w:rsid w:val="009072EC"/>
    <w:rsid w:val="00912307"/>
    <w:rsid w:val="0091234B"/>
    <w:rsid w:val="009147BC"/>
    <w:rsid w:val="00914B70"/>
    <w:rsid w:val="00916462"/>
    <w:rsid w:val="00926492"/>
    <w:rsid w:val="00926996"/>
    <w:rsid w:val="00927039"/>
    <w:rsid w:val="0093199D"/>
    <w:rsid w:val="00932FCA"/>
    <w:rsid w:val="00934C66"/>
    <w:rsid w:val="00937384"/>
    <w:rsid w:val="00942673"/>
    <w:rsid w:val="00942866"/>
    <w:rsid w:val="00944BC6"/>
    <w:rsid w:val="00947DE9"/>
    <w:rsid w:val="009527AB"/>
    <w:rsid w:val="009530E7"/>
    <w:rsid w:val="0095784D"/>
    <w:rsid w:val="00962FEE"/>
    <w:rsid w:val="00963CF7"/>
    <w:rsid w:val="00964CDA"/>
    <w:rsid w:val="00970425"/>
    <w:rsid w:val="0097173C"/>
    <w:rsid w:val="0097282B"/>
    <w:rsid w:val="0097313D"/>
    <w:rsid w:val="00973EB1"/>
    <w:rsid w:val="009749C5"/>
    <w:rsid w:val="00981AC1"/>
    <w:rsid w:val="009847C3"/>
    <w:rsid w:val="00985B44"/>
    <w:rsid w:val="009879FC"/>
    <w:rsid w:val="00987A18"/>
    <w:rsid w:val="00987BD8"/>
    <w:rsid w:val="009923CD"/>
    <w:rsid w:val="0099369A"/>
    <w:rsid w:val="00993843"/>
    <w:rsid w:val="00995C51"/>
    <w:rsid w:val="009A0162"/>
    <w:rsid w:val="009A2073"/>
    <w:rsid w:val="009A393E"/>
    <w:rsid w:val="009A3D07"/>
    <w:rsid w:val="009B1785"/>
    <w:rsid w:val="009B1967"/>
    <w:rsid w:val="009B38EF"/>
    <w:rsid w:val="009B43D0"/>
    <w:rsid w:val="009B4A04"/>
    <w:rsid w:val="009B6B88"/>
    <w:rsid w:val="009C2B0F"/>
    <w:rsid w:val="009C35D2"/>
    <w:rsid w:val="009C51FC"/>
    <w:rsid w:val="009C5D4E"/>
    <w:rsid w:val="009D498F"/>
    <w:rsid w:val="009D6A9C"/>
    <w:rsid w:val="009D7708"/>
    <w:rsid w:val="009D78FE"/>
    <w:rsid w:val="009E1A18"/>
    <w:rsid w:val="009E1ABF"/>
    <w:rsid w:val="009E691C"/>
    <w:rsid w:val="009E7B7C"/>
    <w:rsid w:val="009F03BB"/>
    <w:rsid w:val="00A06DC5"/>
    <w:rsid w:val="00A079B2"/>
    <w:rsid w:val="00A07DDF"/>
    <w:rsid w:val="00A10C16"/>
    <w:rsid w:val="00A13772"/>
    <w:rsid w:val="00A15300"/>
    <w:rsid w:val="00A167F3"/>
    <w:rsid w:val="00A24C50"/>
    <w:rsid w:val="00A27E96"/>
    <w:rsid w:val="00A302D5"/>
    <w:rsid w:val="00A32B2A"/>
    <w:rsid w:val="00A33F9F"/>
    <w:rsid w:val="00A374E3"/>
    <w:rsid w:val="00A4139A"/>
    <w:rsid w:val="00A41B1B"/>
    <w:rsid w:val="00A4312C"/>
    <w:rsid w:val="00A542E7"/>
    <w:rsid w:val="00A54316"/>
    <w:rsid w:val="00A5644A"/>
    <w:rsid w:val="00A609A3"/>
    <w:rsid w:val="00A61C12"/>
    <w:rsid w:val="00A6323D"/>
    <w:rsid w:val="00A6777C"/>
    <w:rsid w:val="00A6797F"/>
    <w:rsid w:val="00A67CCF"/>
    <w:rsid w:val="00A71F21"/>
    <w:rsid w:val="00A7270D"/>
    <w:rsid w:val="00A73A5D"/>
    <w:rsid w:val="00A7720B"/>
    <w:rsid w:val="00A77273"/>
    <w:rsid w:val="00A7735A"/>
    <w:rsid w:val="00A819AA"/>
    <w:rsid w:val="00A81EA2"/>
    <w:rsid w:val="00A8391E"/>
    <w:rsid w:val="00A86B47"/>
    <w:rsid w:val="00A910A1"/>
    <w:rsid w:val="00A93154"/>
    <w:rsid w:val="00A9697F"/>
    <w:rsid w:val="00A96A5B"/>
    <w:rsid w:val="00AA0B08"/>
    <w:rsid w:val="00AB08E2"/>
    <w:rsid w:val="00AB0FCE"/>
    <w:rsid w:val="00AB274A"/>
    <w:rsid w:val="00AC34FA"/>
    <w:rsid w:val="00AC6B38"/>
    <w:rsid w:val="00AD155B"/>
    <w:rsid w:val="00AD1B47"/>
    <w:rsid w:val="00AD252E"/>
    <w:rsid w:val="00AD3138"/>
    <w:rsid w:val="00AD3B8F"/>
    <w:rsid w:val="00AD71A2"/>
    <w:rsid w:val="00AD76B0"/>
    <w:rsid w:val="00AE01E6"/>
    <w:rsid w:val="00AE25EC"/>
    <w:rsid w:val="00AF25DB"/>
    <w:rsid w:val="00AF389B"/>
    <w:rsid w:val="00AF6215"/>
    <w:rsid w:val="00AF6844"/>
    <w:rsid w:val="00AF6A7E"/>
    <w:rsid w:val="00B01555"/>
    <w:rsid w:val="00B01928"/>
    <w:rsid w:val="00B02A5D"/>
    <w:rsid w:val="00B036AE"/>
    <w:rsid w:val="00B12893"/>
    <w:rsid w:val="00B13CE1"/>
    <w:rsid w:val="00B2114D"/>
    <w:rsid w:val="00B222AF"/>
    <w:rsid w:val="00B3189A"/>
    <w:rsid w:val="00B31920"/>
    <w:rsid w:val="00B368C4"/>
    <w:rsid w:val="00B431BE"/>
    <w:rsid w:val="00B50321"/>
    <w:rsid w:val="00B5275D"/>
    <w:rsid w:val="00B55DA8"/>
    <w:rsid w:val="00B5701B"/>
    <w:rsid w:val="00B575D0"/>
    <w:rsid w:val="00B70A49"/>
    <w:rsid w:val="00B70BC9"/>
    <w:rsid w:val="00B730D7"/>
    <w:rsid w:val="00B7314C"/>
    <w:rsid w:val="00B7509A"/>
    <w:rsid w:val="00B759DE"/>
    <w:rsid w:val="00B815FA"/>
    <w:rsid w:val="00B81992"/>
    <w:rsid w:val="00B87C43"/>
    <w:rsid w:val="00B904B3"/>
    <w:rsid w:val="00B92850"/>
    <w:rsid w:val="00B94613"/>
    <w:rsid w:val="00BA251C"/>
    <w:rsid w:val="00BA350D"/>
    <w:rsid w:val="00BA4D3A"/>
    <w:rsid w:val="00BA5EFC"/>
    <w:rsid w:val="00BA6128"/>
    <w:rsid w:val="00BA7B4B"/>
    <w:rsid w:val="00BA7D8A"/>
    <w:rsid w:val="00BB194A"/>
    <w:rsid w:val="00BB5D53"/>
    <w:rsid w:val="00BB7AD5"/>
    <w:rsid w:val="00BC1140"/>
    <w:rsid w:val="00BC39B0"/>
    <w:rsid w:val="00BC4A47"/>
    <w:rsid w:val="00BC6E99"/>
    <w:rsid w:val="00BD0DCB"/>
    <w:rsid w:val="00BD4ADA"/>
    <w:rsid w:val="00BD704B"/>
    <w:rsid w:val="00BE16C5"/>
    <w:rsid w:val="00BE1E91"/>
    <w:rsid w:val="00BE5EC0"/>
    <w:rsid w:val="00BF01BD"/>
    <w:rsid w:val="00BF449F"/>
    <w:rsid w:val="00BF47DE"/>
    <w:rsid w:val="00BF5B4E"/>
    <w:rsid w:val="00C004CD"/>
    <w:rsid w:val="00C03791"/>
    <w:rsid w:val="00C04C2A"/>
    <w:rsid w:val="00C06471"/>
    <w:rsid w:val="00C07655"/>
    <w:rsid w:val="00C10D44"/>
    <w:rsid w:val="00C15CEB"/>
    <w:rsid w:val="00C16057"/>
    <w:rsid w:val="00C17F45"/>
    <w:rsid w:val="00C225E6"/>
    <w:rsid w:val="00C2463C"/>
    <w:rsid w:val="00C25A3F"/>
    <w:rsid w:val="00C309A0"/>
    <w:rsid w:val="00C30E26"/>
    <w:rsid w:val="00C321DD"/>
    <w:rsid w:val="00C34CE4"/>
    <w:rsid w:val="00C50890"/>
    <w:rsid w:val="00C51853"/>
    <w:rsid w:val="00C538A8"/>
    <w:rsid w:val="00C56954"/>
    <w:rsid w:val="00C60BD7"/>
    <w:rsid w:val="00C62E8F"/>
    <w:rsid w:val="00C66CAC"/>
    <w:rsid w:val="00C706D1"/>
    <w:rsid w:val="00C70EBE"/>
    <w:rsid w:val="00C7335F"/>
    <w:rsid w:val="00C736ED"/>
    <w:rsid w:val="00C758F4"/>
    <w:rsid w:val="00C82644"/>
    <w:rsid w:val="00C82E0F"/>
    <w:rsid w:val="00C83CDC"/>
    <w:rsid w:val="00C84815"/>
    <w:rsid w:val="00C864AB"/>
    <w:rsid w:val="00C87C60"/>
    <w:rsid w:val="00C908A8"/>
    <w:rsid w:val="00C97D20"/>
    <w:rsid w:val="00CA45EB"/>
    <w:rsid w:val="00CA51B9"/>
    <w:rsid w:val="00CA6FD9"/>
    <w:rsid w:val="00CA773B"/>
    <w:rsid w:val="00CB12F6"/>
    <w:rsid w:val="00CB3AF6"/>
    <w:rsid w:val="00CB53A8"/>
    <w:rsid w:val="00CB582A"/>
    <w:rsid w:val="00CB7D09"/>
    <w:rsid w:val="00CC11DC"/>
    <w:rsid w:val="00CC1A7F"/>
    <w:rsid w:val="00CC461C"/>
    <w:rsid w:val="00CC70DD"/>
    <w:rsid w:val="00CD184C"/>
    <w:rsid w:val="00CD27DF"/>
    <w:rsid w:val="00CD2861"/>
    <w:rsid w:val="00CD3C3B"/>
    <w:rsid w:val="00CD3CA6"/>
    <w:rsid w:val="00CE0050"/>
    <w:rsid w:val="00CE240E"/>
    <w:rsid w:val="00CE2748"/>
    <w:rsid w:val="00CE5D75"/>
    <w:rsid w:val="00CE5F6D"/>
    <w:rsid w:val="00CE74EB"/>
    <w:rsid w:val="00CE7793"/>
    <w:rsid w:val="00CF22D5"/>
    <w:rsid w:val="00CF484F"/>
    <w:rsid w:val="00CF4B42"/>
    <w:rsid w:val="00CF6E7C"/>
    <w:rsid w:val="00D01671"/>
    <w:rsid w:val="00D022C5"/>
    <w:rsid w:val="00D02919"/>
    <w:rsid w:val="00D04117"/>
    <w:rsid w:val="00D04C82"/>
    <w:rsid w:val="00D057D9"/>
    <w:rsid w:val="00D16C82"/>
    <w:rsid w:val="00D21209"/>
    <w:rsid w:val="00D21995"/>
    <w:rsid w:val="00D24046"/>
    <w:rsid w:val="00D25059"/>
    <w:rsid w:val="00D30DB0"/>
    <w:rsid w:val="00D31BDF"/>
    <w:rsid w:val="00D34E74"/>
    <w:rsid w:val="00D35F99"/>
    <w:rsid w:val="00D47716"/>
    <w:rsid w:val="00D605F5"/>
    <w:rsid w:val="00D62444"/>
    <w:rsid w:val="00D636BB"/>
    <w:rsid w:val="00D63F05"/>
    <w:rsid w:val="00D67232"/>
    <w:rsid w:val="00D707C5"/>
    <w:rsid w:val="00D71008"/>
    <w:rsid w:val="00D80CB8"/>
    <w:rsid w:val="00D851A3"/>
    <w:rsid w:val="00D90FC8"/>
    <w:rsid w:val="00D975F0"/>
    <w:rsid w:val="00DA06D0"/>
    <w:rsid w:val="00DA1122"/>
    <w:rsid w:val="00DA1436"/>
    <w:rsid w:val="00DB0B11"/>
    <w:rsid w:val="00DB2D0E"/>
    <w:rsid w:val="00DB3378"/>
    <w:rsid w:val="00DC35E3"/>
    <w:rsid w:val="00DC3778"/>
    <w:rsid w:val="00DC47A6"/>
    <w:rsid w:val="00DD0DA5"/>
    <w:rsid w:val="00DD4E32"/>
    <w:rsid w:val="00DD4FCD"/>
    <w:rsid w:val="00DE3927"/>
    <w:rsid w:val="00DE5BE9"/>
    <w:rsid w:val="00DE6975"/>
    <w:rsid w:val="00DE7738"/>
    <w:rsid w:val="00DE78AE"/>
    <w:rsid w:val="00DF075E"/>
    <w:rsid w:val="00DF2436"/>
    <w:rsid w:val="00E001DD"/>
    <w:rsid w:val="00E0563F"/>
    <w:rsid w:val="00E14913"/>
    <w:rsid w:val="00E15B9E"/>
    <w:rsid w:val="00E16A97"/>
    <w:rsid w:val="00E21EA7"/>
    <w:rsid w:val="00E24105"/>
    <w:rsid w:val="00E25268"/>
    <w:rsid w:val="00E25D00"/>
    <w:rsid w:val="00E3106B"/>
    <w:rsid w:val="00E3295F"/>
    <w:rsid w:val="00E32F9C"/>
    <w:rsid w:val="00E37F28"/>
    <w:rsid w:val="00E41D99"/>
    <w:rsid w:val="00E47A8F"/>
    <w:rsid w:val="00E50E24"/>
    <w:rsid w:val="00E52F54"/>
    <w:rsid w:val="00E53D3B"/>
    <w:rsid w:val="00E56B78"/>
    <w:rsid w:val="00E56E0B"/>
    <w:rsid w:val="00E622CA"/>
    <w:rsid w:val="00E642BB"/>
    <w:rsid w:val="00E660DE"/>
    <w:rsid w:val="00E7023A"/>
    <w:rsid w:val="00E70BB4"/>
    <w:rsid w:val="00E75B73"/>
    <w:rsid w:val="00E82DA7"/>
    <w:rsid w:val="00E86BC1"/>
    <w:rsid w:val="00E93324"/>
    <w:rsid w:val="00E94074"/>
    <w:rsid w:val="00EA1C22"/>
    <w:rsid w:val="00EA456A"/>
    <w:rsid w:val="00EB01BA"/>
    <w:rsid w:val="00EB0454"/>
    <w:rsid w:val="00EB21FA"/>
    <w:rsid w:val="00EC08E2"/>
    <w:rsid w:val="00EC0BAD"/>
    <w:rsid w:val="00EC0D2F"/>
    <w:rsid w:val="00EC0DA1"/>
    <w:rsid w:val="00EC27CF"/>
    <w:rsid w:val="00EC4CDA"/>
    <w:rsid w:val="00EC5F7D"/>
    <w:rsid w:val="00EC67C2"/>
    <w:rsid w:val="00ED5974"/>
    <w:rsid w:val="00ED5A5C"/>
    <w:rsid w:val="00ED5C26"/>
    <w:rsid w:val="00EE0B53"/>
    <w:rsid w:val="00EE1D88"/>
    <w:rsid w:val="00EF1C13"/>
    <w:rsid w:val="00EF50C8"/>
    <w:rsid w:val="00F043C1"/>
    <w:rsid w:val="00F04C2A"/>
    <w:rsid w:val="00F05924"/>
    <w:rsid w:val="00F06083"/>
    <w:rsid w:val="00F07F1B"/>
    <w:rsid w:val="00F13CBE"/>
    <w:rsid w:val="00F162AF"/>
    <w:rsid w:val="00F166F8"/>
    <w:rsid w:val="00F17541"/>
    <w:rsid w:val="00F20016"/>
    <w:rsid w:val="00F20D29"/>
    <w:rsid w:val="00F213A5"/>
    <w:rsid w:val="00F24C99"/>
    <w:rsid w:val="00F24F14"/>
    <w:rsid w:val="00F308AB"/>
    <w:rsid w:val="00F31106"/>
    <w:rsid w:val="00F33C21"/>
    <w:rsid w:val="00F3654B"/>
    <w:rsid w:val="00F36572"/>
    <w:rsid w:val="00F4140E"/>
    <w:rsid w:val="00F4561A"/>
    <w:rsid w:val="00F47FB6"/>
    <w:rsid w:val="00F50692"/>
    <w:rsid w:val="00F532D5"/>
    <w:rsid w:val="00F55C1C"/>
    <w:rsid w:val="00F565D4"/>
    <w:rsid w:val="00F56663"/>
    <w:rsid w:val="00F56822"/>
    <w:rsid w:val="00F6249C"/>
    <w:rsid w:val="00F62BD7"/>
    <w:rsid w:val="00F62EEF"/>
    <w:rsid w:val="00F66BB5"/>
    <w:rsid w:val="00F7034F"/>
    <w:rsid w:val="00F7352D"/>
    <w:rsid w:val="00F769DA"/>
    <w:rsid w:val="00F8315C"/>
    <w:rsid w:val="00F8690D"/>
    <w:rsid w:val="00F8763B"/>
    <w:rsid w:val="00F95B41"/>
    <w:rsid w:val="00F95D2B"/>
    <w:rsid w:val="00F96571"/>
    <w:rsid w:val="00F9693B"/>
    <w:rsid w:val="00F977AA"/>
    <w:rsid w:val="00F97D50"/>
    <w:rsid w:val="00FA647C"/>
    <w:rsid w:val="00FB1A09"/>
    <w:rsid w:val="00FB2331"/>
    <w:rsid w:val="00FB5E5E"/>
    <w:rsid w:val="00FC0C6F"/>
    <w:rsid w:val="00FC1BD8"/>
    <w:rsid w:val="00FD146B"/>
    <w:rsid w:val="00FD4093"/>
    <w:rsid w:val="00FD4525"/>
    <w:rsid w:val="00FD4F5E"/>
    <w:rsid w:val="00FD5E59"/>
    <w:rsid w:val="00FE20CA"/>
    <w:rsid w:val="00FE4A52"/>
    <w:rsid w:val="00FF0117"/>
    <w:rsid w:val="00FF0BC0"/>
    <w:rsid w:val="00FF2EC3"/>
    <w:rsid w:val="00FF4A62"/>
    <w:rsid w:val="00FF7846"/>
    <w:rsid w:val="0BE239EB"/>
    <w:rsid w:val="1E6FF4F9"/>
    <w:rsid w:val="3653BB08"/>
    <w:rsid w:val="5DAF67CC"/>
    <w:rsid w:val="6CC3A7AF"/>
    <w:rsid w:val="6EA286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31D0B7"/>
  <w15:docId w15:val="{36813AAD-CE82-41E2-BD5C-4085B8A90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6C82"/>
    <w:pPr>
      <w:overflowPunct w:val="0"/>
      <w:autoSpaceDE w:val="0"/>
      <w:autoSpaceDN w:val="0"/>
      <w:adjustRightInd w:val="0"/>
      <w:textAlignment w:val="baseline"/>
    </w:pPr>
    <w:rPr>
      <w:sz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
    <w:name w:val="Subhead"/>
    <w:basedOn w:val="Normal"/>
    <w:rsid w:val="00D16C82"/>
    <w:pPr>
      <w:keepNext/>
      <w:tabs>
        <w:tab w:val="left" w:pos="3240"/>
      </w:tabs>
      <w:spacing w:after="80" w:line="280" w:lineRule="atLeast"/>
      <w:ind w:right="40"/>
    </w:pPr>
    <w:rPr>
      <w:rFonts w:ascii="Times" w:hAnsi="Times"/>
      <w:b/>
    </w:rPr>
  </w:style>
  <w:style w:type="character" w:styleId="FootnoteReference">
    <w:name w:val="footnote reference"/>
    <w:basedOn w:val="DefaultParagraphFont"/>
    <w:semiHidden/>
    <w:rsid w:val="00D16C82"/>
    <w:rPr>
      <w:position w:val="6"/>
      <w:sz w:val="20"/>
    </w:rPr>
  </w:style>
  <w:style w:type="paragraph" w:styleId="FootnoteText">
    <w:name w:val="footnote text"/>
    <w:basedOn w:val="Normal"/>
    <w:semiHidden/>
    <w:rsid w:val="00D16C82"/>
    <w:pPr>
      <w:spacing w:after="60"/>
      <w:ind w:left="360" w:hanging="360"/>
    </w:pPr>
    <w:rPr>
      <w:rFonts w:ascii="Times" w:hAnsi="Times"/>
      <w:sz w:val="18"/>
    </w:rPr>
  </w:style>
  <w:style w:type="paragraph" w:customStyle="1" w:styleId="ManualText">
    <w:name w:val="Manual Text"/>
    <w:basedOn w:val="Normal"/>
    <w:rsid w:val="00D16C82"/>
    <w:pPr>
      <w:spacing w:line="240" w:lineRule="atLeast"/>
    </w:pPr>
    <w:rPr>
      <w:rFonts w:ascii="Times" w:hAnsi="Times"/>
      <w:b/>
    </w:rPr>
  </w:style>
  <w:style w:type="paragraph" w:styleId="Header">
    <w:name w:val="header"/>
    <w:basedOn w:val="Normal"/>
    <w:rsid w:val="00D16C82"/>
    <w:pPr>
      <w:tabs>
        <w:tab w:val="center" w:pos="4320"/>
        <w:tab w:val="right" w:pos="8640"/>
      </w:tabs>
    </w:pPr>
  </w:style>
  <w:style w:type="paragraph" w:styleId="Footer">
    <w:name w:val="footer"/>
    <w:basedOn w:val="Normal"/>
    <w:link w:val="FooterChar"/>
    <w:rsid w:val="00D16C82"/>
    <w:pPr>
      <w:tabs>
        <w:tab w:val="center" w:pos="4320"/>
        <w:tab w:val="right" w:pos="8640"/>
      </w:tabs>
    </w:pPr>
  </w:style>
  <w:style w:type="paragraph" w:styleId="BalloonText">
    <w:name w:val="Balloon Text"/>
    <w:basedOn w:val="Normal"/>
    <w:semiHidden/>
    <w:rsid w:val="000D307A"/>
    <w:rPr>
      <w:rFonts w:ascii="Tahoma" w:hAnsi="Tahoma" w:cs="Tahoma"/>
      <w:sz w:val="16"/>
      <w:szCs w:val="16"/>
    </w:rPr>
  </w:style>
  <w:style w:type="paragraph" w:customStyle="1" w:styleId="Default">
    <w:name w:val="Default"/>
    <w:rsid w:val="00416202"/>
    <w:pPr>
      <w:autoSpaceDE w:val="0"/>
      <w:autoSpaceDN w:val="0"/>
      <w:adjustRightInd w:val="0"/>
    </w:pPr>
    <w:rPr>
      <w:color w:val="000000"/>
      <w:sz w:val="24"/>
      <w:szCs w:val="24"/>
    </w:rPr>
  </w:style>
  <w:style w:type="character" w:styleId="CommentReference">
    <w:name w:val="annotation reference"/>
    <w:basedOn w:val="DefaultParagraphFont"/>
    <w:uiPriority w:val="99"/>
    <w:rsid w:val="00DE5BE9"/>
    <w:rPr>
      <w:sz w:val="16"/>
      <w:szCs w:val="16"/>
    </w:rPr>
  </w:style>
  <w:style w:type="paragraph" w:styleId="CommentText">
    <w:name w:val="annotation text"/>
    <w:basedOn w:val="Normal"/>
    <w:link w:val="CommentTextChar"/>
    <w:uiPriority w:val="99"/>
    <w:rsid w:val="00DE5BE9"/>
    <w:rPr>
      <w:sz w:val="20"/>
    </w:rPr>
  </w:style>
  <w:style w:type="character" w:customStyle="1" w:styleId="CommentTextChar">
    <w:name w:val="Comment Text Char"/>
    <w:basedOn w:val="DefaultParagraphFont"/>
    <w:link w:val="CommentText"/>
    <w:uiPriority w:val="99"/>
    <w:rsid w:val="00DE5BE9"/>
    <w:rPr>
      <w:lang w:val="en-US" w:eastAsia="en-US"/>
    </w:rPr>
  </w:style>
  <w:style w:type="paragraph" w:styleId="CommentSubject">
    <w:name w:val="annotation subject"/>
    <w:basedOn w:val="CommentText"/>
    <w:next w:val="CommentText"/>
    <w:link w:val="CommentSubjectChar"/>
    <w:rsid w:val="00DE5BE9"/>
    <w:rPr>
      <w:b/>
      <w:bCs/>
    </w:rPr>
  </w:style>
  <w:style w:type="character" w:customStyle="1" w:styleId="CommentSubjectChar">
    <w:name w:val="Comment Subject Char"/>
    <w:basedOn w:val="CommentTextChar"/>
    <w:link w:val="CommentSubject"/>
    <w:rsid w:val="00DE5BE9"/>
    <w:rPr>
      <w:b/>
      <w:bCs/>
      <w:lang w:val="en-US" w:eastAsia="en-US"/>
    </w:rPr>
  </w:style>
  <w:style w:type="character" w:customStyle="1" w:styleId="FooterChar">
    <w:name w:val="Footer Char"/>
    <w:basedOn w:val="DefaultParagraphFont"/>
    <w:link w:val="Footer"/>
    <w:rsid w:val="00C34CE4"/>
    <w:rPr>
      <w:sz w:val="24"/>
      <w:lang w:val="en-US" w:eastAsia="en-US"/>
    </w:rPr>
  </w:style>
  <w:style w:type="paragraph" w:customStyle="1" w:styleId="Indent3">
    <w:name w:val="Indent 3"/>
    <w:basedOn w:val="Subhead"/>
    <w:rsid w:val="00483DCC"/>
    <w:pPr>
      <w:numPr>
        <w:numId w:val="1"/>
      </w:numPr>
      <w:spacing w:before="80" w:after="240"/>
      <w:ind w:left="547" w:right="0" w:hanging="547"/>
      <w:jc w:val="both"/>
    </w:pPr>
    <w:rPr>
      <w:rFonts w:ascii="Times New Roman" w:hAnsi="Times New Roman"/>
      <w:b w:val="0"/>
    </w:rPr>
  </w:style>
  <w:style w:type="paragraph" w:styleId="ListParagraph">
    <w:name w:val="List Paragraph"/>
    <w:basedOn w:val="Normal"/>
    <w:uiPriority w:val="34"/>
    <w:qFormat/>
    <w:rsid w:val="00483DCC"/>
    <w:pPr>
      <w:ind w:left="720"/>
      <w:contextualSpacing/>
    </w:pPr>
  </w:style>
  <w:style w:type="paragraph" w:styleId="Revision">
    <w:name w:val="Revision"/>
    <w:hidden/>
    <w:uiPriority w:val="99"/>
    <w:semiHidden/>
    <w:rsid w:val="001D5C50"/>
    <w:rPr>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22015">
      <w:bodyDiv w:val="1"/>
      <w:marLeft w:val="0"/>
      <w:marRight w:val="0"/>
      <w:marTop w:val="0"/>
      <w:marBottom w:val="0"/>
      <w:divBdr>
        <w:top w:val="none" w:sz="0" w:space="0" w:color="auto"/>
        <w:left w:val="none" w:sz="0" w:space="0" w:color="auto"/>
        <w:bottom w:val="none" w:sz="0" w:space="0" w:color="auto"/>
        <w:right w:val="none" w:sz="0" w:space="0" w:color="auto"/>
      </w:divBdr>
    </w:div>
    <w:div w:id="208298495">
      <w:bodyDiv w:val="1"/>
      <w:marLeft w:val="0"/>
      <w:marRight w:val="0"/>
      <w:marTop w:val="0"/>
      <w:marBottom w:val="0"/>
      <w:divBdr>
        <w:top w:val="none" w:sz="0" w:space="0" w:color="auto"/>
        <w:left w:val="none" w:sz="0" w:space="0" w:color="auto"/>
        <w:bottom w:val="none" w:sz="0" w:space="0" w:color="auto"/>
        <w:right w:val="none" w:sz="0" w:space="0" w:color="auto"/>
      </w:divBdr>
    </w:div>
    <w:div w:id="1358656623">
      <w:bodyDiv w:val="1"/>
      <w:marLeft w:val="0"/>
      <w:marRight w:val="0"/>
      <w:marTop w:val="0"/>
      <w:marBottom w:val="0"/>
      <w:divBdr>
        <w:top w:val="none" w:sz="0" w:space="0" w:color="auto"/>
        <w:left w:val="none" w:sz="0" w:space="0" w:color="auto"/>
        <w:bottom w:val="none" w:sz="0" w:space="0" w:color="auto"/>
        <w:right w:val="none" w:sz="0" w:space="0" w:color="auto"/>
      </w:divBdr>
    </w:div>
    <w:div w:id="1938295650">
      <w:bodyDiv w:val="1"/>
      <w:marLeft w:val="0"/>
      <w:marRight w:val="0"/>
      <w:marTop w:val="0"/>
      <w:marBottom w:val="0"/>
      <w:divBdr>
        <w:top w:val="none" w:sz="0" w:space="0" w:color="auto"/>
        <w:left w:val="none" w:sz="0" w:space="0" w:color="auto"/>
        <w:bottom w:val="none" w:sz="0" w:space="0" w:color="auto"/>
        <w:right w:val="none" w:sz="0" w:space="0" w:color="auto"/>
      </w:divBdr>
      <w:divsChild>
        <w:div w:id="555050134">
          <w:marLeft w:val="0"/>
          <w:marRight w:val="0"/>
          <w:marTop w:val="0"/>
          <w:marBottom w:val="0"/>
          <w:divBdr>
            <w:top w:val="none" w:sz="0" w:space="0" w:color="auto"/>
            <w:left w:val="none" w:sz="0" w:space="0" w:color="auto"/>
            <w:bottom w:val="none" w:sz="0" w:space="0" w:color="auto"/>
            <w:right w:val="none" w:sz="0" w:space="0" w:color="auto"/>
          </w:divBdr>
          <w:divsChild>
            <w:div w:id="1801872949">
              <w:marLeft w:val="0"/>
              <w:marRight w:val="0"/>
              <w:marTop w:val="0"/>
              <w:marBottom w:val="0"/>
              <w:divBdr>
                <w:top w:val="none" w:sz="0" w:space="0" w:color="auto"/>
                <w:left w:val="none" w:sz="0" w:space="0" w:color="auto"/>
                <w:bottom w:val="none" w:sz="0" w:space="0" w:color="auto"/>
                <w:right w:val="none" w:sz="0" w:space="0" w:color="auto"/>
              </w:divBdr>
              <w:divsChild>
                <w:div w:id="182550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microsoft.com/office/2011/relationships/commentsExtended" Target="commentsExtended.xml"/><Relationship Id="rId10" Type="http://schemas.openxmlformats.org/officeDocument/2006/relationships/settings" Target="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50920952088c268d04d1deeb785a41f8">
  <xsd:schema xmlns:xsd="http://www.w3.org/2001/XMLSchema" xmlns:xs="http://www.w3.org/2001/XMLSchema" xmlns:p="http://schemas.microsoft.com/office/2006/metadata/properties" targetNamespace="http://schemas.microsoft.com/office/2006/metadata/properties" ma:root="true" ma:fieldsID="a424ab48e3b10efb04e40857be3069c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8437AC-22FB-438D-875C-D77FE7F665F5}">
  <ds:schemaRefs>
    <ds:schemaRef ds:uri="http://schemas.openxmlformats.org/officeDocument/2006/bibliography"/>
  </ds:schemaRefs>
</ds:datastoreItem>
</file>

<file path=customXml/itemProps2.xml><?xml version="1.0" encoding="utf-8"?>
<ds:datastoreItem xmlns:ds="http://schemas.openxmlformats.org/officeDocument/2006/customXml" ds:itemID="{EC14F05E-2CCA-4CE7-8650-45962EDE4CD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BD90968-86DE-44D7-BA37-4677F0252A84}">
  <ds:schemaRefs>
    <ds:schemaRef ds:uri="http://schemas.microsoft.com/sharepoint/v3/contenttype/forms"/>
  </ds:schemaRefs>
</ds:datastoreItem>
</file>

<file path=customXml/itemProps4.xml><?xml version="1.0" encoding="utf-8"?>
<ds:datastoreItem xmlns:ds="http://schemas.openxmlformats.org/officeDocument/2006/customXml" ds:itemID="{1305C295-8240-438D-A939-595CD559BFAB}">
  <ds:schemaRefs>
    <ds:schemaRef ds:uri="http://schemas.openxmlformats.org/officeDocument/2006/bibliography"/>
  </ds:schemaRefs>
</ds:datastoreItem>
</file>

<file path=customXml/itemProps5.xml><?xml version="1.0" encoding="utf-8"?>
<ds:datastoreItem xmlns:ds="http://schemas.openxmlformats.org/officeDocument/2006/customXml" ds:itemID="{C48FC943-1241-46AC-AC42-01087FBFC700}"/>
</file>

<file path=customXml/itemProps6.xml><?xml version="1.0" encoding="utf-8"?>
<ds:datastoreItem xmlns:ds="http://schemas.openxmlformats.org/officeDocument/2006/customXml" ds:itemID="{91AC238B-8174-4D3B-BE4D-DF9F586D2DD0}">
  <ds:schemaRefs>
    <ds:schemaRef ds:uri="http://schemas.openxmlformats.org/officeDocument/2006/bibliography"/>
  </ds:schemaRefs>
</ds:datastoreItem>
</file>

<file path=customXml/itemProps7.xml><?xml version="1.0" encoding="utf-8"?>
<ds:datastoreItem xmlns:ds="http://schemas.openxmlformats.org/officeDocument/2006/customXml" ds:itemID="{EDAEAD52-C00E-4DEA-B2F9-41ADA575A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1208</Words>
  <Characters>6886</Characters>
  <Application>Microsoft Office Word</Application>
  <DocSecurity>0</DocSecurity>
  <Lines>57</Lines>
  <Paragraphs>16</Paragraphs>
  <ScaleCrop>false</ScaleCrop>
  <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Nicole H Jin</cp:lastModifiedBy>
  <cp:revision>4</cp:revision>
  <dcterms:created xsi:type="dcterms:W3CDTF">2020-10-12T14:31:00Z</dcterms:created>
  <dcterms:modified xsi:type="dcterms:W3CDTF">2025-11-22T05:27:00Z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7038500</vt:r8>
  </property>
  <property fmtid="{D5CDD505-2E9C-101B-9397-08002B2CF9AE}" pid="4" name="_activity">
    <vt:lpwstr>{"FileActivityType":"6","FileActivityTimeStamp":"2023-08-10T02:32:35.353Z","FileActivityUsersOnPage":[{"DisplayName":"Vic Gong","Id":"vic.gong@cn.ey.com"}],"FileActivityNavigationId":null}</vt:lpwstr>
  </property>
  <property fmtid="{D5CDD505-2E9C-101B-9397-08002B2CF9AE}" pid="5" name="_ExtendedDescription">
    <vt:lpwstr/>
  </property>
  <property fmtid="{D5CDD505-2E9C-101B-9397-08002B2CF9AE}" pid="6" name="TriggerFlowInfo">
    <vt:lpwstr/>
  </property>
  <property fmtid="{D5CDD505-2E9C-101B-9397-08002B2CF9AE}" pid="7" name="ComplianceAssetId">
    <vt:lpwstr/>
  </property>
</Properties>
</file>
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EBB4A" w14:textId="77777777" w:rsidR="00AA4C7B" w:rsidRPr="00396F8C" w:rsidRDefault="00AA4C7B" w:rsidP="00396F8C">
      <w:pPr>
        <w:widowControl w:val="0"/>
        <w:adjustRightInd w:val="0"/>
        <w:snapToGrid w:val="0"/>
        <w:spacing w:after="0" w:line="276" w:lineRule="auto"/>
        <w:jc w:val="both"/>
        <w:rPr>
          <w:rFonts w:ascii="SimHei" w:eastAsia="SimHei" w:hAnsi="SimHei" w:cs="Times New Roman"/>
          <w:b/>
          <w:bCs/>
        </w:rPr>
      </w:pPr>
    </w:p>
    <w:p w14:paraId="5A6EA6E5" w14:textId="77777777" w:rsidR="00AA4C7B" w:rsidRPr="00396F8C" w:rsidRDefault="00AA4C7B" w:rsidP="00396F8C">
      <w:pPr>
        <w:widowControl w:val="0"/>
        <w:adjustRightInd w:val="0"/>
        <w:snapToGrid w:val="0"/>
        <w:spacing w:after="0" w:line="276" w:lineRule="auto"/>
        <w:jc w:val="both"/>
        <w:rPr>
          <w:rFonts w:ascii="SimHei" w:eastAsia="SimHei" w:hAnsi="SimHei" w:cs="Times New Roman"/>
          <w:b/>
          <w:bCs/>
        </w:rPr>
      </w:pPr>
    </w:p>
    <w:p w14:paraId="0B312958" w14:textId="77777777" w:rsidR="00AA4C7B" w:rsidRPr="00396F8C" w:rsidRDefault="00AA4C7B" w:rsidP="00396F8C">
      <w:pPr>
        <w:widowControl w:val="0"/>
        <w:adjustRightInd w:val="0"/>
        <w:snapToGrid w:val="0"/>
        <w:spacing w:after="0" w:line="276" w:lineRule="auto"/>
        <w:jc w:val="both"/>
        <w:rPr>
          <w:rFonts w:ascii="SimHei" w:eastAsia="SimHei" w:hAnsi="SimHei" w:cs="Times New Roman"/>
          <w:b/>
          <w:bCs/>
        </w:rPr>
      </w:pPr>
    </w:p>
    <w:p w14:paraId="769FB463" w14:textId="77777777" w:rsidR="00AA4C7B" w:rsidRPr="00396F8C" w:rsidRDefault="00AA4C7B" w:rsidP="00396F8C">
      <w:pPr>
        <w:widowControl w:val="0"/>
        <w:adjustRightInd w:val="0"/>
        <w:snapToGrid w:val="0"/>
        <w:spacing w:after="0" w:line="276" w:lineRule="auto"/>
        <w:jc w:val="both"/>
        <w:rPr>
          <w:rFonts w:ascii="SimHei" w:eastAsia="SimHei" w:hAnsi="SimHei" w:cs="Times New Roman"/>
          <w:b/>
          <w:bCs/>
        </w:rPr>
      </w:pPr>
    </w:p>
    <w:p w14:paraId="1D40EAF2" w14:textId="20077B2C" w:rsidR="00CB78B7" w:rsidRPr="00396F8C" w:rsidRDefault="00CB78B7" w:rsidP="00396F8C">
      <w:pPr>
        <w:widowControl w:val="0"/>
        <w:adjustRightInd w:val="0"/>
        <w:snapToGrid w:val="0"/>
        <w:spacing w:after="0" w:line="276" w:lineRule="auto"/>
        <w:jc w:val="both"/>
        <w:rPr>
          <w:rFonts w:ascii="SimHei" w:eastAsia="SimHei" w:hAnsi="SimHei" w:cs="Times New Roman"/>
          <w:b/>
          <w:bCs/>
        </w:rPr>
      </w:pPr>
      <w:commentRangeStart w:id="0"/>
      <w:r w:rsidRPr="00396F8C">
        <w:rPr>
          <w:rFonts w:ascii="SimHei" w:eastAsia="SimHei" w:hAnsi="SimHei" w:cs="Times New Roman" w:hint="eastAsia"/>
          <w:b/>
          <w:bCs/>
        </w:rPr>
        <w:t>独立</w:t>
      </w:r>
      <w:commentRangeEnd w:id="0"/>
      <w:r w:rsidRPr="00396F8C">
        <w:rPr>
          <w:rStyle w:val="CommentReference"/>
          <w:rFonts w:ascii="SimHei" w:eastAsia="SimHei" w:hAnsi="SimHei"/>
          <w:sz w:val="22"/>
          <w:szCs w:val="22"/>
        </w:rPr>
        <w:commentReference w:id="0"/>
      </w:r>
      <w:r w:rsidR="00130549">
        <w:rPr>
          <w:rFonts w:ascii="SimHei" w:eastAsia="SimHei" w:hAnsi="SimHei" w:cs="Times New Roman" w:hint="eastAsia"/>
          <w:b/>
          <w:bCs/>
        </w:rPr>
        <w:t>服务</w:t>
      </w:r>
      <w:r w:rsidRPr="00396F8C">
        <w:rPr>
          <w:rFonts w:ascii="SimHei" w:eastAsia="SimHei" w:hAnsi="SimHei" w:cs="Times New Roman" w:hint="eastAsia"/>
          <w:b/>
          <w:bCs/>
        </w:rPr>
        <w:t>审计师</w:t>
      </w:r>
      <w:commentRangeStart w:id="2"/>
      <w:r w:rsidRPr="00396F8C">
        <w:rPr>
          <w:rFonts w:ascii="SimHei" w:eastAsia="SimHei" w:hAnsi="SimHei" w:cs="Times New Roman" w:hint="eastAsia"/>
          <w:b/>
          <w:bCs/>
        </w:rPr>
        <w:t>鉴证</w:t>
      </w:r>
      <w:commentRangeEnd w:id="2"/>
      <w:r w:rsidR="008F747F">
        <w:rPr>
          <w:rStyle w:val="CommentReference"/>
        </w:rPr>
        <w:commentReference w:id="2"/>
      </w:r>
      <w:r w:rsidRPr="00396F8C">
        <w:rPr>
          <w:rFonts w:ascii="SimHei" w:eastAsia="SimHei" w:hAnsi="SimHei" w:cs="Times New Roman" w:hint="eastAsia"/>
          <w:b/>
          <w:bCs/>
        </w:rPr>
        <w:t>报告</w:t>
      </w:r>
    </w:p>
    <w:p w14:paraId="5E81F99D" w14:textId="77777777" w:rsidR="00CB78B7" w:rsidRPr="00396F8C" w:rsidRDefault="00CB78B7" w:rsidP="00396F8C">
      <w:pPr>
        <w:widowControl w:val="0"/>
        <w:adjustRightInd w:val="0"/>
        <w:snapToGrid w:val="0"/>
        <w:spacing w:after="0" w:line="276" w:lineRule="auto"/>
        <w:jc w:val="both"/>
        <w:rPr>
          <w:rFonts w:ascii="SimHei" w:eastAsia="SimHei" w:hAnsi="SimHei" w:cs="Times New Roman"/>
        </w:rPr>
      </w:pPr>
    </w:p>
    <w:p w14:paraId="3B51E29D" w14:textId="7E0F0241" w:rsidR="00CB78B7" w:rsidRPr="00396F8C" w:rsidRDefault="00CB78B7" w:rsidP="00396F8C">
      <w:pPr>
        <w:widowControl w:val="0"/>
        <w:adjustRightInd w:val="0"/>
        <w:snapToGrid w:val="0"/>
        <w:spacing w:after="0" w:line="276" w:lineRule="auto"/>
        <w:jc w:val="both"/>
        <w:rPr>
          <w:rFonts w:ascii="SimHei" w:eastAsia="SimHei" w:hAnsi="SimHei" w:cs="Times New Roman"/>
          <w:b/>
          <w:bCs/>
        </w:rPr>
      </w:pPr>
      <w:r w:rsidRPr="005F183C">
        <w:rPr>
          <w:rFonts w:ascii="SimHei" w:eastAsia="SimHei" w:hAnsi="SimHei" w:cs="Times New Roman" w:hint="eastAsia"/>
        </w:rPr>
        <w:t>致</w:t>
      </w:r>
      <w:r w:rsidRPr="00396F8C">
        <w:rPr>
          <w:rFonts w:ascii="SimHei" w:eastAsia="SimHei" w:hAnsi="SimHei" w:cs="Times New Roman"/>
          <w:b/>
          <w:bCs/>
        </w:rPr>
        <w:t xml:space="preserve"> </w:t>
      </w:r>
      <w:r w:rsidRPr="00396F8C">
        <w:rPr>
          <w:rFonts w:ascii="SimHei" w:eastAsia="SimHei" w:hAnsi="SimHei" w:cs="Times New Roman" w:hint="eastAsia"/>
          <w:b/>
          <w:bCs/>
        </w:rPr>
        <w:t>【服务机构</w:t>
      </w:r>
      <w:r w:rsidR="00D15818">
        <w:rPr>
          <w:rFonts w:ascii="SimHei" w:eastAsia="SimHei" w:hAnsi="SimHei" w:cs="Times New Roman" w:hint="eastAsia"/>
          <w:b/>
          <w:bCs/>
        </w:rPr>
        <w:t>名</w:t>
      </w:r>
      <w:r w:rsidRPr="00396F8C">
        <w:rPr>
          <w:rFonts w:ascii="SimHei" w:eastAsia="SimHei" w:hAnsi="SimHei" w:cs="Times New Roman" w:hint="eastAsia"/>
          <w:b/>
          <w:bCs/>
        </w:rPr>
        <w:t>称】</w:t>
      </w:r>
      <w:r w:rsidRPr="005F183C">
        <w:rPr>
          <w:rFonts w:ascii="SimHei" w:eastAsia="SimHei" w:hAnsi="SimHei" w:cs="Times New Roman" w:hint="eastAsia"/>
        </w:rPr>
        <w:t>董事会</w:t>
      </w:r>
      <w:commentRangeStart w:id="3"/>
      <w:r w:rsidR="00E57DC8">
        <w:rPr>
          <w:rFonts w:ascii="SimHei" w:eastAsia="SimHei" w:hAnsi="SimHei" w:cs="Times New Roman" w:hint="eastAsia"/>
        </w:rPr>
        <w:t>/管理层</w:t>
      </w:r>
      <w:commentRangeEnd w:id="3"/>
      <w:r w:rsidR="00DF6B31">
        <w:rPr>
          <w:rStyle w:val="CommentReference"/>
        </w:rPr>
        <w:commentReference w:id="3"/>
      </w:r>
    </w:p>
    <w:p w14:paraId="4F6F6E10" w14:textId="77777777" w:rsidR="00CB78B7" w:rsidRPr="00396F8C" w:rsidRDefault="00CB78B7" w:rsidP="00396F8C">
      <w:pPr>
        <w:widowControl w:val="0"/>
        <w:adjustRightInd w:val="0"/>
        <w:snapToGrid w:val="0"/>
        <w:spacing w:after="0" w:line="276" w:lineRule="auto"/>
        <w:jc w:val="both"/>
        <w:rPr>
          <w:rFonts w:ascii="SimHei" w:eastAsia="SimHei" w:hAnsi="SimHei" w:cs="Times New Roman"/>
        </w:rPr>
      </w:pPr>
    </w:p>
    <w:p w14:paraId="00DE2B2A" w14:textId="77777777" w:rsidR="00CB78B7" w:rsidRPr="00396F8C" w:rsidRDefault="00CB78B7" w:rsidP="00396F8C">
      <w:pPr>
        <w:widowControl w:val="0"/>
        <w:adjustRightInd w:val="0"/>
        <w:snapToGrid w:val="0"/>
        <w:spacing w:after="0" w:line="276" w:lineRule="auto"/>
        <w:jc w:val="both"/>
        <w:rPr>
          <w:rFonts w:ascii="SimHei" w:eastAsia="SimHei" w:hAnsi="SimHei" w:cs="Times New Roman"/>
        </w:rPr>
      </w:pPr>
    </w:p>
    <w:p w14:paraId="662AAB72" w14:textId="77777777" w:rsidR="00CB78B7" w:rsidRPr="00396F8C" w:rsidRDefault="00CB78B7" w:rsidP="00396F8C">
      <w:pPr>
        <w:widowControl w:val="0"/>
        <w:adjustRightInd w:val="0"/>
        <w:snapToGrid w:val="0"/>
        <w:spacing w:after="0" w:line="276" w:lineRule="auto"/>
        <w:jc w:val="both"/>
        <w:rPr>
          <w:rFonts w:ascii="SimHei" w:eastAsia="SimHei" w:hAnsi="SimHei" w:cs="Times New Roman"/>
          <w:i/>
          <w:iCs/>
        </w:rPr>
      </w:pPr>
      <w:commentRangeStart w:id="4"/>
      <w:r w:rsidRPr="00396F8C">
        <w:rPr>
          <w:rFonts w:ascii="SimHei" w:eastAsia="SimHei" w:hAnsi="SimHei" w:cs="Times New Roman" w:hint="eastAsia"/>
          <w:i/>
          <w:iCs/>
        </w:rPr>
        <w:t>范围</w:t>
      </w:r>
      <w:commentRangeEnd w:id="4"/>
      <w:r w:rsidR="008D346C" w:rsidRPr="00396F8C">
        <w:rPr>
          <w:rStyle w:val="CommentReference"/>
          <w:sz w:val="22"/>
          <w:szCs w:val="22"/>
        </w:rPr>
        <w:commentReference w:id="4"/>
      </w:r>
    </w:p>
    <w:p w14:paraId="0E000F4E" w14:textId="6F811DAE" w:rsidR="00CB78B7" w:rsidRDefault="00775A2F" w:rsidP="00E93C8A">
      <w:pPr>
        <w:spacing w:after="0" w:line="240" w:lineRule="auto"/>
        <w:jc w:val="both"/>
        <w:rPr>
          <w:rFonts w:ascii="SimHei" w:eastAsia="SimHei" w:hAnsi="SimHei" w:cs="Times New Roman"/>
        </w:rPr>
      </w:pPr>
      <w:r>
        <w:rPr>
          <w:rFonts w:ascii="SimHei" w:eastAsia="SimHei" w:hAnsi="SimHei" w:cs="Times New Roman" w:hint="eastAsia"/>
          <w:color w:val="000000"/>
        </w:rPr>
        <w:t>基于</w:t>
      </w:r>
      <w:r w:rsidRPr="00A52FB2">
        <w:rPr>
          <w:rFonts w:ascii="SimHei" w:eastAsia="SimHei" w:hAnsi="SimHei" w:cs="Times New Roman" w:hint="eastAsia"/>
          <w:i/>
          <w:iCs/>
          <w:color w:val="000000"/>
        </w:rPr>
        <w:t xml:space="preserve">第一部分 </w:t>
      </w:r>
      <w:r w:rsidRPr="00A52FB2">
        <w:rPr>
          <w:rFonts w:ascii="SimHei" w:eastAsia="SimHei" w:hAnsi="SimHei" w:cs="Times New Roman"/>
          <w:i/>
          <w:iCs/>
          <w:color w:val="000000"/>
        </w:rPr>
        <w:t xml:space="preserve">- </w:t>
      </w:r>
      <w:r w:rsidRPr="00A52FB2">
        <w:rPr>
          <w:rFonts w:ascii="SimHei" w:eastAsia="SimHei" w:hAnsi="SimHei" w:cs="Times New Roman" w:hint="eastAsia"/>
          <w:i/>
          <w:iCs/>
          <w:color w:val="000000"/>
        </w:rPr>
        <w:t>【</w:t>
      </w:r>
      <w:r w:rsidRPr="00A52FB2">
        <w:rPr>
          <w:rFonts w:ascii="SimHei" w:eastAsia="SimHei" w:hAnsi="SimHei" w:cs="Times New Roman" w:hint="eastAsia"/>
          <w:b/>
          <w:bCs/>
          <w:i/>
          <w:iCs/>
          <w:color w:val="000000"/>
        </w:rPr>
        <w:t>服务机构名称</w:t>
      </w:r>
      <w:r w:rsidRPr="00A52FB2">
        <w:rPr>
          <w:rFonts w:ascii="SimHei" w:eastAsia="SimHei" w:hAnsi="SimHei" w:cs="Times New Roman" w:hint="eastAsia"/>
          <w:i/>
          <w:iCs/>
          <w:color w:val="000000"/>
        </w:rPr>
        <w:t>】管理层认定</w:t>
      </w:r>
      <w:r>
        <w:rPr>
          <w:rFonts w:ascii="SimHei" w:eastAsia="SimHei" w:hAnsi="SimHei" w:cs="Times New Roman" w:hint="eastAsia"/>
          <w:color w:val="000000"/>
        </w:rPr>
        <w:t>（以下简称“认定”）中所识别的标准，</w:t>
      </w:r>
      <w:r w:rsidR="0054644E">
        <w:rPr>
          <w:rFonts w:ascii="SimHei" w:eastAsia="SimHei" w:hAnsi="SimHei" w:cs="Times New Roman" w:hint="eastAsia"/>
          <w:color w:val="000000"/>
        </w:rPr>
        <w:t>我们检查了【</w:t>
      </w:r>
      <w:r w:rsidR="0054644E">
        <w:rPr>
          <w:rFonts w:ascii="SimHei" w:eastAsia="SimHei" w:hAnsi="SimHei" w:cs="Times New Roman" w:hint="eastAsia"/>
          <w:b/>
          <w:bCs/>
          <w:color w:val="000000"/>
        </w:rPr>
        <w:t>服务机构名称</w:t>
      </w:r>
      <w:r w:rsidR="0054644E">
        <w:rPr>
          <w:rFonts w:ascii="SimHei" w:eastAsia="SimHei" w:hAnsi="SimHei" w:cs="Times New Roman" w:hint="eastAsia"/>
          <w:color w:val="000000"/>
        </w:rPr>
        <w:t>】（以下简称“【</w:t>
      </w:r>
      <w:r w:rsidR="0054644E">
        <w:rPr>
          <w:rFonts w:ascii="SimHei" w:eastAsia="SimHei" w:hAnsi="SimHei" w:cs="Times New Roman" w:hint="eastAsia"/>
          <w:b/>
          <w:bCs/>
          <w:color w:val="000000"/>
        </w:rPr>
        <w:t>服务机构简称</w:t>
      </w:r>
      <w:r w:rsidR="0054644E">
        <w:rPr>
          <w:rFonts w:ascii="SimHei" w:eastAsia="SimHei" w:hAnsi="SimHei" w:cs="Times New Roman" w:hint="eastAsia"/>
          <w:color w:val="000000"/>
        </w:rPr>
        <w:t>】”或“服务机构”）关于</w:t>
      </w:r>
      <w:commentRangeStart w:id="5"/>
      <w:r w:rsidR="0054644E">
        <w:rPr>
          <w:rFonts w:ascii="SimHei" w:eastAsia="SimHei" w:hAnsi="SimHei" w:cs="Times New Roman" w:hint="eastAsia"/>
          <w:color w:val="000000"/>
        </w:rPr>
        <w:t>用以</w:t>
      </w:r>
      <w:r w:rsidR="0054644E">
        <w:rPr>
          <w:rFonts w:ascii="SimHei" w:eastAsia="SimHei" w:hAnsi="SimHei" w:cs="Times New Roman" w:hint="eastAsia"/>
          <w:color w:val="000000" w:themeColor="text1"/>
          <w:u w:val="thick"/>
          <w:lang w:bidi="he-IL"/>
        </w:rPr>
        <w:t>处理用户实体的交易</w:t>
      </w:r>
      <w:commentRangeEnd w:id="5"/>
      <w:r w:rsidR="0054644E">
        <w:rPr>
          <w:rStyle w:val="CommentReference"/>
          <w:rFonts w:ascii="SimHei" w:eastAsia="SimHei" w:hAnsi="SimHei" w:hint="eastAsia"/>
          <w:sz w:val="22"/>
          <w:szCs w:val="22"/>
          <w:u w:val="thick"/>
        </w:rPr>
        <w:commentReference w:id="5"/>
      </w:r>
      <w:r w:rsidR="0054644E">
        <w:rPr>
          <w:rFonts w:ascii="SimHei" w:eastAsia="SimHei" w:hAnsi="SimHei" w:cs="Times New Roman" w:hint="eastAsia"/>
          <w:color w:val="000000" w:themeColor="text1"/>
          <w:lang w:bidi="he-IL"/>
        </w:rPr>
        <w:t>【</w:t>
      </w:r>
      <w:r w:rsidR="0054644E">
        <w:rPr>
          <w:rFonts w:ascii="SimHei" w:eastAsia="SimHei" w:hAnsi="SimHei" w:cs="Times New Roman" w:hint="eastAsia"/>
          <w:b/>
          <w:bCs/>
          <w:color w:val="000000" w:themeColor="text1"/>
          <w:lang w:bidi="he-IL"/>
        </w:rPr>
        <w:t>或服务机构提供的服务类型或名称</w:t>
      </w:r>
      <w:r w:rsidR="0054644E">
        <w:rPr>
          <w:rFonts w:ascii="SimHei" w:eastAsia="SimHei" w:hAnsi="SimHei" w:cs="Times New Roman" w:hint="eastAsia"/>
          <w:color w:val="000000" w:themeColor="text1"/>
          <w:lang w:bidi="he-IL"/>
        </w:rPr>
        <w:t>】之</w:t>
      </w:r>
      <w:r w:rsidR="0054644E">
        <w:rPr>
          <w:rFonts w:ascii="SimHei" w:eastAsia="SimHei" w:hAnsi="SimHei" w:cs="Times New Roman" w:hint="eastAsia"/>
          <w:b/>
          <w:bCs/>
        </w:rPr>
        <w:t>【服务机构体系名称】</w:t>
      </w:r>
      <w:r w:rsidR="0054644E">
        <w:rPr>
          <w:rFonts w:ascii="SimHei" w:eastAsia="SimHei" w:hAnsi="SimHei" w:cs="Times New Roman" w:hint="eastAsia"/>
          <w:color w:val="000000" w:themeColor="text1"/>
        </w:rPr>
        <w:t>（以下简称“体系”）</w:t>
      </w:r>
      <w:r w:rsidR="00A5661F">
        <w:rPr>
          <w:rFonts w:ascii="SimHei" w:eastAsia="SimHei" w:hAnsi="SimHei" w:cs="Times New Roman" w:hint="eastAsia"/>
          <w:color w:val="000000" w:themeColor="text1"/>
        </w:rPr>
        <w:t>的题为</w:t>
      </w:r>
      <w:commentRangeStart w:id="6"/>
      <w:r w:rsidR="0054644E">
        <w:rPr>
          <w:rFonts w:ascii="SimHei" w:eastAsia="SimHei" w:hAnsi="SimHei" w:cs="Times New Roman" w:hint="eastAsia"/>
          <w:i/>
          <w:color w:val="000000"/>
        </w:rPr>
        <w:t>截至</w:t>
      </w:r>
      <w:commentRangeEnd w:id="6"/>
      <w:r w:rsidR="0054644E">
        <w:rPr>
          <w:rStyle w:val="CommentReference"/>
          <w:rFonts w:hint="eastAsia"/>
        </w:rPr>
        <w:commentReference w:id="6"/>
      </w:r>
      <w:r w:rsidR="0054644E">
        <w:rPr>
          <w:rFonts w:ascii="SimHei" w:eastAsia="SimHei" w:hAnsi="SimHei" w:cs="Times New Roman" w:hint="eastAsia"/>
          <w:i/>
          <w:color w:val="000000"/>
        </w:rPr>
        <w:t>【</w:t>
      </w:r>
      <w:r w:rsidR="0054644E">
        <w:rPr>
          <w:rFonts w:ascii="SimHei" w:eastAsia="SimHei" w:hAnsi="SimHei" w:cs="Times New Roman" w:hint="eastAsia"/>
          <w:b/>
          <w:bCs/>
          <w:i/>
          <w:color w:val="000000"/>
        </w:rPr>
        <w:t>日期</w:t>
      </w:r>
      <w:r w:rsidR="0054644E">
        <w:rPr>
          <w:rFonts w:ascii="SimHei" w:eastAsia="SimHei" w:hAnsi="SimHei" w:cs="Times New Roman" w:hint="eastAsia"/>
          <w:i/>
          <w:color w:val="000000"/>
        </w:rPr>
        <w:t>】的</w:t>
      </w:r>
      <w:r w:rsidR="0054644E">
        <w:rPr>
          <w:rFonts w:ascii="SimHei" w:eastAsia="SimHei" w:hAnsi="SimHei" w:cs="Times New Roman" w:hint="eastAsia"/>
          <w:b/>
          <w:bCs/>
          <w:i/>
          <w:color w:val="000000" w:themeColor="text1"/>
        </w:rPr>
        <w:t>【服务机构名称】</w:t>
      </w:r>
      <w:r w:rsidR="0054644E">
        <w:rPr>
          <w:rFonts w:ascii="SimHei" w:eastAsia="SimHei" w:hAnsi="SimHei" w:cs="Times New Roman" w:hint="eastAsia"/>
          <w:i/>
          <w:color w:val="000000" w:themeColor="text1"/>
        </w:rPr>
        <w:t>之</w:t>
      </w:r>
      <w:r w:rsidR="0054644E">
        <w:rPr>
          <w:rFonts w:ascii="SimHei" w:eastAsia="SimHei" w:hAnsi="SimHei" w:cs="Times New Roman" w:hint="eastAsia"/>
          <w:b/>
          <w:bCs/>
          <w:i/>
        </w:rPr>
        <w:t>【服务机构体系名称】</w:t>
      </w:r>
      <w:r w:rsidR="0054644E">
        <w:rPr>
          <w:rFonts w:ascii="SimHei" w:eastAsia="SimHei" w:hAnsi="SimHei" w:cs="Times New Roman" w:hint="eastAsia"/>
          <w:i/>
          <w:color w:val="000000" w:themeColor="text1"/>
        </w:rPr>
        <w:t>的描述</w:t>
      </w:r>
      <w:r w:rsidR="0054644E">
        <w:rPr>
          <w:rFonts w:ascii="SimHei" w:eastAsia="SimHei" w:hAnsi="SimHei" w:cs="Times New Roman" w:hint="eastAsia"/>
          <w:color w:val="000000" w:themeColor="text1"/>
        </w:rPr>
        <w:t>（以下简称“描述”）</w:t>
      </w:r>
      <w:r w:rsidR="00A5661F">
        <w:rPr>
          <w:rFonts w:ascii="SimHei" w:eastAsia="SimHei" w:hAnsi="SimHei" w:cs="Times New Roman" w:hint="eastAsia"/>
          <w:color w:val="000000" w:themeColor="text1"/>
        </w:rPr>
        <w:t>之描述</w:t>
      </w:r>
      <w:r w:rsidR="0054644E">
        <w:rPr>
          <w:rFonts w:ascii="SimHei" w:eastAsia="SimHei" w:hAnsi="SimHei" w:cs="Times New Roman" w:hint="eastAsia"/>
          <w:color w:val="000000" w:themeColor="text1"/>
        </w:rPr>
        <w:t>，以及</w:t>
      </w:r>
      <w:r w:rsidR="00AA4C7B" w:rsidRPr="00396F8C">
        <w:rPr>
          <w:rFonts w:ascii="SimHei" w:eastAsia="SimHei" w:hAnsi="SimHei" w:cs="Times New Roman" w:hint="eastAsia"/>
          <w:color w:val="000000"/>
        </w:rPr>
        <w:t>为实现描述中所述的既定控制目标（以下简称</w:t>
      </w:r>
      <w:r w:rsidR="00AA4C7B" w:rsidRPr="00396F8C">
        <w:rPr>
          <w:rFonts w:ascii="SimHei" w:eastAsia="SimHei" w:hAnsi="SimHei" w:cs="Times New Roman"/>
          <w:color w:val="000000"/>
        </w:rPr>
        <w:t>“</w:t>
      </w:r>
      <w:r w:rsidR="00AA4C7B" w:rsidRPr="00396F8C">
        <w:rPr>
          <w:rFonts w:ascii="SimHei" w:eastAsia="SimHei" w:hAnsi="SimHei" w:cs="Times New Roman" w:hint="eastAsia"/>
          <w:color w:val="000000"/>
        </w:rPr>
        <w:t>控制目标</w:t>
      </w:r>
      <w:r w:rsidR="00AA4C7B" w:rsidRPr="00396F8C">
        <w:rPr>
          <w:rFonts w:ascii="SimHei" w:eastAsia="SimHei" w:hAnsi="SimHei" w:cs="Times New Roman"/>
          <w:color w:val="000000"/>
        </w:rPr>
        <w:t>”</w:t>
      </w:r>
      <w:r w:rsidR="00AA4C7B" w:rsidRPr="00396F8C">
        <w:rPr>
          <w:rFonts w:ascii="SimHei" w:eastAsia="SimHei" w:hAnsi="SimHei" w:cs="Times New Roman" w:hint="eastAsia"/>
          <w:color w:val="000000"/>
        </w:rPr>
        <w:t>）而所设控制的设计之恰当性。</w:t>
      </w:r>
      <w:r w:rsidR="00CB78B7" w:rsidRPr="00396F8C">
        <w:rPr>
          <w:rFonts w:ascii="SimHei" w:eastAsia="SimHei" w:hAnsi="SimHei" w:cs="Times New Roman" w:hint="eastAsia"/>
          <w:b/>
          <w:bCs/>
        </w:rPr>
        <w:t>【服务机构简称】</w:t>
      </w:r>
      <w:r w:rsidR="00CB78B7" w:rsidRPr="00396F8C">
        <w:rPr>
          <w:rFonts w:ascii="SimHei" w:eastAsia="SimHei" w:hAnsi="SimHei" w:cs="Times New Roman" w:hint="eastAsia"/>
        </w:rPr>
        <w:t>管理层相信，描述中所述控制目标及相关的控制可能与</w:t>
      </w:r>
      <w:r w:rsidR="00786EB5">
        <w:rPr>
          <w:rFonts w:ascii="SimHei" w:eastAsia="SimHei" w:hAnsi="SimHei" w:cs="Times New Roman" w:hint="eastAsia"/>
        </w:rPr>
        <w:t>用户实体</w:t>
      </w:r>
      <w:r w:rsidR="00CB78B7" w:rsidRPr="00396F8C">
        <w:rPr>
          <w:rFonts w:ascii="SimHei" w:eastAsia="SimHei" w:hAnsi="SimHei" w:cs="Times New Roman" w:hint="eastAsia"/>
        </w:rPr>
        <w:t>财务报</w:t>
      </w:r>
      <w:r w:rsidR="00786EB5">
        <w:rPr>
          <w:rFonts w:ascii="SimHei" w:eastAsia="SimHei" w:hAnsi="SimHei" w:cs="Times New Roman" w:hint="eastAsia"/>
        </w:rPr>
        <w:t>告</w:t>
      </w:r>
      <w:r w:rsidR="00CB78B7" w:rsidRPr="00396F8C">
        <w:rPr>
          <w:rFonts w:ascii="SimHei" w:eastAsia="SimHei" w:hAnsi="SimHei" w:cs="Times New Roman" w:hint="eastAsia"/>
        </w:rPr>
        <w:t>的内部控制相关，且描述并不涵盖体系中与</w:t>
      </w:r>
      <w:r w:rsidR="00786EB5">
        <w:rPr>
          <w:rFonts w:ascii="SimHei" w:eastAsia="SimHei" w:hAnsi="SimHei" w:cs="Times New Roman" w:hint="eastAsia"/>
        </w:rPr>
        <w:t>用户实体</w:t>
      </w:r>
      <w:r w:rsidR="00CB78B7" w:rsidRPr="00396F8C">
        <w:rPr>
          <w:rFonts w:ascii="SimHei" w:eastAsia="SimHei" w:hAnsi="SimHei" w:cs="Times New Roman" w:hint="eastAsia"/>
        </w:rPr>
        <w:t>财务报</w:t>
      </w:r>
      <w:r w:rsidR="00786EB5">
        <w:rPr>
          <w:rFonts w:ascii="SimHei" w:eastAsia="SimHei" w:hAnsi="SimHei" w:cs="Times New Roman" w:hint="eastAsia"/>
        </w:rPr>
        <w:t>告</w:t>
      </w:r>
      <w:r w:rsidR="00CB78B7" w:rsidRPr="00396F8C">
        <w:rPr>
          <w:rFonts w:ascii="SimHei" w:eastAsia="SimHei" w:hAnsi="SimHei" w:cs="Times New Roman" w:hint="eastAsia"/>
        </w:rPr>
        <w:t>的内部控制无关的方面。</w:t>
      </w:r>
    </w:p>
    <w:p w14:paraId="6A644AE7" w14:textId="77777777" w:rsidR="005C6705" w:rsidRPr="0054644E" w:rsidRDefault="005C6705" w:rsidP="00E93C8A">
      <w:pPr>
        <w:spacing w:after="0" w:line="240" w:lineRule="auto"/>
        <w:jc w:val="both"/>
        <w:rPr>
          <w:rFonts w:ascii="SimSun" w:eastAsia="SimSun" w:hAnsi="SimSun" w:cs="SimSun"/>
          <w:sz w:val="24"/>
          <w:szCs w:val="24"/>
        </w:rPr>
      </w:pPr>
    </w:p>
    <w:p w14:paraId="563B23B8" w14:textId="77777777" w:rsidR="005C6705" w:rsidRPr="00396F8C" w:rsidRDefault="005C6705" w:rsidP="005C6705">
      <w:pPr>
        <w:widowControl w:val="0"/>
        <w:adjustRightInd w:val="0"/>
        <w:snapToGrid w:val="0"/>
        <w:spacing w:after="0" w:line="276" w:lineRule="auto"/>
        <w:jc w:val="both"/>
        <w:rPr>
          <w:rFonts w:ascii="SimHei" w:eastAsia="SimHei" w:hAnsi="SimHei" w:cs="Times New Roman"/>
        </w:rPr>
      </w:pPr>
      <w:commentRangeStart w:id="7"/>
      <w:r w:rsidRPr="00396F8C">
        <w:rPr>
          <w:rFonts w:ascii="SimHei" w:eastAsia="SimHei" w:hAnsi="SimHei" w:cs="Times New Roman" w:hint="eastAsia"/>
        </w:rPr>
        <w:t>描述表明，仅当</w:t>
      </w:r>
      <w:r w:rsidRPr="00396F8C">
        <w:rPr>
          <w:rFonts w:ascii="SimHei" w:eastAsia="SimHei" w:hAnsi="SimHei" w:cs="Times New Roman" w:hint="eastAsia"/>
          <w:b/>
          <w:bCs/>
        </w:rPr>
        <w:t>【服务机构简称】</w:t>
      </w:r>
      <w:r w:rsidRPr="00396F8C">
        <w:rPr>
          <w:rFonts w:ascii="SimHei" w:eastAsia="SimHei" w:hAnsi="SimHei" w:cs="Times New Roman" w:hint="eastAsia"/>
        </w:rPr>
        <w:t>的控制设计中所预期的</w:t>
      </w:r>
      <w:r>
        <w:rPr>
          <w:rFonts w:ascii="SimHei" w:eastAsia="SimHei" w:hAnsi="SimHei" w:cs="Times New Roman" w:hint="eastAsia"/>
        </w:rPr>
        <w:t>用户实体</w:t>
      </w:r>
      <w:r w:rsidRPr="00396F8C">
        <w:rPr>
          <w:rFonts w:ascii="SimHei" w:eastAsia="SimHei" w:hAnsi="SimHei" w:cs="Times New Roman" w:hint="eastAsia"/>
        </w:rPr>
        <w:t>的补充性控制设计恰当且执行有效，且服务机构本身的控制均设计恰当且执行有效时，描述中所述的</w:t>
      </w:r>
      <w:r>
        <w:rPr>
          <w:rFonts w:ascii="SimHei" w:eastAsia="SimHei" w:hAnsi="SimHei" w:cs="Times New Roman" w:hint="eastAsia"/>
        </w:rPr>
        <w:t>特定</w:t>
      </w:r>
      <w:r w:rsidRPr="00396F8C">
        <w:rPr>
          <w:rFonts w:ascii="SimHei" w:eastAsia="SimHei" w:hAnsi="SimHei" w:cs="Times New Roman" w:hint="eastAsia"/>
        </w:rPr>
        <w:t>控制目标方可实现。我们的检查并未延伸至</w:t>
      </w:r>
      <w:r>
        <w:rPr>
          <w:rFonts w:ascii="SimHei" w:eastAsia="SimHei" w:hAnsi="SimHei" w:cs="Times New Roman" w:hint="eastAsia"/>
        </w:rPr>
        <w:t>用户实体</w:t>
      </w:r>
      <w:r w:rsidRPr="00396F8C">
        <w:rPr>
          <w:rFonts w:ascii="SimHei" w:eastAsia="SimHei" w:hAnsi="SimHei" w:cs="Times New Roman" w:hint="eastAsia"/>
        </w:rPr>
        <w:t>补充性控制，我们亦未评估</w:t>
      </w:r>
      <w:commentRangeStart w:id="8"/>
      <w:r w:rsidRPr="00396F8C">
        <w:rPr>
          <w:rFonts w:ascii="SimHei" w:eastAsia="SimHei" w:hAnsi="SimHei" w:cs="Times New Roman" w:hint="eastAsia"/>
        </w:rPr>
        <w:t>该等</w:t>
      </w:r>
      <w:commentRangeEnd w:id="8"/>
      <w:r w:rsidRPr="00396F8C">
        <w:rPr>
          <w:rStyle w:val="CommentReference"/>
          <w:sz w:val="22"/>
          <w:szCs w:val="22"/>
        </w:rPr>
        <w:commentReference w:id="8"/>
      </w:r>
      <w:r>
        <w:rPr>
          <w:rFonts w:ascii="SimHei" w:eastAsia="SimHei" w:hAnsi="SimHei" w:cs="Times New Roman" w:hint="eastAsia"/>
        </w:rPr>
        <w:t>用户实体</w:t>
      </w:r>
      <w:r w:rsidRPr="00396F8C">
        <w:rPr>
          <w:rFonts w:ascii="SimHei" w:eastAsia="SimHei" w:hAnsi="SimHei" w:cs="Times New Roman" w:hint="eastAsia"/>
        </w:rPr>
        <w:t>的补充性控制的设计之恰当性和执行之有效性</w:t>
      </w:r>
      <w:commentRangeEnd w:id="7"/>
      <w:r w:rsidRPr="00396F8C">
        <w:rPr>
          <w:rStyle w:val="CommentReference"/>
          <w:rFonts w:ascii="SimHei" w:eastAsia="SimHei" w:hAnsi="SimHei"/>
          <w:sz w:val="22"/>
          <w:szCs w:val="22"/>
        </w:rPr>
        <w:commentReference w:id="7"/>
      </w:r>
      <w:r w:rsidRPr="00396F8C">
        <w:rPr>
          <w:rFonts w:ascii="SimHei" w:eastAsia="SimHei" w:hAnsi="SimHei" w:cs="Times New Roman" w:hint="eastAsia"/>
        </w:rPr>
        <w:t>。</w:t>
      </w:r>
    </w:p>
    <w:p w14:paraId="4390E21D" w14:textId="77777777" w:rsidR="00D32246" w:rsidRPr="005C6705" w:rsidRDefault="00D32246" w:rsidP="00D32246">
      <w:pPr>
        <w:widowControl w:val="0"/>
        <w:adjustRightInd w:val="0"/>
        <w:snapToGrid w:val="0"/>
        <w:spacing w:after="0" w:line="276" w:lineRule="auto"/>
        <w:jc w:val="both"/>
        <w:rPr>
          <w:rFonts w:ascii="SimHei" w:eastAsia="SimHei" w:hAnsi="SimHei" w:cs="Times New Roman"/>
        </w:rPr>
      </w:pPr>
    </w:p>
    <w:p w14:paraId="283F4722" w14:textId="1181A248" w:rsidR="00D32246" w:rsidRPr="00396F8C" w:rsidRDefault="00D32246" w:rsidP="00D32246">
      <w:pPr>
        <w:spacing w:after="0" w:line="240" w:lineRule="auto"/>
        <w:jc w:val="both"/>
        <w:rPr>
          <w:rFonts w:ascii="SimHei" w:eastAsia="SimHei" w:hAnsi="SimHei" w:cs="Times New Roman"/>
        </w:rPr>
      </w:pPr>
      <w:r w:rsidRPr="00396F8C">
        <w:rPr>
          <w:rFonts w:ascii="SimHei" w:eastAsia="SimHei" w:hAnsi="SimHei" w:cs="Times New Roman"/>
          <w:b/>
          <w:bCs/>
          <w:color w:val="000000" w:themeColor="text1"/>
        </w:rPr>
        <w:t>【服务机构简称】</w:t>
      </w:r>
      <w:r w:rsidRPr="00396F8C">
        <w:rPr>
          <w:rFonts w:ascii="SimHei" w:eastAsia="SimHei" w:hAnsi="SimHei" w:cs="Times New Roman"/>
          <w:color w:val="000000" w:themeColor="text1"/>
        </w:rPr>
        <w:t>使用</w:t>
      </w:r>
      <w:r w:rsidR="00D86177" w:rsidRPr="00D86177">
        <w:rPr>
          <w:rFonts w:ascii="SimHei" w:eastAsia="SimHei" w:hAnsi="SimHei" w:cs="Times New Roman" w:hint="eastAsia"/>
          <w:color w:val="000000" w:themeColor="text1"/>
        </w:rPr>
        <w:t>由</w:t>
      </w:r>
      <w:r w:rsidRPr="00396F8C">
        <w:rPr>
          <w:rFonts w:ascii="SimHei" w:eastAsia="SimHei" w:hAnsi="SimHei" w:cs="Times New Roman"/>
          <w:b/>
          <w:bCs/>
          <w:color w:val="000000" w:themeColor="text1"/>
        </w:rPr>
        <w:t>【子服务机构】</w:t>
      </w:r>
      <w:r w:rsidRPr="00396F8C">
        <w:rPr>
          <w:rFonts w:ascii="SimHei" w:eastAsia="SimHei" w:hAnsi="SimHei" w:cs="Times New Roman"/>
          <w:color w:val="000000" w:themeColor="text1"/>
        </w:rPr>
        <w:t>（以下简称</w:t>
      </w:r>
      <w:r w:rsidRPr="00396F8C">
        <w:rPr>
          <w:rFonts w:ascii="SimHei" w:eastAsia="SimHei" w:hAnsi="SimHei" w:cs="Times New Roman" w:hint="eastAsia"/>
          <w:color w:val="000000" w:themeColor="text1"/>
        </w:rPr>
        <w:t>“</w:t>
      </w:r>
      <w:commentRangeStart w:id="9"/>
      <w:r>
        <w:rPr>
          <w:rFonts w:ascii="SimHei" w:eastAsia="SimHei" w:hAnsi="SimHei" w:cs="Times New Roman" w:hint="eastAsia"/>
        </w:rPr>
        <w:t>【</w:t>
      </w:r>
      <w:r>
        <w:rPr>
          <w:rFonts w:ascii="SimHei" w:eastAsia="SimHei" w:hAnsi="SimHei" w:cs="Times New Roman" w:hint="eastAsia"/>
          <w:b/>
          <w:bCs/>
        </w:rPr>
        <w:t>子服务机构简称</w:t>
      </w:r>
      <w:r>
        <w:rPr>
          <w:rFonts w:ascii="SimHei" w:eastAsia="SimHei" w:hAnsi="SimHei" w:cs="Times New Roman" w:hint="eastAsia"/>
        </w:rPr>
        <w:t>】</w:t>
      </w:r>
      <w:commentRangeEnd w:id="9"/>
      <w:r>
        <w:rPr>
          <w:rStyle w:val="CommentReference"/>
          <w:rFonts w:hint="eastAsia"/>
        </w:rPr>
        <w:commentReference w:id="9"/>
      </w:r>
      <w:r w:rsidRPr="00396F8C">
        <w:rPr>
          <w:rFonts w:ascii="SimHei" w:eastAsia="SimHei" w:hAnsi="SimHei" w:cs="Times New Roman" w:hint="eastAsia"/>
          <w:color w:val="000000" w:themeColor="text1"/>
        </w:rPr>
        <w:t>”</w:t>
      </w:r>
      <w:r w:rsidRPr="00396F8C">
        <w:rPr>
          <w:rFonts w:ascii="SimHei" w:eastAsia="SimHei" w:hAnsi="SimHei" w:cs="Times New Roman"/>
          <w:color w:val="000000" w:themeColor="text1"/>
        </w:rPr>
        <w:t>）所提供的</w:t>
      </w:r>
      <w:r w:rsidRPr="00396F8C">
        <w:rPr>
          <w:rFonts w:ascii="SimHei" w:eastAsia="SimHei" w:hAnsi="SimHei" w:cs="Times New Roman"/>
          <w:b/>
          <w:bCs/>
          <w:color w:val="000000" w:themeColor="text1"/>
        </w:rPr>
        <w:t>【子服务机构提供的功能或服务】</w:t>
      </w:r>
      <w:r w:rsidRPr="00396F8C">
        <w:rPr>
          <w:rFonts w:ascii="SimHei" w:eastAsia="SimHei" w:hAnsi="SimHei" w:cs="Times New Roman"/>
          <w:color w:val="000000" w:themeColor="text1"/>
        </w:rPr>
        <w:t>。</w:t>
      </w:r>
      <w:bookmarkStart w:id="11" w:name="_Hlk133573357"/>
      <w:commentRangeStart w:id="12"/>
      <w:r w:rsidR="00813546">
        <w:rPr>
          <w:rFonts w:eastAsia="SimHei" w:hint="eastAsia"/>
          <w:b/>
          <w:bCs/>
        </w:rPr>
        <w:t>【</w:t>
      </w:r>
      <w:r w:rsidR="00813546" w:rsidRPr="00993B91">
        <w:rPr>
          <w:rFonts w:eastAsia="SimHei"/>
          <w:b/>
          <w:bCs/>
        </w:rPr>
        <w:t>【服务机构简称】</w:t>
      </w:r>
      <w:r w:rsidR="00813546" w:rsidRPr="00993B91">
        <w:rPr>
          <w:rFonts w:eastAsia="SimHei" w:hint="eastAsia"/>
        </w:rPr>
        <w:t>使用由</w:t>
      </w:r>
      <w:r w:rsidR="00813546" w:rsidRPr="00993B91">
        <w:rPr>
          <w:rFonts w:eastAsia="SimHei" w:hint="eastAsia"/>
          <w:b/>
          <w:bCs/>
        </w:rPr>
        <w:t>【子服务机构</w:t>
      </w:r>
      <w:r w:rsidR="00813546">
        <w:rPr>
          <w:rFonts w:eastAsia="SimHei" w:hint="eastAsia"/>
          <w:b/>
          <w:bCs/>
        </w:rPr>
        <w:t>A</w:t>
      </w:r>
      <w:r w:rsidR="00813546">
        <w:rPr>
          <w:rFonts w:eastAsia="SimHei" w:hint="eastAsia"/>
          <w:b/>
          <w:bCs/>
        </w:rPr>
        <w:t>名称</w:t>
      </w:r>
      <w:r w:rsidR="00813546" w:rsidRPr="00993B91">
        <w:rPr>
          <w:rFonts w:eastAsia="SimHei" w:hint="eastAsia"/>
          <w:b/>
          <w:bCs/>
        </w:rPr>
        <w:t>】</w:t>
      </w:r>
      <w:r w:rsidR="00813546" w:rsidRPr="00993B91">
        <w:rPr>
          <w:rFonts w:eastAsia="SimHei" w:hint="eastAsia"/>
        </w:rPr>
        <w:t>（以下简称“</w:t>
      </w:r>
      <w:r w:rsidR="00813546" w:rsidRPr="00993B91">
        <w:rPr>
          <w:rFonts w:eastAsia="SimHei" w:hint="eastAsia"/>
          <w:b/>
          <w:bCs/>
        </w:rPr>
        <w:t>【子服务机构</w:t>
      </w:r>
      <w:r w:rsidR="00813546">
        <w:rPr>
          <w:rFonts w:eastAsia="SimHei" w:hint="eastAsia"/>
          <w:b/>
          <w:bCs/>
        </w:rPr>
        <w:t>A</w:t>
      </w:r>
      <w:r w:rsidR="00813546" w:rsidRPr="00993B91">
        <w:rPr>
          <w:rFonts w:eastAsia="SimHei" w:hint="eastAsia"/>
          <w:b/>
          <w:bCs/>
        </w:rPr>
        <w:t>简称】</w:t>
      </w:r>
      <w:r w:rsidR="00813546" w:rsidRPr="00993B91">
        <w:rPr>
          <w:rFonts w:eastAsia="SimHei" w:hint="eastAsia"/>
        </w:rPr>
        <w:t>”）所提供的</w:t>
      </w:r>
      <w:r w:rsidR="00813546" w:rsidRPr="00993B91">
        <w:rPr>
          <w:rFonts w:eastAsia="SimHei"/>
          <w:b/>
          <w:bCs/>
        </w:rPr>
        <w:t>【子服务机构</w:t>
      </w:r>
      <w:r w:rsidR="00813546">
        <w:rPr>
          <w:rFonts w:eastAsia="SimHei" w:hint="eastAsia"/>
          <w:b/>
          <w:bCs/>
        </w:rPr>
        <w:t>A</w:t>
      </w:r>
      <w:r w:rsidR="00813546" w:rsidRPr="00993B91">
        <w:rPr>
          <w:rFonts w:eastAsia="SimHei"/>
          <w:b/>
          <w:bCs/>
        </w:rPr>
        <w:t>的</w:t>
      </w:r>
      <w:r w:rsidR="00813546" w:rsidRPr="00993B91">
        <w:rPr>
          <w:rFonts w:eastAsia="SimHei"/>
          <w:b/>
          <w:bCs/>
          <w:lang w:bidi="he-IL"/>
        </w:rPr>
        <w:t>服务类型或内容】</w:t>
      </w:r>
      <w:r w:rsidR="00813546">
        <w:rPr>
          <w:rFonts w:eastAsia="SimHei" w:hint="eastAsia"/>
          <w:b/>
          <w:bCs/>
          <w:lang w:bidi="he-IL"/>
        </w:rPr>
        <w:t>，</w:t>
      </w:r>
      <w:r w:rsidR="00813546" w:rsidRPr="00993B91">
        <w:rPr>
          <w:rFonts w:eastAsia="SimHei" w:hint="eastAsia"/>
        </w:rPr>
        <w:t>使用由</w:t>
      </w:r>
      <w:r w:rsidR="00813546" w:rsidRPr="00993B91">
        <w:rPr>
          <w:rFonts w:eastAsia="SimHei" w:hint="eastAsia"/>
          <w:b/>
          <w:bCs/>
        </w:rPr>
        <w:t>【子服务机构</w:t>
      </w:r>
      <w:r w:rsidR="00813546">
        <w:rPr>
          <w:rFonts w:eastAsia="SimHei"/>
          <w:b/>
          <w:bCs/>
        </w:rPr>
        <w:t>B</w:t>
      </w:r>
      <w:r w:rsidR="00813546">
        <w:rPr>
          <w:rFonts w:eastAsia="SimHei" w:hint="eastAsia"/>
          <w:b/>
          <w:bCs/>
        </w:rPr>
        <w:t>名称</w:t>
      </w:r>
      <w:r w:rsidR="00813546" w:rsidRPr="00993B91">
        <w:rPr>
          <w:rFonts w:eastAsia="SimHei" w:hint="eastAsia"/>
          <w:b/>
          <w:bCs/>
        </w:rPr>
        <w:t>】</w:t>
      </w:r>
      <w:r w:rsidR="00813546" w:rsidRPr="00993B91">
        <w:rPr>
          <w:rFonts w:eastAsia="SimHei" w:hint="eastAsia"/>
        </w:rPr>
        <w:t>（以下简称“</w:t>
      </w:r>
      <w:r w:rsidR="00813546" w:rsidRPr="00993B91">
        <w:rPr>
          <w:rFonts w:eastAsia="SimHei" w:hint="eastAsia"/>
          <w:b/>
          <w:bCs/>
        </w:rPr>
        <w:t>【子服务机构</w:t>
      </w:r>
      <w:r w:rsidR="00813546">
        <w:rPr>
          <w:rFonts w:eastAsia="SimHei"/>
          <w:b/>
          <w:bCs/>
        </w:rPr>
        <w:t>B</w:t>
      </w:r>
      <w:r w:rsidR="00813546" w:rsidRPr="00993B91">
        <w:rPr>
          <w:rFonts w:eastAsia="SimHei" w:hint="eastAsia"/>
          <w:b/>
          <w:bCs/>
        </w:rPr>
        <w:t>简称】</w:t>
      </w:r>
      <w:r w:rsidR="00813546" w:rsidRPr="00993B91">
        <w:rPr>
          <w:rFonts w:eastAsia="SimHei" w:hint="eastAsia"/>
        </w:rPr>
        <w:t>”）所提供的</w:t>
      </w:r>
      <w:r w:rsidR="00813546" w:rsidRPr="00993B91">
        <w:rPr>
          <w:rFonts w:eastAsia="SimHei"/>
          <w:b/>
          <w:bCs/>
        </w:rPr>
        <w:t>【子服务机构</w:t>
      </w:r>
      <w:r w:rsidR="00813546">
        <w:rPr>
          <w:rFonts w:eastAsia="SimHei"/>
          <w:b/>
          <w:bCs/>
        </w:rPr>
        <w:t>B</w:t>
      </w:r>
      <w:r w:rsidR="00813546" w:rsidRPr="00993B91">
        <w:rPr>
          <w:rFonts w:eastAsia="SimHei"/>
          <w:b/>
          <w:bCs/>
        </w:rPr>
        <w:t>的</w:t>
      </w:r>
      <w:r w:rsidR="00813546" w:rsidRPr="00993B91">
        <w:rPr>
          <w:rFonts w:eastAsia="SimHei"/>
          <w:b/>
          <w:bCs/>
          <w:lang w:bidi="he-IL"/>
        </w:rPr>
        <w:t>服务类型或内容】</w:t>
      </w:r>
      <w:r w:rsidR="00813546">
        <w:rPr>
          <w:rFonts w:eastAsia="SimHei" w:hint="eastAsia"/>
          <w:b/>
          <w:bCs/>
          <w:lang w:bidi="he-IL"/>
        </w:rPr>
        <w:t>。</w:t>
      </w:r>
      <w:r w:rsidR="00813546" w:rsidRPr="00993B91">
        <w:rPr>
          <w:rFonts w:eastAsia="SimHei" w:hint="eastAsia"/>
          <w:b/>
          <w:bCs/>
        </w:rPr>
        <w:t>【子服务机构</w:t>
      </w:r>
      <w:r w:rsidR="00813546" w:rsidRPr="00993B91">
        <w:rPr>
          <w:rFonts w:eastAsia="SimHei" w:hint="eastAsia"/>
          <w:b/>
          <w:bCs/>
        </w:rPr>
        <w:t>A</w:t>
      </w:r>
      <w:r w:rsidR="00813546" w:rsidRPr="00993B91">
        <w:rPr>
          <w:rFonts w:eastAsia="SimHei" w:hint="eastAsia"/>
          <w:b/>
          <w:bCs/>
        </w:rPr>
        <w:t>简称</w:t>
      </w:r>
      <w:r w:rsidR="00813546" w:rsidRPr="0044565C">
        <w:rPr>
          <w:rFonts w:eastAsia="SimHei" w:hint="eastAsia"/>
          <w:b/>
          <w:bCs/>
        </w:rPr>
        <w:t>】</w:t>
      </w:r>
      <w:r w:rsidR="00813546" w:rsidRPr="00993B91">
        <w:rPr>
          <w:rFonts w:eastAsia="SimHei" w:hint="eastAsia"/>
        </w:rPr>
        <w:t>及</w:t>
      </w:r>
      <w:r w:rsidR="00813546" w:rsidRPr="00993B91">
        <w:rPr>
          <w:rFonts w:eastAsia="SimHei" w:hint="eastAsia"/>
          <w:b/>
          <w:bCs/>
        </w:rPr>
        <w:t>【子服务机构</w:t>
      </w:r>
      <w:r w:rsidR="00813546">
        <w:rPr>
          <w:rFonts w:eastAsia="SimHei"/>
          <w:b/>
          <w:bCs/>
        </w:rPr>
        <w:t>B</w:t>
      </w:r>
      <w:r w:rsidR="00813546" w:rsidRPr="00993B91">
        <w:rPr>
          <w:rFonts w:eastAsia="SimHei" w:hint="eastAsia"/>
          <w:b/>
          <w:bCs/>
        </w:rPr>
        <w:t>简称</w:t>
      </w:r>
      <w:r w:rsidR="00813546" w:rsidRPr="0044565C">
        <w:rPr>
          <w:rFonts w:eastAsia="SimHei" w:hint="eastAsia"/>
          <w:b/>
          <w:bCs/>
        </w:rPr>
        <w:t>】</w:t>
      </w:r>
      <w:r w:rsidR="00813546" w:rsidRPr="00993B91">
        <w:rPr>
          <w:rFonts w:eastAsia="SimHei" w:hint="eastAsia"/>
        </w:rPr>
        <w:t>在下文中</w:t>
      </w:r>
      <w:r w:rsidR="00813546">
        <w:rPr>
          <w:rFonts w:eastAsia="SimHei" w:hint="eastAsia"/>
        </w:rPr>
        <w:t>统称</w:t>
      </w:r>
      <w:r w:rsidR="00813546" w:rsidRPr="00993B91">
        <w:rPr>
          <w:rFonts w:eastAsia="SimHei" w:hint="eastAsia"/>
        </w:rPr>
        <w:t>为“子服务机构”。</w:t>
      </w:r>
      <w:bookmarkEnd w:id="11"/>
      <w:r w:rsidR="00813546">
        <w:rPr>
          <w:rFonts w:eastAsia="SimHei" w:hint="eastAsia"/>
        </w:rPr>
        <w:t>】</w:t>
      </w:r>
      <w:commentRangeEnd w:id="12"/>
      <w:r w:rsidR="00813546">
        <w:rPr>
          <w:rStyle w:val="CommentReference"/>
        </w:rPr>
        <w:commentReference w:id="12"/>
      </w:r>
      <w:r w:rsidRPr="00396F8C">
        <w:rPr>
          <w:rFonts w:ascii="SimHei" w:eastAsia="SimHei" w:hAnsi="SimHei" w:cs="Times New Roman"/>
          <w:color w:val="000000" w:themeColor="text1"/>
        </w:rPr>
        <w:t>描述仅涵盖</w:t>
      </w:r>
      <w:r w:rsidRPr="00396F8C">
        <w:rPr>
          <w:rFonts w:ascii="SimHei" w:eastAsia="SimHei" w:hAnsi="SimHei" w:cs="Times New Roman"/>
          <w:b/>
          <w:bCs/>
          <w:color w:val="000000" w:themeColor="text1"/>
        </w:rPr>
        <w:t>【服务机构简称】</w:t>
      </w:r>
      <w:r w:rsidRPr="00396F8C">
        <w:rPr>
          <w:rFonts w:ascii="SimHei" w:eastAsia="SimHei" w:hAnsi="SimHei" w:cs="Times New Roman"/>
        </w:rPr>
        <w:t>的</w:t>
      </w:r>
      <w:r w:rsidRPr="00396F8C">
        <w:rPr>
          <w:rFonts w:ascii="SimHei" w:eastAsia="SimHei" w:hAnsi="SimHei" w:cs="Times New Roman"/>
          <w:color w:val="000000" w:themeColor="text1"/>
          <w:lang w:val="en-AU" w:bidi="he-IL"/>
        </w:rPr>
        <w:t>控制目标及相关的控制，并未</w:t>
      </w:r>
      <w:r w:rsidRPr="00396F8C">
        <w:rPr>
          <w:rFonts w:ascii="SimHei" w:eastAsia="SimHei" w:hAnsi="SimHei" w:cs="Times New Roman" w:hint="eastAsia"/>
          <w:color w:val="000000" w:themeColor="text1"/>
          <w:lang w:val="en-AU" w:bidi="he-IL"/>
        </w:rPr>
        <w:t>延伸至</w:t>
      </w:r>
      <w:r w:rsidRPr="00396F8C">
        <w:rPr>
          <w:rFonts w:ascii="SimHei" w:eastAsia="SimHei" w:hAnsi="SimHei" w:cs="Times New Roman"/>
          <w:color w:val="000000" w:themeColor="text1"/>
          <w:lang w:val="en-AU" w:bidi="he-IL"/>
        </w:rPr>
        <w:t>子服务机构</w:t>
      </w:r>
      <w:r w:rsidRPr="00396F8C">
        <w:rPr>
          <w:rFonts w:ascii="SimHei" w:eastAsia="SimHei" w:hAnsi="SimHei" w:cs="Times New Roman"/>
        </w:rPr>
        <w:t>的</w:t>
      </w:r>
      <w:r w:rsidRPr="00396F8C">
        <w:rPr>
          <w:rFonts w:ascii="SimHei" w:eastAsia="SimHei" w:hAnsi="SimHei" w:cs="Times New Roman"/>
          <w:color w:val="000000" w:themeColor="text1"/>
          <w:lang w:val="en-AU" w:bidi="he-IL"/>
        </w:rPr>
        <w:t>控制目标及相关的控制。描述同时表明，</w:t>
      </w:r>
      <w:r w:rsidRPr="00396F8C">
        <w:rPr>
          <w:rFonts w:ascii="SimHei" w:eastAsia="SimHei" w:hAnsi="SimHei" w:cs="Times New Roman"/>
          <w:color w:val="000000" w:themeColor="text1"/>
        </w:rPr>
        <w:t>仅当</w:t>
      </w:r>
      <w:r w:rsidRPr="00396F8C">
        <w:rPr>
          <w:rFonts w:ascii="SimHei" w:eastAsia="SimHei" w:hAnsi="SimHei" w:cs="Times New Roman"/>
          <w:b/>
          <w:bCs/>
          <w:color w:val="000000" w:themeColor="text1"/>
        </w:rPr>
        <w:t>【服务机构简称】</w:t>
      </w:r>
      <w:r w:rsidRPr="00396F8C">
        <w:rPr>
          <w:rFonts w:ascii="SimHei" w:eastAsia="SimHei" w:hAnsi="SimHei" w:cs="Times New Roman"/>
          <w:color w:val="000000" w:themeColor="text1"/>
        </w:rPr>
        <w:t>的控制设计中所预期的</w:t>
      </w:r>
      <w:r w:rsidRPr="00396F8C">
        <w:rPr>
          <w:rFonts w:ascii="SimHei" w:eastAsia="SimHei" w:hAnsi="SimHei" w:cs="Times New Roman"/>
        </w:rPr>
        <w:t>子服务机构补充性控制设计恰当且执行有效，且</w:t>
      </w:r>
      <w:r w:rsidRPr="00396F8C">
        <w:rPr>
          <w:rFonts w:ascii="SimHei" w:eastAsia="SimHei" w:hAnsi="SimHei" w:cs="Times New Roman"/>
          <w:b/>
          <w:bCs/>
        </w:rPr>
        <w:t>【服务机构简称】</w:t>
      </w:r>
      <w:r w:rsidRPr="00396F8C">
        <w:rPr>
          <w:rFonts w:ascii="SimHei" w:eastAsia="SimHei" w:hAnsi="SimHei" w:cs="Times New Roman"/>
        </w:rPr>
        <w:t>本身的控制均设计恰当且执行有效时，描述中所述的</w:t>
      </w:r>
      <w:r w:rsidRPr="00396F8C">
        <w:rPr>
          <w:rFonts w:ascii="SimHei" w:eastAsia="SimHei" w:hAnsi="SimHei" w:cs="Times New Roman" w:hint="eastAsia"/>
        </w:rPr>
        <w:t>特定</w:t>
      </w:r>
      <w:r w:rsidRPr="00396F8C">
        <w:rPr>
          <w:rFonts w:ascii="SimHei" w:eastAsia="SimHei" w:hAnsi="SimHei" w:cs="Times New Roman"/>
        </w:rPr>
        <w:t>控制目标方可实现。我们的检查并未延伸至</w:t>
      </w:r>
      <w:r w:rsidRPr="007D765F">
        <w:rPr>
          <w:rFonts w:ascii="SimHei" w:eastAsia="SimHei" w:hAnsi="SimHei" w:cs="Times New Roman"/>
        </w:rPr>
        <w:t>子服务机构</w:t>
      </w:r>
      <w:r w:rsidRPr="00396F8C">
        <w:rPr>
          <w:rFonts w:ascii="SimHei" w:eastAsia="SimHei" w:hAnsi="SimHei" w:cs="Times New Roman"/>
        </w:rPr>
        <w:t>的补充性控制</w:t>
      </w:r>
      <w:r w:rsidRPr="00396F8C">
        <w:rPr>
          <w:rFonts w:ascii="SimHei" w:eastAsia="SimHei" w:hAnsi="SimHei" w:cs="Times New Roman"/>
          <w:color w:val="000000" w:themeColor="text1"/>
        </w:rPr>
        <w:t>，</w:t>
      </w:r>
      <w:r w:rsidRPr="00396F8C">
        <w:rPr>
          <w:rFonts w:ascii="SimHei" w:eastAsia="SimHei" w:hAnsi="SimHei" w:cs="Times New Roman"/>
        </w:rPr>
        <w:t>我们亦未评估</w:t>
      </w:r>
      <w:commentRangeStart w:id="13"/>
      <w:r w:rsidRPr="00396F8C">
        <w:rPr>
          <w:rFonts w:ascii="SimHei" w:eastAsia="SimHei" w:hAnsi="SimHei" w:cs="Times New Roman" w:hint="eastAsia"/>
        </w:rPr>
        <w:t>该等</w:t>
      </w:r>
      <w:commentRangeEnd w:id="13"/>
      <w:r>
        <w:rPr>
          <w:rStyle w:val="CommentReference"/>
        </w:rPr>
        <w:commentReference w:id="13"/>
      </w:r>
      <w:r w:rsidRPr="00396F8C">
        <w:rPr>
          <w:rFonts w:ascii="SimHei" w:eastAsia="SimHei" w:hAnsi="SimHei" w:cs="Times New Roman"/>
        </w:rPr>
        <w:t>子服务机构补充性控制的设计之恰当性和执行之有效性</w:t>
      </w:r>
      <w:r w:rsidRPr="00396F8C">
        <w:rPr>
          <w:rFonts w:ascii="SimHei" w:eastAsia="SimHei" w:hAnsi="SimHei" w:cs="Times New Roman" w:hint="eastAsia"/>
        </w:rPr>
        <w:t>。</w:t>
      </w:r>
    </w:p>
    <w:p w14:paraId="3A52EE54" w14:textId="03B33C43" w:rsidR="00CB78B7" w:rsidRPr="00396F8C" w:rsidRDefault="00CB78B7" w:rsidP="00396F8C">
      <w:pPr>
        <w:widowControl w:val="0"/>
        <w:adjustRightInd w:val="0"/>
        <w:snapToGrid w:val="0"/>
        <w:spacing w:after="0" w:line="276" w:lineRule="auto"/>
        <w:jc w:val="both"/>
        <w:rPr>
          <w:rFonts w:ascii="SimHei" w:eastAsia="SimHei" w:hAnsi="SimHei" w:cs="Times New Roman"/>
        </w:rPr>
      </w:pPr>
    </w:p>
    <w:p w14:paraId="71FEA7DF" w14:textId="25D0380C" w:rsidR="00CB78B7" w:rsidRPr="00396F8C" w:rsidRDefault="00CB78B7" w:rsidP="00396F8C">
      <w:pPr>
        <w:widowControl w:val="0"/>
        <w:adjustRightInd w:val="0"/>
        <w:snapToGrid w:val="0"/>
        <w:spacing w:after="0" w:line="276" w:lineRule="auto"/>
        <w:jc w:val="both"/>
        <w:rPr>
          <w:rFonts w:ascii="SimHei" w:eastAsia="SimHei" w:hAnsi="SimHei" w:cs="Times New Roman"/>
        </w:rPr>
      </w:pPr>
      <w:commentRangeStart w:id="14"/>
      <w:commentRangeStart w:id="15"/>
      <w:r w:rsidRPr="00396F8C">
        <w:rPr>
          <w:rFonts w:ascii="SimHei" w:eastAsia="SimHei" w:hAnsi="SimHei" w:cs="Times New Roman" w:hint="eastAsia"/>
          <w:i/>
          <w:iCs/>
        </w:rPr>
        <w:t>第</w:t>
      </w:r>
      <w:r w:rsidR="00A16714">
        <w:rPr>
          <w:rFonts w:ascii="SimHei" w:eastAsia="SimHei" w:hAnsi="SimHei" w:cs="Times New Roman" w:hint="eastAsia"/>
          <w:i/>
          <w:iCs/>
        </w:rPr>
        <w:t>五</w:t>
      </w:r>
      <w:r w:rsidRPr="00396F8C">
        <w:rPr>
          <w:rFonts w:ascii="SimHei" w:eastAsia="SimHei" w:hAnsi="SimHei" w:cs="Times New Roman" w:hint="eastAsia"/>
          <w:i/>
          <w:iCs/>
        </w:rPr>
        <w:t>部分</w:t>
      </w:r>
      <w:commentRangeEnd w:id="14"/>
      <w:r w:rsidRPr="00396F8C">
        <w:rPr>
          <w:rStyle w:val="CommentReference"/>
          <w:rFonts w:ascii="SimHei" w:eastAsia="SimHei" w:hAnsi="SimHei"/>
          <w:sz w:val="22"/>
          <w:szCs w:val="22"/>
        </w:rPr>
        <w:commentReference w:id="14"/>
      </w:r>
      <w:r w:rsidRPr="00396F8C">
        <w:rPr>
          <w:rFonts w:ascii="SimHei" w:eastAsia="SimHei" w:hAnsi="SimHei" w:cs="Times New Roman"/>
          <w:i/>
          <w:iCs/>
        </w:rPr>
        <w:t xml:space="preserve"> </w:t>
      </w:r>
      <w:r w:rsidR="002C7B10">
        <w:rPr>
          <w:rFonts w:ascii="Times New Roman" w:eastAsia="SimHei" w:hAnsi="Times New Roman" w:cs="Times New Roman"/>
          <w:i/>
          <w:color w:val="000000" w:themeColor="text1"/>
        </w:rPr>
        <w:t>–</w:t>
      </w:r>
      <w:r w:rsidRPr="00396F8C">
        <w:rPr>
          <w:rFonts w:ascii="SimHei" w:eastAsia="SimHei" w:hAnsi="SimHei" w:cs="Times New Roman"/>
          <w:i/>
          <w:iCs/>
        </w:rPr>
        <w:t xml:space="preserve"> </w:t>
      </w:r>
      <w:r w:rsidRPr="00396F8C">
        <w:rPr>
          <w:rFonts w:ascii="SimHei" w:eastAsia="SimHei" w:hAnsi="SimHei" w:cs="Times New Roman" w:hint="eastAsia"/>
          <w:i/>
          <w:iCs/>
        </w:rPr>
        <w:t>其他由</w:t>
      </w:r>
      <w:r w:rsidRPr="00396F8C">
        <w:rPr>
          <w:rFonts w:ascii="SimHei" w:eastAsia="SimHei" w:hAnsi="SimHei" w:cs="Times New Roman" w:hint="eastAsia"/>
          <w:b/>
          <w:bCs/>
        </w:rPr>
        <w:t>【服务机构简称】</w:t>
      </w:r>
      <w:r w:rsidRPr="00396F8C">
        <w:rPr>
          <w:rFonts w:ascii="SimHei" w:eastAsia="SimHei" w:hAnsi="SimHei" w:cs="Times New Roman" w:hint="eastAsia"/>
          <w:i/>
          <w:iCs/>
        </w:rPr>
        <w:t>提供的信息</w:t>
      </w:r>
      <w:r w:rsidR="00A16714" w:rsidRPr="004709CA">
        <w:rPr>
          <w:rFonts w:ascii="SimHei" w:eastAsia="SimHei" w:hAnsi="SimHei" w:cs="Times New Roman" w:hint="eastAsia"/>
        </w:rPr>
        <w:t>内包含的信息</w:t>
      </w:r>
      <w:r w:rsidRPr="00396F8C">
        <w:rPr>
          <w:rFonts w:ascii="SimHei" w:eastAsia="SimHei" w:hAnsi="SimHei" w:cs="Times New Roman" w:hint="eastAsia"/>
        </w:rPr>
        <w:t>，是由</w:t>
      </w:r>
      <w:r w:rsidRPr="00396F8C">
        <w:rPr>
          <w:rFonts w:ascii="SimHei" w:eastAsia="SimHei" w:hAnsi="SimHei" w:cs="Times New Roman" w:hint="eastAsia"/>
          <w:b/>
          <w:bCs/>
        </w:rPr>
        <w:t>【服务机构简称】</w:t>
      </w:r>
      <w:r w:rsidRPr="00396F8C">
        <w:rPr>
          <w:rFonts w:ascii="SimHei" w:eastAsia="SimHei" w:hAnsi="SimHei" w:cs="Times New Roman" w:hint="eastAsia"/>
        </w:rPr>
        <w:t>管理层提供的</w:t>
      </w:r>
      <w:r w:rsidR="00A16714">
        <w:rPr>
          <w:rFonts w:ascii="SimHei" w:eastAsia="SimHei" w:hAnsi="SimHei" w:cs="Times New Roman" w:hint="eastAsia"/>
        </w:rPr>
        <w:t>补充</w:t>
      </w:r>
      <w:r w:rsidRPr="00396F8C">
        <w:rPr>
          <w:rFonts w:ascii="SimHei" w:eastAsia="SimHei" w:hAnsi="SimHei" w:cs="Times New Roman" w:hint="eastAsia"/>
        </w:rPr>
        <w:t>信息，而非</w:t>
      </w:r>
      <w:r w:rsidRPr="00396F8C">
        <w:rPr>
          <w:rFonts w:ascii="SimHei" w:eastAsia="SimHei" w:hAnsi="SimHei" w:cs="Times New Roman" w:hint="eastAsia"/>
          <w:b/>
          <w:bCs/>
        </w:rPr>
        <w:t>【服务机构简称】</w:t>
      </w:r>
      <w:r w:rsidR="00A16714">
        <w:rPr>
          <w:rFonts w:ascii="SimHei" w:eastAsia="SimHei" w:hAnsi="SimHei" w:cs="Times New Roman" w:hint="eastAsia"/>
        </w:rPr>
        <w:t>之</w:t>
      </w:r>
      <w:r w:rsidRPr="00396F8C">
        <w:rPr>
          <w:rFonts w:ascii="SimHei" w:eastAsia="SimHei" w:hAnsi="SimHei" w:cs="Times New Roman" w:hint="eastAsia"/>
        </w:rPr>
        <w:t>描述的组成部分。在对体系的描述及为实现既定控制目标而所设控制的设计之恰当性的检查中，我们并未对该等</w:t>
      </w:r>
      <w:commentRangeStart w:id="16"/>
      <w:ins w:id="17" w:author="Vic Gong" w:date="2024-03-20T16:25:00Z">
        <w:r w:rsidR="003376E4">
          <w:rPr>
            <w:rFonts w:ascii="Times New Roman" w:eastAsia="SimHei" w:hAnsi="Times New Roman" w:cs="Times New Roman" w:hint="eastAsia"/>
          </w:rPr>
          <w:t>有关公司所获资质和荣誉</w:t>
        </w:r>
        <w:commentRangeEnd w:id="16"/>
        <w:r w:rsidR="003376E4">
          <w:rPr>
            <w:rStyle w:val="CommentReference"/>
          </w:rPr>
          <w:commentReference w:id="16"/>
        </w:r>
        <w:r w:rsidR="003376E4">
          <w:rPr>
            <w:rFonts w:ascii="Times New Roman" w:eastAsia="SimHei" w:hAnsi="Times New Roman" w:cs="Times New Roman" w:hint="eastAsia"/>
          </w:rPr>
          <w:t>相关的</w:t>
        </w:r>
      </w:ins>
      <w:r w:rsidRPr="00396F8C">
        <w:rPr>
          <w:rFonts w:ascii="SimHei" w:eastAsia="SimHei" w:hAnsi="SimHei" w:cs="Times New Roman" w:hint="eastAsia"/>
        </w:rPr>
        <w:t>信息执行任何程序，因此</w:t>
      </w:r>
      <w:del w:id="18" w:author="Fiona Xie" w:date="2024-07-10T15:54:00Z">
        <w:r w:rsidRPr="00396F8C" w:rsidDel="003D034B">
          <w:rPr>
            <w:rFonts w:ascii="SimHei" w:eastAsia="SimHei" w:hAnsi="SimHei" w:cs="Times New Roman" w:hint="eastAsia"/>
          </w:rPr>
          <w:delText>，</w:delText>
        </w:r>
      </w:del>
      <w:r w:rsidRPr="00396F8C">
        <w:rPr>
          <w:rFonts w:ascii="SimHei" w:eastAsia="SimHei" w:hAnsi="SimHei" w:cs="Times New Roman" w:hint="eastAsia"/>
        </w:rPr>
        <w:t>我们不对其发表意见。</w:t>
      </w:r>
      <w:commentRangeEnd w:id="15"/>
      <w:r w:rsidRPr="00396F8C">
        <w:rPr>
          <w:rStyle w:val="CommentReference"/>
          <w:rFonts w:ascii="SimHei" w:eastAsia="SimHei" w:hAnsi="SimHei"/>
          <w:sz w:val="22"/>
          <w:szCs w:val="22"/>
        </w:rPr>
        <w:commentReference w:id="15"/>
      </w:r>
    </w:p>
    <w:p w14:paraId="0E1B7F1B" w14:textId="6A91E50F" w:rsidR="00CB78B7" w:rsidRPr="00396F8C" w:rsidRDefault="00CB78B7" w:rsidP="00396F8C">
      <w:pPr>
        <w:widowControl w:val="0"/>
        <w:adjustRightInd w:val="0"/>
        <w:snapToGrid w:val="0"/>
        <w:spacing w:after="0" w:line="276" w:lineRule="auto"/>
        <w:jc w:val="both"/>
        <w:rPr>
          <w:rFonts w:ascii="SimHei" w:eastAsia="SimHei" w:hAnsi="SimHei" w:cs="Times New Roman"/>
        </w:rPr>
      </w:pPr>
    </w:p>
    <w:p w14:paraId="7A0D60C3" w14:textId="77777777" w:rsidR="00DC6088" w:rsidRPr="00396F8C" w:rsidRDefault="00DC6088" w:rsidP="00396F8C">
      <w:pPr>
        <w:widowControl w:val="0"/>
        <w:adjustRightInd w:val="0"/>
        <w:snapToGrid w:val="0"/>
        <w:spacing w:after="0" w:line="276" w:lineRule="auto"/>
        <w:jc w:val="both"/>
        <w:rPr>
          <w:rFonts w:ascii="SimHei" w:eastAsia="SimHei" w:hAnsi="SimHei" w:cs="Times New Roman"/>
        </w:rPr>
      </w:pPr>
    </w:p>
    <w:p w14:paraId="55CB5C15" w14:textId="77777777" w:rsidR="00CB78B7" w:rsidRPr="00396F8C" w:rsidRDefault="00CB78B7" w:rsidP="00396F8C">
      <w:pPr>
        <w:widowControl w:val="0"/>
        <w:adjustRightInd w:val="0"/>
        <w:snapToGrid w:val="0"/>
        <w:spacing w:after="0" w:line="276" w:lineRule="auto"/>
        <w:jc w:val="both"/>
        <w:rPr>
          <w:rFonts w:ascii="SimHei" w:eastAsia="SimHei" w:hAnsi="SimHei" w:cs="Times New Roman"/>
          <w:i/>
          <w:iCs/>
        </w:rPr>
      </w:pPr>
      <w:commentRangeStart w:id="19"/>
      <w:r w:rsidRPr="00396F8C">
        <w:rPr>
          <w:rFonts w:ascii="SimHei" w:eastAsia="SimHei" w:hAnsi="SimHei" w:cs="Times New Roman" w:hint="eastAsia"/>
          <w:b/>
          <w:bCs/>
          <w:i/>
          <w:iCs/>
        </w:rPr>
        <w:t>【服务机构简称】</w:t>
      </w:r>
      <w:r w:rsidRPr="00396F8C">
        <w:rPr>
          <w:rFonts w:ascii="SimHei" w:eastAsia="SimHei" w:hAnsi="SimHei" w:cs="Times New Roman" w:hint="eastAsia"/>
          <w:i/>
          <w:iCs/>
        </w:rPr>
        <w:t>的责任</w:t>
      </w:r>
      <w:commentRangeEnd w:id="19"/>
      <w:r w:rsidR="00B230F6">
        <w:rPr>
          <w:rStyle w:val="CommentReference"/>
        </w:rPr>
        <w:commentReference w:id="19"/>
      </w:r>
    </w:p>
    <w:p w14:paraId="75988551" w14:textId="27C5AFD1" w:rsidR="00CB78B7" w:rsidRPr="00396F8C" w:rsidRDefault="00CB78B7" w:rsidP="00396F8C">
      <w:pPr>
        <w:widowControl w:val="0"/>
        <w:adjustRightInd w:val="0"/>
        <w:snapToGrid w:val="0"/>
        <w:spacing w:after="0" w:line="276" w:lineRule="auto"/>
        <w:jc w:val="both"/>
        <w:rPr>
          <w:rFonts w:ascii="SimHei" w:eastAsia="SimHei" w:hAnsi="SimHei" w:cs="Times New Roman"/>
        </w:rPr>
      </w:pPr>
      <w:r w:rsidRPr="00396F8C">
        <w:rPr>
          <w:rFonts w:ascii="SimHei" w:eastAsia="SimHei" w:hAnsi="SimHei" w:cs="Times New Roman" w:hint="eastAsia"/>
          <w:b/>
          <w:bCs/>
        </w:rPr>
        <w:t>【服务机构简称】</w:t>
      </w:r>
      <w:r w:rsidRPr="00396F8C">
        <w:rPr>
          <w:rFonts w:ascii="SimHei" w:eastAsia="SimHei" w:hAnsi="SimHei" w:cs="Times New Roman" w:hint="eastAsia"/>
        </w:rPr>
        <w:t>提供了关于描述之陈述的公允性以及为实现描述中所述的既定控制目标而所设控制的设计之恰当性的认定。</w:t>
      </w:r>
      <w:r w:rsidR="00323B69" w:rsidRPr="00396F8C">
        <w:rPr>
          <w:rFonts w:ascii="SimHei" w:eastAsia="SimHei" w:hAnsi="SimHei" w:cs="Times New Roman" w:hint="eastAsia"/>
          <w:b/>
          <w:bCs/>
        </w:rPr>
        <w:t>【服务机构简称】</w:t>
      </w:r>
      <w:r w:rsidR="00323B69" w:rsidRPr="00A731F5">
        <w:rPr>
          <w:rFonts w:ascii="SimHei" w:eastAsia="SimHei" w:hAnsi="SimHei" w:cs="Times New Roman" w:hint="eastAsia"/>
        </w:rPr>
        <w:t>对</w:t>
      </w:r>
      <w:r w:rsidRPr="00396F8C">
        <w:rPr>
          <w:rFonts w:ascii="SimHei" w:eastAsia="SimHei" w:hAnsi="SimHei" w:cs="Times New Roman" w:hint="eastAsia"/>
        </w:rPr>
        <w:t>编制该描述和认定</w:t>
      </w:r>
      <w:r w:rsidR="00323B69">
        <w:rPr>
          <w:rFonts w:ascii="SimHei" w:eastAsia="SimHei" w:hAnsi="SimHei" w:cs="Times New Roman" w:hint="eastAsia"/>
        </w:rPr>
        <w:t>负有</w:t>
      </w:r>
      <w:r w:rsidRPr="00396F8C">
        <w:rPr>
          <w:rFonts w:ascii="SimHei" w:eastAsia="SimHei" w:hAnsi="SimHei" w:cs="Times New Roman" w:hint="eastAsia"/>
        </w:rPr>
        <w:t>责任，包括描述和认定的完整性、准确性和陈述方法、提供描述中所涵盖的服务、确定</w:t>
      </w:r>
      <w:r w:rsidR="00323B69">
        <w:rPr>
          <w:rFonts w:ascii="SimHei" w:eastAsia="SimHei" w:hAnsi="SimHei" w:cs="Times New Roman" w:hint="eastAsia"/>
        </w:rPr>
        <w:t>控制目标</w:t>
      </w:r>
      <w:r w:rsidRPr="00396F8C">
        <w:rPr>
          <w:rFonts w:ascii="SimHei" w:eastAsia="SimHei" w:hAnsi="SimHei" w:cs="Times New Roman" w:hint="eastAsia"/>
        </w:rPr>
        <w:t>并在</w:t>
      </w:r>
      <w:r w:rsidR="00323B69">
        <w:rPr>
          <w:rFonts w:ascii="SimHei" w:eastAsia="SimHei" w:hAnsi="SimHei" w:cs="Times New Roman" w:hint="eastAsia"/>
        </w:rPr>
        <w:t>描述</w:t>
      </w:r>
      <w:r w:rsidRPr="00396F8C">
        <w:rPr>
          <w:rFonts w:ascii="SimHei" w:eastAsia="SimHei" w:hAnsi="SimHei" w:cs="Times New Roman" w:hint="eastAsia"/>
        </w:rPr>
        <w:t>中</w:t>
      </w:r>
      <w:r w:rsidR="00323B69">
        <w:rPr>
          <w:rFonts w:ascii="SimHei" w:eastAsia="SimHei" w:hAnsi="SimHei" w:cs="Times New Roman" w:hint="eastAsia"/>
        </w:rPr>
        <w:t>陈述</w:t>
      </w:r>
      <w:r w:rsidRPr="00396F8C">
        <w:rPr>
          <w:rFonts w:ascii="SimHei" w:eastAsia="SimHei" w:hAnsi="SimHei" w:cs="Times New Roman" w:hint="eastAsia"/>
        </w:rPr>
        <w:t>控制目标、识别威胁控制目标实现的风险、选择认定所述的标准，以及设计、实施和记录用以实现描述中所述的相关控制目标的</w:t>
      </w:r>
      <w:r w:rsidR="00B342EF">
        <w:rPr>
          <w:rFonts w:ascii="SimHei" w:eastAsia="SimHei" w:hAnsi="SimHei" w:cs="Times New Roman" w:hint="eastAsia"/>
        </w:rPr>
        <w:t>设计恰当的</w:t>
      </w:r>
      <w:r w:rsidRPr="00396F8C">
        <w:rPr>
          <w:rFonts w:ascii="SimHei" w:eastAsia="SimHei" w:hAnsi="SimHei" w:cs="Times New Roman" w:hint="eastAsia"/>
        </w:rPr>
        <w:t>控制。</w:t>
      </w:r>
    </w:p>
    <w:p w14:paraId="1DA17327" w14:textId="31806F5D" w:rsidR="00CB78B7" w:rsidRPr="00396F8C" w:rsidRDefault="00CB78B7" w:rsidP="00396F8C">
      <w:pPr>
        <w:widowControl w:val="0"/>
        <w:adjustRightInd w:val="0"/>
        <w:snapToGrid w:val="0"/>
        <w:spacing w:after="0" w:line="276" w:lineRule="auto"/>
        <w:jc w:val="both"/>
        <w:rPr>
          <w:rFonts w:ascii="SimHei" w:eastAsia="SimHei" w:hAnsi="SimHei" w:cs="Times New Roman"/>
        </w:rPr>
      </w:pPr>
    </w:p>
    <w:p w14:paraId="273D0267" w14:textId="77777777" w:rsidR="00DC6088" w:rsidRPr="00396F8C" w:rsidRDefault="00DC6088" w:rsidP="00396F8C">
      <w:pPr>
        <w:widowControl w:val="0"/>
        <w:adjustRightInd w:val="0"/>
        <w:snapToGrid w:val="0"/>
        <w:spacing w:after="0" w:line="276" w:lineRule="auto"/>
        <w:jc w:val="both"/>
        <w:rPr>
          <w:rFonts w:ascii="SimHei" w:eastAsia="SimHei" w:hAnsi="SimHei" w:cs="Times New Roman"/>
        </w:rPr>
      </w:pPr>
    </w:p>
    <w:p w14:paraId="3246CA8A" w14:textId="77777777" w:rsidR="00DC150F" w:rsidRPr="00396F8C" w:rsidRDefault="00DC150F" w:rsidP="00396F8C">
      <w:pPr>
        <w:widowControl w:val="0"/>
        <w:adjustRightInd w:val="0"/>
        <w:snapToGrid w:val="0"/>
        <w:spacing w:after="0" w:line="276" w:lineRule="auto"/>
        <w:jc w:val="both"/>
        <w:rPr>
          <w:rFonts w:ascii="SimHei" w:eastAsia="SimHei" w:hAnsi="SimHei" w:cs="Times New Roman"/>
          <w:i/>
          <w:iCs/>
        </w:rPr>
      </w:pPr>
      <w:r w:rsidRPr="00396F8C">
        <w:rPr>
          <w:rFonts w:ascii="SimHei" w:eastAsia="SimHei" w:hAnsi="SimHei" w:cs="Times New Roman" w:hint="eastAsia"/>
          <w:i/>
          <w:iCs/>
        </w:rPr>
        <w:t>服务审计师的责任</w:t>
      </w:r>
    </w:p>
    <w:p w14:paraId="0B51FECB" w14:textId="5FA8A94B" w:rsidR="00A24947" w:rsidRPr="00396F8C" w:rsidRDefault="00DC150F" w:rsidP="00A24947">
      <w:pPr>
        <w:widowControl w:val="0"/>
        <w:adjustRightInd w:val="0"/>
        <w:snapToGrid w:val="0"/>
        <w:spacing w:after="0" w:line="276" w:lineRule="auto"/>
        <w:jc w:val="both"/>
        <w:rPr>
          <w:rFonts w:ascii="SimHei" w:eastAsia="SimHei" w:hAnsi="SimHei" w:cs="Times New Roman"/>
        </w:rPr>
      </w:pPr>
      <w:r w:rsidRPr="00396F8C">
        <w:rPr>
          <w:rFonts w:ascii="SimHei" w:eastAsia="SimHei" w:hAnsi="SimHei" w:cs="Times New Roman" w:hint="eastAsia"/>
        </w:rPr>
        <w:t>我们的责任是，基于我们的检查程序，对描述的陈述之公允性和</w:t>
      </w:r>
      <w:r w:rsidRPr="00396F8C">
        <w:rPr>
          <w:rFonts w:ascii="SimHei" w:eastAsia="SimHei" w:hAnsi="SimHei" w:cs="Times New Roman" w:hint="eastAsia"/>
          <w:color w:val="000000"/>
        </w:rPr>
        <w:t>为实现描述中所述的既定控制目标而所设控制的设计之恰当性</w:t>
      </w:r>
      <w:r w:rsidRPr="00396F8C">
        <w:rPr>
          <w:rFonts w:ascii="SimHei" w:eastAsia="SimHei" w:hAnsi="SimHei" w:cs="Times New Roman" w:hint="eastAsia"/>
        </w:rPr>
        <w:t>发表意见。我们遵照</w:t>
      </w:r>
      <w:r w:rsidRPr="00396F8C">
        <w:rPr>
          <w:rFonts w:ascii="SimHei" w:eastAsia="SimHei" w:hAnsi="SimHei" w:cs="Times New Roman" w:hint="eastAsia"/>
          <w:color w:val="000000"/>
        </w:rPr>
        <w:t>美国注册会计师协会</w:t>
      </w:r>
      <w:r w:rsidRPr="00B342EF">
        <w:rPr>
          <w:rFonts w:ascii="SimHei" w:eastAsia="SimHei" w:hAnsi="SimHei" w:cs="Times New Roman" w:hint="eastAsia"/>
          <w:color w:val="000000"/>
        </w:rPr>
        <w:t>（</w:t>
      </w:r>
      <w:r w:rsidRPr="00B342EF">
        <w:rPr>
          <w:rFonts w:ascii="Times New Roman" w:eastAsia="SimHei" w:hAnsi="Times New Roman" w:cs="Times New Roman"/>
          <w:color w:val="000000"/>
        </w:rPr>
        <w:t>American Institute of Certified Public Accountants</w:t>
      </w:r>
      <w:r w:rsidRPr="00B342EF">
        <w:rPr>
          <w:rFonts w:ascii="SimHei" w:eastAsia="SimHei" w:hAnsi="SimHei" w:cs="Times New Roman" w:hint="eastAsia"/>
          <w:color w:val="000000"/>
        </w:rPr>
        <w:t>，</w:t>
      </w:r>
      <w:ins w:id="20" w:author="Stella TY" w:date="2024-01-03T16:53:00Z">
        <w:r w:rsidR="00D34110">
          <w:rPr>
            <w:rFonts w:ascii="SimHei" w:eastAsia="SimHei" w:hAnsi="SimHei" w:cs="Times New Roman" w:hint="eastAsia"/>
            <w:color w:val="000000"/>
          </w:rPr>
          <w:t>以下简称“</w:t>
        </w:r>
        <w:r w:rsidR="00D34110">
          <w:rPr>
            <w:rFonts w:ascii="Times New Roman" w:eastAsia="SimHei" w:hAnsi="Times New Roman" w:cs="Times New Roman"/>
            <w:color w:val="000000"/>
          </w:rPr>
          <w:t>AICPA”</w:t>
        </w:r>
      </w:ins>
      <w:del w:id="21" w:author="Stella TY" w:date="2024-01-03T16:53:00Z">
        <w:r w:rsidRPr="00B342EF" w:rsidDel="00D34110">
          <w:rPr>
            <w:rFonts w:ascii="Times New Roman" w:eastAsia="SimHei" w:hAnsi="Times New Roman" w:cs="Times New Roman"/>
            <w:color w:val="000000"/>
          </w:rPr>
          <w:delText>AICPA</w:delText>
        </w:r>
      </w:del>
      <w:r w:rsidRPr="00B342EF">
        <w:rPr>
          <w:rFonts w:ascii="SimHei" w:eastAsia="SimHei" w:hAnsi="SimHei" w:cs="Times New Roman" w:hint="eastAsia"/>
          <w:color w:val="000000"/>
        </w:rPr>
        <w:t>）</w:t>
      </w:r>
      <w:r w:rsidRPr="00396F8C">
        <w:rPr>
          <w:rFonts w:ascii="SimHei" w:eastAsia="SimHei" w:hAnsi="SimHei" w:cs="Times New Roman" w:hint="eastAsia"/>
          <w:color w:val="000000"/>
        </w:rPr>
        <w:t>发布的鉴证准则</w:t>
      </w:r>
      <w:r w:rsidR="00AB7F87" w:rsidRPr="002576A4">
        <w:rPr>
          <w:rFonts w:ascii="Times New Roman" w:eastAsia="SimHei" w:hAnsi="Times New Roman" w:cs="Times New Roman"/>
          <w:color w:val="000000" w:themeColor="text1"/>
        </w:rPr>
        <w:t>以及</w:t>
      </w:r>
      <w:r w:rsidR="00AB7F87" w:rsidRPr="002576A4">
        <w:rPr>
          <w:rFonts w:ascii="Times New Roman" w:eastAsia="SimHei" w:hAnsi="Times New Roman" w:cs="Times New Roman"/>
        </w:rPr>
        <w:t>国际审计</w:t>
      </w:r>
      <w:r w:rsidR="00840F1A">
        <w:rPr>
          <w:rFonts w:ascii="Times New Roman" w:eastAsia="SimHei" w:hAnsi="Times New Roman" w:cs="Times New Roman" w:hint="eastAsia"/>
        </w:rPr>
        <w:t>与</w:t>
      </w:r>
      <w:r w:rsidR="00AB7F87" w:rsidRPr="002576A4">
        <w:rPr>
          <w:rFonts w:ascii="Times New Roman" w:eastAsia="SimHei" w:hAnsi="Times New Roman" w:cs="Times New Roman"/>
        </w:rPr>
        <w:t>鉴证准则</w:t>
      </w:r>
      <w:r w:rsidR="00840F1A">
        <w:rPr>
          <w:rFonts w:ascii="Times New Roman" w:eastAsia="SimHei" w:hAnsi="Times New Roman" w:cs="Times New Roman" w:hint="eastAsia"/>
        </w:rPr>
        <w:t>理事</w:t>
      </w:r>
      <w:r w:rsidR="00AB7F87" w:rsidRPr="002576A4">
        <w:rPr>
          <w:rFonts w:ascii="Times New Roman" w:eastAsia="SimHei" w:hAnsi="Times New Roman" w:cs="Times New Roman"/>
        </w:rPr>
        <w:t>会（</w:t>
      </w:r>
      <w:r w:rsidR="00AB7F87" w:rsidRPr="002576A4">
        <w:rPr>
          <w:rFonts w:ascii="Times New Roman" w:eastAsia="SimHei" w:hAnsi="Times New Roman" w:cs="Times New Roman"/>
        </w:rPr>
        <w:t>International Auditing and Assurance Standards Board</w:t>
      </w:r>
      <w:r w:rsidR="00AB7F87" w:rsidRPr="002576A4">
        <w:rPr>
          <w:rFonts w:ascii="Times New Roman" w:eastAsia="SimHei" w:hAnsi="Times New Roman" w:cs="Times New Roman"/>
        </w:rPr>
        <w:t>，</w:t>
      </w:r>
      <w:r w:rsidR="00AB7F87" w:rsidRPr="002576A4">
        <w:rPr>
          <w:rFonts w:ascii="Times New Roman" w:eastAsia="SimHei" w:hAnsi="Times New Roman" w:cs="Times New Roman"/>
        </w:rPr>
        <w:t>IAASB</w:t>
      </w:r>
      <w:r w:rsidR="00AB7F87" w:rsidRPr="002576A4">
        <w:rPr>
          <w:rFonts w:ascii="Times New Roman" w:eastAsia="SimHei" w:hAnsi="Times New Roman" w:cs="Times New Roman"/>
        </w:rPr>
        <w:t>）发布的《鉴证业务国际准则第</w:t>
      </w:r>
      <w:r w:rsidR="00AB7F87" w:rsidRPr="002576A4">
        <w:rPr>
          <w:rFonts w:ascii="Times New Roman" w:eastAsia="SimHei" w:hAnsi="Times New Roman" w:cs="Times New Roman"/>
        </w:rPr>
        <w:t>3402</w:t>
      </w:r>
      <w:r w:rsidR="00AB7F87" w:rsidRPr="002576A4">
        <w:rPr>
          <w:rFonts w:ascii="Times New Roman" w:eastAsia="SimHei" w:hAnsi="Times New Roman" w:cs="Times New Roman"/>
        </w:rPr>
        <w:t>号</w:t>
      </w:r>
      <w:r w:rsidR="00AB7F87" w:rsidRPr="002576A4">
        <w:rPr>
          <w:rFonts w:ascii="Times New Roman" w:eastAsia="SimHei" w:hAnsi="Times New Roman" w:cs="Times New Roman"/>
        </w:rPr>
        <w:t xml:space="preserve"> – </w:t>
      </w:r>
      <w:r w:rsidR="00AB7F87" w:rsidRPr="002576A4">
        <w:rPr>
          <w:rFonts w:ascii="Times New Roman" w:eastAsia="SimHei" w:hAnsi="Times New Roman" w:cs="Times New Roman" w:hint="eastAsia"/>
        </w:rPr>
        <w:t>服务</w:t>
      </w:r>
      <w:r w:rsidR="00AB7F87" w:rsidRPr="002576A4">
        <w:rPr>
          <w:rFonts w:ascii="Times New Roman" w:eastAsia="SimHei" w:hAnsi="Times New Roman" w:cs="Times New Roman"/>
        </w:rPr>
        <w:t>机构内部控制鉴证报告》（</w:t>
      </w:r>
      <w:r w:rsidR="00AB7F87" w:rsidRPr="002576A4">
        <w:rPr>
          <w:rFonts w:ascii="Times New Roman" w:eastAsia="SimHei" w:hAnsi="Times New Roman" w:cs="Times New Roman"/>
        </w:rPr>
        <w:t>International Standard on Assurance Engagements 3402</w:t>
      </w:r>
      <w:ins w:id="22" w:author="Fiona Xie" w:date="2024-07-10T15:55:00Z">
        <w:r w:rsidR="000074ED">
          <w:rPr>
            <w:rFonts w:ascii="Times New Roman" w:eastAsia="SimHei" w:hAnsi="Times New Roman" w:cs="Times New Roman" w:hint="eastAsia"/>
          </w:rPr>
          <w:t>，</w:t>
        </w:r>
      </w:ins>
      <w:r w:rsidR="00AB7F87" w:rsidRPr="002576A4">
        <w:rPr>
          <w:rFonts w:ascii="Times New Roman" w:eastAsia="SimHei" w:hAnsi="Times New Roman" w:cs="Times New Roman"/>
        </w:rPr>
        <w:t xml:space="preserve"> </w:t>
      </w:r>
      <w:r w:rsidR="00AB7F87" w:rsidRPr="002576A4">
        <w:rPr>
          <w:rFonts w:ascii="Times New Roman" w:eastAsia="SimHei" w:hAnsi="Times New Roman" w:cs="Times New Roman"/>
          <w:i/>
        </w:rPr>
        <w:t>Assurance Reports on Controls at a Service Organization</w:t>
      </w:r>
      <w:r w:rsidR="00AB7F87" w:rsidRPr="002576A4">
        <w:rPr>
          <w:rFonts w:ascii="Times New Roman" w:eastAsia="SimHei" w:hAnsi="Times New Roman" w:cs="Times New Roman"/>
        </w:rPr>
        <w:t>）</w:t>
      </w:r>
      <w:r w:rsidRPr="00396F8C">
        <w:rPr>
          <w:rFonts w:ascii="SimHei" w:eastAsia="SimHei" w:hAnsi="SimHei" w:cs="Times New Roman" w:hint="eastAsia"/>
        </w:rPr>
        <w:t>执行我们的检查程序。上述准则要求我们基于认定所述的标准，计划并执行检查程序以获取截至【</w:t>
      </w:r>
      <w:r w:rsidRPr="00396F8C">
        <w:rPr>
          <w:rFonts w:ascii="SimHei" w:eastAsia="SimHei" w:hAnsi="SimHei" w:cs="Times New Roman" w:hint="eastAsia"/>
          <w:b/>
          <w:bCs/>
        </w:rPr>
        <w:t>日期</w:t>
      </w:r>
      <w:r w:rsidRPr="00396F8C">
        <w:rPr>
          <w:rFonts w:ascii="SimHei" w:eastAsia="SimHei" w:hAnsi="SimHei" w:cs="Times New Roman" w:hint="eastAsia"/>
        </w:rPr>
        <w:t>】的，在所有重大方面，描述的陈述之公允性、以及</w:t>
      </w:r>
      <w:r w:rsidRPr="00396F8C">
        <w:rPr>
          <w:rFonts w:ascii="SimHei" w:eastAsia="SimHei" w:hAnsi="SimHei" w:cs="Times New Roman" w:hint="eastAsia"/>
          <w:color w:val="000000"/>
        </w:rPr>
        <w:t>为实现描述中所述的相关控制目标而所设控制的设计之恰当性</w:t>
      </w:r>
      <w:r w:rsidRPr="00396F8C">
        <w:rPr>
          <w:rFonts w:ascii="SimHei" w:eastAsia="SimHei" w:hAnsi="SimHei" w:cs="Times New Roman" w:hint="eastAsia"/>
        </w:rPr>
        <w:t>的合理保证。</w:t>
      </w:r>
      <w:r w:rsidR="00A24947" w:rsidRPr="00396F8C">
        <w:rPr>
          <w:rFonts w:ascii="SimHei" w:eastAsia="SimHei" w:hAnsi="SimHei" w:cs="Times New Roman" w:hint="eastAsia"/>
        </w:rPr>
        <w:t>我们相信，我们在检查中获取的证据是充分和适当的，并为我们发表意见提供了合理的基础。</w:t>
      </w:r>
    </w:p>
    <w:p w14:paraId="11FAA421" w14:textId="63A8599B" w:rsidR="00DC150F" w:rsidRPr="00A24947" w:rsidRDefault="00DC150F" w:rsidP="00396F8C">
      <w:pPr>
        <w:widowControl w:val="0"/>
        <w:adjustRightInd w:val="0"/>
        <w:snapToGrid w:val="0"/>
        <w:spacing w:after="0" w:line="276" w:lineRule="auto"/>
        <w:ind w:rightChars="5" w:right="11"/>
        <w:jc w:val="both"/>
        <w:rPr>
          <w:rFonts w:ascii="SimHei" w:eastAsia="SimHei" w:hAnsi="SimHei" w:cs="Times New Roman"/>
        </w:rPr>
      </w:pPr>
    </w:p>
    <w:p w14:paraId="59680A84" w14:textId="485BDE81" w:rsidR="00DC150F" w:rsidRPr="00396F8C" w:rsidRDefault="00DC150F" w:rsidP="00396F8C">
      <w:pPr>
        <w:widowControl w:val="0"/>
        <w:adjustRightInd w:val="0"/>
        <w:snapToGrid w:val="0"/>
        <w:spacing w:after="0" w:line="276" w:lineRule="auto"/>
        <w:jc w:val="both"/>
        <w:rPr>
          <w:rFonts w:ascii="SimHei" w:eastAsia="SimHei" w:hAnsi="SimHei" w:cs="Times New Roman"/>
        </w:rPr>
      </w:pPr>
      <w:r w:rsidRPr="00396F8C">
        <w:rPr>
          <w:rFonts w:ascii="SimHei" w:eastAsia="SimHei" w:hAnsi="SimHei" w:cs="Times New Roman" w:hint="eastAsia"/>
        </w:rPr>
        <w:t>关于服务机构的体系描述以及为实现描述中所述的既定控制目标而所设控制的设计之恰当性的检查包括：</w:t>
      </w:r>
    </w:p>
    <w:p w14:paraId="5B443992" w14:textId="0296E4DA" w:rsidR="00DC150F" w:rsidRPr="00396F8C" w:rsidRDefault="00DC150F" w:rsidP="002B3703">
      <w:pPr>
        <w:widowControl w:val="0"/>
        <w:numPr>
          <w:ilvl w:val="0"/>
          <w:numId w:val="3"/>
        </w:numPr>
        <w:tabs>
          <w:tab w:val="left" w:pos="3240"/>
        </w:tabs>
        <w:overflowPunct w:val="0"/>
        <w:autoSpaceDE w:val="0"/>
        <w:autoSpaceDN w:val="0"/>
        <w:adjustRightInd w:val="0"/>
        <w:snapToGrid w:val="0"/>
        <w:spacing w:after="0" w:line="276" w:lineRule="auto"/>
        <w:ind w:hanging="357"/>
        <w:jc w:val="both"/>
        <w:rPr>
          <w:rFonts w:ascii="SimHei" w:eastAsia="SimHei" w:hAnsi="SimHei" w:cs="Times New Roman"/>
          <w:spacing w:val="-4"/>
        </w:rPr>
      </w:pPr>
      <w:r w:rsidRPr="00396F8C">
        <w:rPr>
          <w:rFonts w:ascii="SimHei" w:eastAsia="SimHei" w:hAnsi="SimHei" w:cs="Times New Roman" w:hint="eastAsia"/>
          <w:spacing w:val="-4"/>
        </w:rPr>
        <w:t>基于认定中所述的标准，执行检查步骤以获取</w:t>
      </w:r>
      <w:r w:rsidRPr="00396F8C">
        <w:rPr>
          <w:rFonts w:ascii="SimHei" w:eastAsia="SimHei" w:hAnsi="SimHei" w:cs="Times New Roman" w:hint="eastAsia"/>
          <w:color w:val="000000"/>
        </w:rPr>
        <w:t>关于描述之陈述的公允性以及为实现描述中所述的既定控制目标而所设控制的设计之恰当性的证据</w:t>
      </w:r>
      <w:r w:rsidR="00C524C4">
        <w:rPr>
          <w:rFonts w:ascii="SimHei" w:eastAsia="SimHei" w:hAnsi="SimHei" w:cs="Times New Roman" w:hint="eastAsia"/>
          <w:color w:val="000000"/>
        </w:rPr>
        <w:t>。</w:t>
      </w:r>
    </w:p>
    <w:p w14:paraId="63616A2F" w14:textId="3E85C323" w:rsidR="00DC150F" w:rsidRPr="00396F8C" w:rsidRDefault="00DC150F" w:rsidP="002B3703">
      <w:pPr>
        <w:widowControl w:val="0"/>
        <w:numPr>
          <w:ilvl w:val="0"/>
          <w:numId w:val="3"/>
        </w:numPr>
        <w:tabs>
          <w:tab w:val="left" w:pos="3240"/>
        </w:tabs>
        <w:overflowPunct w:val="0"/>
        <w:autoSpaceDE w:val="0"/>
        <w:autoSpaceDN w:val="0"/>
        <w:adjustRightInd w:val="0"/>
        <w:snapToGrid w:val="0"/>
        <w:spacing w:after="0" w:line="276" w:lineRule="auto"/>
        <w:ind w:hanging="357"/>
        <w:jc w:val="both"/>
        <w:rPr>
          <w:rFonts w:ascii="SimHei" w:eastAsia="SimHei" w:hAnsi="SimHei" w:cs="Times New Roman"/>
          <w:spacing w:val="-4"/>
        </w:rPr>
      </w:pPr>
      <w:r w:rsidRPr="00396F8C">
        <w:rPr>
          <w:rFonts w:ascii="SimHei" w:eastAsia="SimHei" w:hAnsi="SimHei" w:cs="Times New Roman" w:hint="eastAsia"/>
          <w:spacing w:val="-4"/>
        </w:rPr>
        <w:t>评估描述未被公允地陈述以及</w:t>
      </w:r>
      <w:r w:rsidRPr="00396F8C">
        <w:rPr>
          <w:rFonts w:ascii="SimHei" w:eastAsia="SimHei" w:hAnsi="SimHei" w:cs="Times New Roman" w:hint="eastAsia"/>
        </w:rPr>
        <w:t>为</w:t>
      </w:r>
      <w:r w:rsidRPr="00396F8C">
        <w:rPr>
          <w:rFonts w:ascii="SimHei" w:eastAsia="SimHei" w:hAnsi="SimHei" w:cs="Times New Roman" w:hint="eastAsia"/>
          <w:color w:val="000000"/>
        </w:rPr>
        <w:t>实现相关控制目标而所设控制未被恰当设计的风险</w:t>
      </w:r>
      <w:r w:rsidR="0040413B">
        <w:rPr>
          <w:rFonts w:ascii="SimHei" w:eastAsia="SimHei" w:hAnsi="SimHei" w:cs="Times New Roman" w:hint="eastAsia"/>
          <w:color w:val="000000"/>
        </w:rPr>
        <w:t>。</w:t>
      </w:r>
    </w:p>
    <w:p w14:paraId="2B33663E" w14:textId="2C9BEECE" w:rsidR="00DC150F" w:rsidRPr="00396F8C" w:rsidRDefault="00DC150F" w:rsidP="002B3703">
      <w:pPr>
        <w:widowControl w:val="0"/>
        <w:numPr>
          <w:ilvl w:val="0"/>
          <w:numId w:val="3"/>
        </w:numPr>
        <w:tabs>
          <w:tab w:val="left" w:pos="3240"/>
        </w:tabs>
        <w:overflowPunct w:val="0"/>
        <w:autoSpaceDE w:val="0"/>
        <w:autoSpaceDN w:val="0"/>
        <w:adjustRightInd w:val="0"/>
        <w:snapToGrid w:val="0"/>
        <w:spacing w:after="0" w:line="276" w:lineRule="auto"/>
        <w:ind w:hanging="357"/>
        <w:jc w:val="both"/>
        <w:rPr>
          <w:rFonts w:ascii="SimHei" w:eastAsia="SimHei" w:hAnsi="SimHei" w:cs="Times New Roman"/>
          <w:spacing w:val="-4"/>
        </w:rPr>
      </w:pPr>
      <w:r w:rsidRPr="00396F8C">
        <w:rPr>
          <w:rFonts w:ascii="SimHei" w:eastAsia="SimHei" w:hAnsi="SimHei" w:cs="Times New Roman" w:hint="eastAsia"/>
        </w:rPr>
        <w:t>评估描述的整体陈述、控制目标的恰当性以及服务机构认定中所述标准的适当性。</w:t>
      </w:r>
    </w:p>
    <w:p w14:paraId="128A2988" w14:textId="2A310C2F" w:rsidR="00DC150F" w:rsidRDefault="00DC150F" w:rsidP="00396F8C">
      <w:pPr>
        <w:widowControl w:val="0"/>
        <w:adjustRightInd w:val="0"/>
        <w:snapToGrid w:val="0"/>
        <w:spacing w:after="0" w:line="276" w:lineRule="auto"/>
        <w:jc w:val="both"/>
        <w:rPr>
          <w:ins w:id="23" w:author="Fiona Xie" w:date="2025-08-05T15:47:00Z" w16du:dateUtc="2025-08-05T07:47:00Z"/>
          <w:rFonts w:ascii="SimHei" w:eastAsia="SimHei" w:hAnsi="SimHei" w:cs="Times New Roman"/>
        </w:rPr>
      </w:pPr>
    </w:p>
    <w:p w14:paraId="410729B2" w14:textId="77777777" w:rsidR="00736290" w:rsidRPr="004D10A5" w:rsidRDefault="00736290" w:rsidP="00736290">
      <w:pPr>
        <w:overflowPunct w:val="0"/>
        <w:autoSpaceDE w:val="0"/>
        <w:autoSpaceDN w:val="0"/>
        <w:adjustRightInd w:val="0"/>
        <w:snapToGrid w:val="0"/>
        <w:spacing w:after="0" w:line="276" w:lineRule="auto"/>
        <w:jc w:val="both"/>
        <w:textAlignment w:val="baseline"/>
        <w:rPr>
          <w:ins w:id="24" w:author="Fiona Xie" w:date="2025-08-05T15:47:00Z" w16du:dateUtc="2025-08-05T07:47:00Z"/>
          <w:rFonts w:ascii="Times New Roman" w:eastAsia="SimHei" w:hAnsi="Times New Roman" w:cs="Times New Roman" w:hint="eastAsia"/>
          <w:color w:val="000000"/>
        </w:rPr>
      </w:pPr>
      <w:bookmarkStart w:id="25" w:name="OLE_LINK1"/>
      <w:ins w:id="26" w:author="Fiona Xie" w:date="2025-08-05T15:47:00Z" w16du:dateUtc="2025-08-05T07:47:00Z">
        <w:r w:rsidRPr="004D10A5">
          <w:rPr>
            <w:rFonts w:ascii="Times New Roman" w:eastAsia="SimHei" w:hAnsi="Times New Roman" w:cs="Times New Roman"/>
            <w:color w:val="000000"/>
          </w:rPr>
          <w:t>我们的检查不是为了评估</w:t>
        </w:r>
        <w:commentRangeStart w:id="27"/>
        <w:r w:rsidRPr="004D10A5">
          <w:rPr>
            <w:rFonts w:ascii="Times New Roman" w:eastAsia="SimHei" w:hAnsi="Times New Roman" w:cs="Times New Roman" w:hint="eastAsia"/>
            <w:b/>
            <w:bCs/>
            <w:color w:val="000000"/>
          </w:rPr>
          <w:t>【</w:t>
        </w:r>
        <w:r w:rsidRPr="004D10A5">
          <w:rPr>
            <w:rFonts w:ascii="Times New Roman" w:eastAsia="SimHei" w:hAnsi="Times New Roman" w:cs="Times New Roman"/>
            <w:b/>
            <w:bCs/>
            <w:color w:val="000000"/>
          </w:rPr>
          <w:t>服务机构简称</w:t>
        </w:r>
        <w:r w:rsidRPr="004D10A5">
          <w:rPr>
            <w:rFonts w:ascii="Times New Roman" w:eastAsia="SimHei" w:hAnsi="Times New Roman" w:cs="Times New Roman" w:hint="eastAsia"/>
            <w:b/>
            <w:bCs/>
            <w:color w:val="000000"/>
          </w:rPr>
          <w:t>】</w:t>
        </w:r>
        <w:r w:rsidRPr="004D10A5">
          <w:rPr>
            <w:rFonts w:ascii="Times New Roman" w:eastAsia="SimHei" w:hAnsi="Times New Roman" w:cs="Times New Roman"/>
            <w:color w:val="000000"/>
          </w:rPr>
          <w:t>的人工智能（</w:t>
        </w:r>
        <w:r w:rsidRPr="004D10A5">
          <w:rPr>
            <w:rFonts w:ascii="Times New Roman" w:eastAsia="SimHei" w:hAnsi="Times New Roman" w:cs="Times New Roman"/>
            <w:color w:val="000000"/>
          </w:rPr>
          <w:t>“AI”</w:t>
        </w:r>
        <w:r w:rsidRPr="004D10A5">
          <w:rPr>
            <w:rFonts w:ascii="Times New Roman" w:eastAsia="SimHei" w:hAnsi="Times New Roman" w:cs="Times New Roman"/>
            <w:color w:val="000000"/>
          </w:rPr>
          <w:t>）服务</w:t>
        </w:r>
        <w:commentRangeEnd w:id="27"/>
        <w:r>
          <w:rPr>
            <w:rStyle w:val="CommentReference"/>
          </w:rPr>
          <w:commentReference w:id="27"/>
        </w:r>
        <w:r w:rsidRPr="004D10A5">
          <w:rPr>
            <w:rFonts w:ascii="Times New Roman" w:eastAsia="SimHei" w:hAnsi="Times New Roman" w:cs="Times New Roman"/>
            <w:color w:val="000000"/>
          </w:rPr>
          <w:t>的性能或完整性。因此，我们不对</w:t>
        </w:r>
        <w:r w:rsidRPr="004D10A5">
          <w:rPr>
            <w:rFonts w:ascii="Times New Roman" w:eastAsia="SimHei" w:hAnsi="Times New Roman" w:cs="Times New Roman" w:hint="eastAsia"/>
            <w:b/>
            <w:bCs/>
            <w:color w:val="000000"/>
          </w:rPr>
          <w:t>【</w:t>
        </w:r>
        <w:r w:rsidRPr="004D10A5">
          <w:rPr>
            <w:rFonts w:ascii="Times New Roman" w:eastAsia="SimHei" w:hAnsi="Times New Roman" w:cs="Times New Roman"/>
            <w:b/>
            <w:bCs/>
            <w:color w:val="000000"/>
          </w:rPr>
          <w:t>服务机构简称</w:t>
        </w:r>
        <w:r w:rsidRPr="004D10A5">
          <w:rPr>
            <w:rFonts w:ascii="Times New Roman" w:eastAsia="SimHei" w:hAnsi="Times New Roman" w:cs="Times New Roman" w:hint="eastAsia"/>
            <w:b/>
            <w:bCs/>
            <w:color w:val="000000"/>
          </w:rPr>
          <w:t>】</w:t>
        </w:r>
        <w:r w:rsidRPr="004D10A5">
          <w:rPr>
            <w:rFonts w:ascii="Times New Roman" w:eastAsia="SimHei" w:hAnsi="Times New Roman" w:cs="Times New Roman"/>
            <w:color w:val="000000"/>
          </w:rPr>
          <w:t>的</w:t>
        </w:r>
        <w:r>
          <w:rPr>
            <w:rFonts w:ascii="Times New Roman" w:eastAsia="SimHei" w:hAnsi="Times New Roman" w:cs="Times New Roman" w:hint="eastAsia"/>
            <w:color w:val="000000"/>
          </w:rPr>
          <w:t>AI</w:t>
        </w:r>
        <w:r w:rsidRPr="004D10A5">
          <w:rPr>
            <w:rFonts w:ascii="Times New Roman" w:eastAsia="SimHei" w:hAnsi="Times New Roman" w:cs="Times New Roman"/>
            <w:color w:val="000000"/>
          </w:rPr>
          <w:t>服务的性能或完整性发表意见或任何其他形式的保证。</w:t>
        </w:r>
      </w:ins>
    </w:p>
    <w:bookmarkEnd w:id="25"/>
    <w:p w14:paraId="76FCD4BA" w14:textId="77777777" w:rsidR="00736290" w:rsidRPr="00736290" w:rsidRDefault="00736290" w:rsidP="00396F8C">
      <w:pPr>
        <w:widowControl w:val="0"/>
        <w:adjustRightInd w:val="0"/>
        <w:snapToGrid w:val="0"/>
        <w:spacing w:after="0" w:line="276" w:lineRule="auto"/>
        <w:jc w:val="both"/>
        <w:rPr>
          <w:rFonts w:ascii="SimHei" w:eastAsia="SimHei" w:hAnsi="SimHei" w:cs="Times New Roman" w:hint="eastAsia"/>
        </w:rPr>
      </w:pPr>
    </w:p>
    <w:p w14:paraId="67B8DE01" w14:textId="5E23A2A9" w:rsidR="00662397" w:rsidRPr="00396F8C" w:rsidRDefault="00EA40EE" w:rsidP="00EA40EE">
      <w:pPr>
        <w:overflowPunct w:val="0"/>
        <w:autoSpaceDE w:val="0"/>
        <w:autoSpaceDN w:val="0"/>
        <w:adjustRightInd w:val="0"/>
        <w:snapToGrid w:val="0"/>
        <w:spacing w:after="0" w:line="276" w:lineRule="auto"/>
        <w:jc w:val="both"/>
        <w:textAlignment w:val="baseline"/>
        <w:rPr>
          <w:rFonts w:ascii="Times New Roman" w:eastAsia="SimHei" w:hAnsi="Times New Roman" w:cs="Times New Roman"/>
          <w:color w:val="000000"/>
        </w:rPr>
      </w:pPr>
      <w:r>
        <w:rPr>
          <w:rFonts w:ascii="Times New Roman" w:eastAsia="SimHei" w:hAnsi="Times New Roman" w:cs="Times New Roman" w:hint="eastAsia"/>
          <w:color w:val="000000"/>
        </w:rPr>
        <w:t>根据与我们检查活动相关的职业道德要求，我们须独立于【</w:t>
      </w:r>
      <w:r>
        <w:rPr>
          <w:rFonts w:ascii="Times New Roman" w:eastAsia="SimHei" w:hAnsi="Times New Roman" w:cs="Times New Roman" w:hint="eastAsia"/>
          <w:b/>
          <w:bCs/>
          <w:color w:val="000000" w:themeColor="text1"/>
        </w:rPr>
        <w:t>服务机构简称</w:t>
      </w:r>
      <w:r>
        <w:rPr>
          <w:rFonts w:ascii="Times New Roman" w:eastAsia="SimHei" w:hAnsi="Times New Roman" w:cs="Times New Roman" w:hint="eastAsia"/>
          <w:color w:val="000000"/>
        </w:rPr>
        <w:t>】并履行我们的其他职业道德责任。</w:t>
      </w:r>
    </w:p>
    <w:p w14:paraId="58FD654B" w14:textId="77777777" w:rsidR="00D6695B" w:rsidRPr="00396F8C" w:rsidRDefault="00D6695B" w:rsidP="00396F8C">
      <w:pPr>
        <w:widowControl w:val="0"/>
        <w:adjustRightInd w:val="0"/>
        <w:snapToGrid w:val="0"/>
        <w:spacing w:after="0" w:line="276" w:lineRule="auto"/>
        <w:jc w:val="both"/>
        <w:rPr>
          <w:rFonts w:ascii="SimHei" w:eastAsia="SimHei" w:hAnsi="SimHei" w:cs="Times New Roman"/>
        </w:rPr>
      </w:pPr>
    </w:p>
    <w:p w14:paraId="13D69A54" w14:textId="34695632" w:rsidR="00DC6088" w:rsidRDefault="00673611" w:rsidP="00396F8C">
      <w:pPr>
        <w:widowControl w:val="0"/>
        <w:adjustRightInd w:val="0"/>
        <w:snapToGrid w:val="0"/>
        <w:spacing w:after="0" w:line="276" w:lineRule="auto"/>
        <w:jc w:val="both"/>
        <w:rPr>
          <w:rFonts w:ascii="SimHei" w:eastAsia="SimHei" w:hAnsi="SimHei" w:cs="Times New Roman"/>
        </w:rPr>
      </w:pPr>
      <w:ins w:id="28" w:author="Fiona Xie" w:date="2024-07-10T15:55:00Z">
        <w:r w:rsidRPr="00E06D98">
          <w:rPr>
            <w:rFonts w:ascii="SimHei" w:eastAsia="SimHei" w:hAnsi="SimHei" w:cs="Times New Roman" w:hint="eastAsia"/>
          </w:rPr>
          <w:t>我们</w:t>
        </w:r>
        <w:r>
          <w:rPr>
            <w:rFonts w:ascii="SimHei" w:eastAsia="SimHei" w:hAnsi="SimHei" w:cs="Times New Roman" w:hint="eastAsia"/>
          </w:rPr>
          <w:t>应用《</w:t>
        </w:r>
        <w:r w:rsidRPr="00E06D98">
          <w:rPr>
            <w:rFonts w:ascii="SimHei" w:eastAsia="SimHei" w:hAnsi="SimHei" w:cs="Times New Roman" w:hint="eastAsia"/>
          </w:rPr>
          <w:t>国际质量</w:t>
        </w:r>
        <w:r>
          <w:rPr>
            <w:rFonts w:ascii="SimHei" w:eastAsia="SimHei" w:hAnsi="SimHei" w:cs="Times New Roman" w:hint="eastAsia"/>
          </w:rPr>
          <w:t>管理</w:t>
        </w:r>
        <w:r w:rsidRPr="00E06D98">
          <w:rPr>
            <w:rFonts w:ascii="SimHei" w:eastAsia="SimHei" w:hAnsi="SimHei" w:cs="Times New Roman" w:hint="eastAsia"/>
          </w:rPr>
          <w:t>准则</w:t>
        </w:r>
        <w:r>
          <w:rPr>
            <w:rFonts w:ascii="SimHei" w:eastAsia="SimHei" w:hAnsi="SimHei" w:cs="Times New Roman" w:hint="eastAsia"/>
          </w:rPr>
          <w:t>第</w:t>
        </w:r>
        <w:r w:rsidRPr="00810EE5">
          <w:rPr>
            <w:rFonts w:ascii="SimHei" w:eastAsia="SimHei" w:hAnsi="SimHei" w:cs="Times New Roman"/>
          </w:rPr>
          <w:t>1</w:t>
        </w:r>
        <w:r w:rsidRPr="00810EE5">
          <w:rPr>
            <w:rFonts w:ascii="SimHei" w:eastAsia="SimHei" w:hAnsi="SimHei" w:cs="Times New Roman" w:hint="eastAsia"/>
          </w:rPr>
          <w:t xml:space="preserve">号 </w:t>
        </w:r>
        <w:r w:rsidRPr="00810EE5">
          <w:rPr>
            <w:rFonts w:ascii="SimHei" w:eastAsia="SimHei" w:hAnsi="SimHei" w:cs="Times New Roman"/>
          </w:rPr>
          <w:t>- 会计师事务所对执行财务报表审计和审阅、其他鉴证和相关服务业务实施的质量控制</w:t>
        </w:r>
        <w:r w:rsidRPr="00810EE5">
          <w:rPr>
            <w:rFonts w:ascii="SimHei" w:eastAsia="SimHei" w:hAnsi="SimHei" w:cs="Times New Roman" w:hint="eastAsia"/>
          </w:rPr>
          <w:t>标准》</w:t>
        </w:r>
        <w:r w:rsidRPr="00810EE5">
          <w:rPr>
            <w:rFonts w:ascii="SimHei" w:eastAsia="SimHei" w:hAnsi="SimHei" w:cs="Times New Roman"/>
          </w:rPr>
          <w:t>（</w:t>
        </w:r>
        <w:r w:rsidRPr="004C167D">
          <w:rPr>
            <w:rFonts w:ascii="Times New Roman" w:eastAsia="SimHei" w:hAnsi="Times New Roman" w:cs="Times New Roman"/>
          </w:rPr>
          <w:t xml:space="preserve">International Standard on Quality </w:t>
        </w:r>
        <w:r>
          <w:rPr>
            <w:rFonts w:ascii="Times New Roman" w:eastAsia="SimHei" w:hAnsi="Times New Roman" w:cs="Times New Roman"/>
          </w:rPr>
          <w:t xml:space="preserve">Management </w:t>
        </w:r>
        <w:r w:rsidRPr="004C167D">
          <w:rPr>
            <w:rFonts w:ascii="Times New Roman" w:eastAsia="SimHei" w:hAnsi="Times New Roman" w:cs="Times New Roman"/>
          </w:rPr>
          <w:t>1</w:t>
        </w:r>
        <w:r>
          <w:rPr>
            <w:rFonts w:ascii="Times New Roman" w:eastAsia="SimHei" w:hAnsi="Times New Roman" w:cs="Times New Roman" w:hint="eastAsia"/>
          </w:rPr>
          <w:t>,</w:t>
        </w:r>
        <w:r w:rsidRPr="00810EE5">
          <w:rPr>
            <w:rFonts w:ascii="Times New Roman" w:eastAsia="SimHei" w:hAnsi="Times New Roman" w:cs="Times New Roman"/>
            <w:i/>
            <w:iCs/>
          </w:rPr>
          <w:t xml:space="preserve"> Quality Management for Firms that Perform Audits or Reviews of Financial Statements, or Other Assurance or Related Services engagements</w:t>
        </w:r>
        <w:r w:rsidRPr="002576A4">
          <w:rPr>
            <w:rFonts w:ascii="Times New Roman" w:eastAsia="SimHei" w:hAnsi="Times New Roman" w:cs="Times New Roman"/>
          </w:rPr>
          <w:t>）</w:t>
        </w:r>
        <w:r w:rsidRPr="00E06D98">
          <w:rPr>
            <w:rFonts w:ascii="SimHei" w:eastAsia="SimHei" w:hAnsi="SimHei" w:cs="Times New Roman"/>
          </w:rPr>
          <w:t>，</w:t>
        </w:r>
        <w:r>
          <w:rPr>
            <w:rFonts w:ascii="SimHei" w:eastAsia="SimHei" w:hAnsi="SimHei" w:cs="Times New Roman" w:hint="eastAsia"/>
          </w:rPr>
          <w:t>该标准要求我们设计、实施和运行质量管理体系、</w:t>
        </w:r>
        <w:r w:rsidRPr="00E06D98">
          <w:rPr>
            <w:rFonts w:ascii="SimHei" w:eastAsia="SimHei" w:hAnsi="SimHei" w:cs="Times New Roman"/>
          </w:rPr>
          <w:t>包括</w:t>
        </w:r>
        <w:r>
          <w:rPr>
            <w:rFonts w:ascii="SimHei" w:eastAsia="SimHei" w:hAnsi="SimHei" w:cs="Times New Roman" w:hint="eastAsia"/>
          </w:rPr>
          <w:t>制定</w:t>
        </w:r>
        <w:r w:rsidRPr="00E06D98">
          <w:rPr>
            <w:rFonts w:ascii="SimHei" w:eastAsia="SimHei" w:hAnsi="SimHei" w:cs="Times New Roman"/>
          </w:rPr>
          <w:t>关于遵守道德要求、专业标准</w:t>
        </w:r>
        <w:r>
          <w:rPr>
            <w:rFonts w:ascii="SimHei" w:eastAsia="SimHei" w:hAnsi="SimHei" w:cs="Times New Roman" w:hint="eastAsia"/>
          </w:rPr>
          <w:t>以及</w:t>
        </w:r>
        <w:r w:rsidRPr="00E06D98">
          <w:rPr>
            <w:rFonts w:ascii="SimHei" w:eastAsia="SimHei" w:hAnsi="SimHei" w:cs="Times New Roman"/>
          </w:rPr>
          <w:t>适用法律</w:t>
        </w:r>
        <w:r>
          <w:rPr>
            <w:rFonts w:ascii="SimHei" w:eastAsia="SimHei" w:hAnsi="SimHei" w:cs="Times New Roman" w:hint="eastAsia"/>
          </w:rPr>
          <w:t>和监管</w:t>
        </w:r>
        <w:r w:rsidRPr="00E06D98">
          <w:rPr>
            <w:rFonts w:ascii="SimHei" w:eastAsia="SimHei" w:hAnsi="SimHei" w:cs="Times New Roman"/>
          </w:rPr>
          <w:t>要求</w:t>
        </w:r>
        <w:r>
          <w:rPr>
            <w:rFonts w:ascii="SimHei" w:eastAsia="SimHei" w:hAnsi="SimHei" w:cs="Times New Roman" w:hint="eastAsia"/>
          </w:rPr>
          <w:t>相关</w:t>
        </w:r>
        <w:r w:rsidRPr="003B489B">
          <w:rPr>
            <w:rFonts w:ascii="SimHei" w:eastAsia="SimHei" w:hAnsi="SimHei" w:cs="Times New Roman" w:hint="eastAsia"/>
          </w:rPr>
          <w:t>的书面政策和程序</w:t>
        </w:r>
        <w:r w:rsidRPr="00E06D98">
          <w:rPr>
            <w:rFonts w:ascii="SimHei" w:eastAsia="SimHei" w:hAnsi="SimHei" w:cs="Times New Roman"/>
          </w:rPr>
          <w:t>。</w:t>
        </w:r>
      </w:ins>
    </w:p>
    <w:p w14:paraId="67EEFFE9" w14:textId="77777777" w:rsidR="002133C4" w:rsidRPr="002133C4" w:rsidRDefault="002133C4" w:rsidP="00396F8C">
      <w:pPr>
        <w:widowControl w:val="0"/>
        <w:adjustRightInd w:val="0"/>
        <w:snapToGrid w:val="0"/>
        <w:spacing w:after="0" w:line="276" w:lineRule="auto"/>
        <w:jc w:val="both"/>
        <w:rPr>
          <w:rFonts w:ascii="SimHei" w:eastAsia="SimHei" w:hAnsi="SimHei" w:cs="Times New Roman"/>
        </w:rPr>
      </w:pPr>
    </w:p>
    <w:p w14:paraId="6D9177C1" w14:textId="77777777" w:rsidR="00DC150F" w:rsidRPr="00396F8C" w:rsidRDefault="00DC150F" w:rsidP="00396F8C">
      <w:pPr>
        <w:widowControl w:val="0"/>
        <w:adjustRightInd w:val="0"/>
        <w:snapToGrid w:val="0"/>
        <w:spacing w:after="0" w:line="276" w:lineRule="auto"/>
        <w:jc w:val="both"/>
        <w:rPr>
          <w:rFonts w:ascii="SimHei" w:eastAsia="SimHei" w:hAnsi="SimHei" w:cs="Times New Roman"/>
          <w:i/>
          <w:iCs/>
        </w:rPr>
      </w:pPr>
      <w:r w:rsidRPr="00396F8C">
        <w:rPr>
          <w:rFonts w:ascii="SimHei" w:eastAsia="SimHei" w:hAnsi="SimHei" w:cs="Times New Roman" w:hint="eastAsia"/>
          <w:i/>
          <w:iCs/>
        </w:rPr>
        <w:t>固有限制</w:t>
      </w:r>
    </w:p>
    <w:p w14:paraId="00AC27B2" w14:textId="0F7F79D0" w:rsidR="00DC150F" w:rsidRPr="00396F8C" w:rsidRDefault="00DC150F" w:rsidP="00396F8C">
      <w:pPr>
        <w:widowControl w:val="0"/>
        <w:adjustRightInd w:val="0"/>
        <w:snapToGrid w:val="0"/>
        <w:spacing w:after="0" w:line="276" w:lineRule="auto"/>
        <w:jc w:val="both"/>
        <w:rPr>
          <w:rFonts w:ascii="SimHei" w:eastAsia="SimHei" w:hAnsi="SimHei" w:cs="Times New Roman"/>
        </w:rPr>
      </w:pPr>
      <w:commentRangeStart w:id="29"/>
      <w:r w:rsidRPr="00396F8C">
        <w:rPr>
          <w:rFonts w:ascii="SimHei" w:eastAsia="SimHei" w:hAnsi="SimHei" w:cs="Times New Roman" w:hint="eastAsia"/>
        </w:rPr>
        <w:t>描述是为了满足大范围内的用户</w:t>
      </w:r>
      <w:r w:rsidR="009C7A5E" w:rsidRPr="00396F8C">
        <w:rPr>
          <w:rFonts w:ascii="SimHei" w:eastAsia="SimHei" w:hAnsi="SimHei" w:cs="Times New Roman" w:hint="eastAsia"/>
        </w:rPr>
        <w:t>实体</w:t>
      </w:r>
      <w:r w:rsidRPr="00396F8C">
        <w:rPr>
          <w:rFonts w:ascii="SimHei" w:eastAsia="SimHei" w:hAnsi="SimHei" w:cs="Times New Roman" w:hint="eastAsia"/>
        </w:rPr>
        <w:t>及审计和报告该等用户</w:t>
      </w:r>
      <w:r w:rsidR="009C7A5E" w:rsidRPr="00396F8C">
        <w:rPr>
          <w:rFonts w:ascii="SimHei" w:eastAsia="SimHei" w:hAnsi="SimHei" w:cs="Times New Roman" w:hint="eastAsia"/>
        </w:rPr>
        <w:t>实体</w:t>
      </w:r>
      <w:r w:rsidRPr="00396F8C">
        <w:rPr>
          <w:rFonts w:ascii="SimHei" w:eastAsia="SimHei" w:hAnsi="SimHei" w:cs="Times New Roman" w:hint="eastAsia"/>
        </w:rPr>
        <w:t>财务报</w:t>
      </w:r>
      <w:r w:rsidR="00933E44">
        <w:rPr>
          <w:rFonts w:ascii="SimHei" w:eastAsia="SimHei" w:hAnsi="SimHei" w:cs="Times New Roman" w:hint="eastAsia"/>
        </w:rPr>
        <w:t>表</w:t>
      </w:r>
      <w:r w:rsidRPr="00396F8C">
        <w:rPr>
          <w:rFonts w:ascii="SimHei" w:eastAsia="SimHei" w:hAnsi="SimHei" w:cs="Times New Roman" w:hint="eastAsia"/>
        </w:rPr>
        <w:t>的独立审计师之通用需求而准备的，因此它可能并不一定能涵盖每个</w:t>
      </w:r>
      <w:r w:rsidR="00786EB5">
        <w:rPr>
          <w:rFonts w:ascii="SimHei" w:eastAsia="SimHei" w:hAnsi="SimHei" w:cs="Times New Roman" w:hint="eastAsia"/>
        </w:rPr>
        <w:t>用户实体</w:t>
      </w:r>
      <w:r w:rsidRPr="00396F8C">
        <w:rPr>
          <w:rFonts w:ascii="SimHei" w:eastAsia="SimHei" w:hAnsi="SimHei" w:cs="Times New Roman" w:hint="eastAsia"/>
        </w:rPr>
        <w:t>在其特定的环境中认为重要的每个方面。</w:t>
      </w:r>
      <w:commentRangeEnd w:id="29"/>
      <w:r w:rsidR="009C7A5E" w:rsidRPr="00396F8C">
        <w:rPr>
          <w:rStyle w:val="CommentReference"/>
          <w:rFonts w:ascii="SimHei" w:eastAsia="SimHei" w:hAnsi="SimHei"/>
          <w:sz w:val="22"/>
          <w:szCs w:val="22"/>
        </w:rPr>
        <w:commentReference w:id="29"/>
      </w:r>
      <w:r w:rsidRPr="00396F8C">
        <w:rPr>
          <w:rFonts w:ascii="SimHei" w:eastAsia="SimHei" w:hAnsi="SimHei" w:cs="Times New Roman" w:hint="eastAsia"/>
        </w:rPr>
        <w:t>由于控制的固有限制，服务机构或子服务机构的控制可能无法防止或发现和纠正在</w:t>
      </w:r>
      <w:commentRangeStart w:id="30"/>
      <w:r w:rsidRPr="00396F8C">
        <w:rPr>
          <w:rFonts w:ascii="SimHei" w:eastAsia="SimHei" w:hAnsi="SimHei" w:cs="Times New Roman" w:hint="eastAsia"/>
        </w:rPr>
        <w:t>处理或报告</w:t>
      </w:r>
      <w:r w:rsidR="009C7A5E" w:rsidRPr="00396F8C">
        <w:rPr>
          <w:rFonts w:ascii="SimHei" w:eastAsia="SimHei" w:hAnsi="SimHei" w:cs="Times New Roman" w:hint="eastAsia"/>
        </w:rPr>
        <w:t>交易</w:t>
      </w:r>
      <w:commentRangeEnd w:id="30"/>
      <w:r w:rsidR="009C7A5E" w:rsidRPr="00396F8C">
        <w:rPr>
          <w:rStyle w:val="CommentReference"/>
          <w:rFonts w:ascii="SimHei" w:eastAsia="SimHei" w:hAnsi="SimHei"/>
          <w:sz w:val="22"/>
          <w:szCs w:val="22"/>
        </w:rPr>
        <w:commentReference w:id="30"/>
      </w:r>
      <w:r w:rsidR="000D2554">
        <w:rPr>
          <w:rFonts w:ascii="SimHei" w:eastAsia="SimHei" w:hAnsi="SimHei" w:cs="Times New Roman" w:hint="eastAsia"/>
        </w:rPr>
        <w:t>【提供</w:t>
      </w:r>
      <w:r w:rsidR="000D2554" w:rsidRPr="000D2554">
        <w:rPr>
          <w:rFonts w:ascii="SimHei" w:eastAsia="SimHei" w:hAnsi="SimHei" w:cs="Times New Roman" w:hint="eastAsia"/>
          <w:b/>
          <w:bCs/>
        </w:rPr>
        <w:t>服务机构的服务类型或内容</w:t>
      </w:r>
      <w:r w:rsidR="000D2554">
        <w:rPr>
          <w:rFonts w:ascii="SimHei" w:eastAsia="SimHei" w:hAnsi="SimHei" w:cs="Times New Roman" w:hint="eastAsia"/>
        </w:rPr>
        <w:t>】</w:t>
      </w:r>
      <w:r w:rsidRPr="00396F8C">
        <w:rPr>
          <w:rFonts w:ascii="SimHei" w:eastAsia="SimHei" w:hAnsi="SimHei" w:cs="Times New Roman" w:hint="eastAsia"/>
        </w:rPr>
        <w:t>中所有的错误或遗漏。此外，任何关于未来期间的描述的陈述之公允性之评估或者为实现描述中所述的既定控制目标而所设控制的设计之恰当性之结论的预测，都将受制于服务机构或子服务机构的控制在将来可能变为失效的风险。</w:t>
      </w:r>
    </w:p>
    <w:p w14:paraId="066E4F3A" w14:textId="327834FA" w:rsidR="00CB78B7" w:rsidRDefault="00CB78B7" w:rsidP="00396F8C">
      <w:pPr>
        <w:widowControl w:val="0"/>
        <w:adjustRightInd w:val="0"/>
        <w:snapToGrid w:val="0"/>
        <w:spacing w:after="0" w:line="276" w:lineRule="auto"/>
        <w:jc w:val="both"/>
        <w:rPr>
          <w:rFonts w:ascii="SimHei" w:eastAsia="SimHei" w:hAnsi="SimHei"/>
        </w:rPr>
      </w:pPr>
    </w:p>
    <w:p w14:paraId="00888E50" w14:textId="77777777" w:rsidR="00C768F4" w:rsidRPr="00396F8C" w:rsidRDefault="00C768F4" w:rsidP="00396F8C">
      <w:pPr>
        <w:widowControl w:val="0"/>
        <w:adjustRightInd w:val="0"/>
        <w:snapToGrid w:val="0"/>
        <w:spacing w:after="0" w:line="276" w:lineRule="auto"/>
        <w:jc w:val="both"/>
        <w:rPr>
          <w:rFonts w:ascii="SimHei" w:eastAsia="SimHei" w:hAnsi="SimHei"/>
        </w:rPr>
      </w:pPr>
    </w:p>
    <w:p w14:paraId="23789CAB" w14:textId="77777777" w:rsidR="00C768F4" w:rsidRDefault="00C768F4" w:rsidP="00C768F4">
      <w:pPr>
        <w:widowControl w:val="0"/>
        <w:adjustRightInd w:val="0"/>
        <w:snapToGrid w:val="0"/>
        <w:spacing w:after="0" w:line="276" w:lineRule="auto"/>
        <w:jc w:val="both"/>
        <w:rPr>
          <w:rFonts w:ascii="SimHei" w:eastAsia="SimHei" w:hAnsi="SimHei" w:cs="Times New Roman"/>
          <w:i/>
          <w:iCs/>
        </w:rPr>
      </w:pPr>
      <w:r>
        <w:rPr>
          <w:rFonts w:ascii="SimHei" w:eastAsia="SimHei" w:hAnsi="SimHei" w:cs="Times New Roman" w:hint="eastAsia"/>
          <w:i/>
          <w:iCs/>
        </w:rPr>
        <w:t>其他事项</w:t>
      </w:r>
    </w:p>
    <w:p w14:paraId="651F0870" w14:textId="77777777" w:rsidR="00C768F4" w:rsidRPr="00396F8C" w:rsidRDefault="00C768F4" w:rsidP="00C768F4">
      <w:pPr>
        <w:widowControl w:val="0"/>
        <w:adjustRightInd w:val="0"/>
        <w:snapToGrid w:val="0"/>
        <w:spacing w:after="0" w:line="276" w:lineRule="auto"/>
        <w:jc w:val="both"/>
        <w:rPr>
          <w:rFonts w:ascii="SimHei" w:eastAsia="SimHei" w:hAnsi="SimHei" w:cs="Times New Roman"/>
        </w:rPr>
      </w:pPr>
      <w:r w:rsidRPr="00396F8C">
        <w:rPr>
          <w:rFonts w:ascii="SimHei" w:eastAsia="SimHei" w:hAnsi="SimHei" w:cs="Times New Roman" w:hint="eastAsia"/>
        </w:rPr>
        <w:t>我们并未对描述中所述控制的执行之有效性执行任何程序，因此</w:t>
      </w:r>
      <w:r>
        <w:rPr>
          <w:rFonts w:ascii="SimHei" w:eastAsia="SimHei" w:hAnsi="SimHei" w:cs="Times New Roman" w:hint="eastAsia"/>
        </w:rPr>
        <w:t>，</w:t>
      </w:r>
      <w:r w:rsidRPr="00396F8C">
        <w:rPr>
          <w:rFonts w:ascii="SimHei" w:eastAsia="SimHei" w:hAnsi="SimHei" w:cs="Times New Roman" w:hint="eastAsia"/>
        </w:rPr>
        <w:t>我们不对此发表意见。</w:t>
      </w:r>
    </w:p>
    <w:p w14:paraId="40CC96C0" w14:textId="77777777" w:rsidR="00DC6088" w:rsidRDefault="00DC6088" w:rsidP="00396F8C">
      <w:pPr>
        <w:widowControl w:val="0"/>
        <w:adjustRightInd w:val="0"/>
        <w:snapToGrid w:val="0"/>
        <w:spacing w:after="0" w:line="276" w:lineRule="auto"/>
        <w:jc w:val="both"/>
        <w:rPr>
          <w:rFonts w:ascii="SimHei" w:eastAsia="SimHei" w:hAnsi="SimHei" w:cs="Times New Roman"/>
          <w:i/>
          <w:iCs/>
        </w:rPr>
      </w:pPr>
    </w:p>
    <w:p w14:paraId="30FF1BDE" w14:textId="77777777" w:rsidR="00C768F4" w:rsidRPr="00C768F4" w:rsidRDefault="00C768F4" w:rsidP="00396F8C">
      <w:pPr>
        <w:widowControl w:val="0"/>
        <w:adjustRightInd w:val="0"/>
        <w:snapToGrid w:val="0"/>
        <w:spacing w:after="0" w:line="276" w:lineRule="auto"/>
        <w:jc w:val="both"/>
        <w:rPr>
          <w:rFonts w:ascii="SimHei" w:eastAsia="SimHei" w:hAnsi="SimHei" w:cs="Times New Roman"/>
          <w:i/>
          <w:iCs/>
        </w:rPr>
      </w:pPr>
    </w:p>
    <w:p w14:paraId="1F96431F" w14:textId="333985BE" w:rsidR="00DC150F" w:rsidRPr="00396F8C" w:rsidRDefault="00DC150F" w:rsidP="00396F8C">
      <w:pPr>
        <w:widowControl w:val="0"/>
        <w:adjustRightInd w:val="0"/>
        <w:snapToGrid w:val="0"/>
        <w:spacing w:after="0" w:line="276" w:lineRule="auto"/>
        <w:jc w:val="both"/>
        <w:rPr>
          <w:rFonts w:ascii="SimHei" w:eastAsia="SimHei" w:hAnsi="SimHei" w:cs="Times New Roman"/>
          <w:i/>
          <w:iCs/>
        </w:rPr>
      </w:pPr>
      <w:r w:rsidRPr="00396F8C">
        <w:rPr>
          <w:rFonts w:ascii="SimHei" w:eastAsia="SimHei" w:hAnsi="SimHei" w:cs="Times New Roman" w:hint="eastAsia"/>
          <w:i/>
          <w:iCs/>
        </w:rPr>
        <w:t>意见</w:t>
      </w:r>
    </w:p>
    <w:p w14:paraId="6299B189" w14:textId="2870D04B" w:rsidR="00DC150F" w:rsidRPr="00396F8C" w:rsidRDefault="00DC150F" w:rsidP="00396F8C">
      <w:pPr>
        <w:widowControl w:val="0"/>
        <w:adjustRightInd w:val="0"/>
        <w:snapToGrid w:val="0"/>
        <w:spacing w:after="0" w:line="276" w:lineRule="auto"/>
        <w:jc w:val="both"/>
        <w:rPr>
          <w:rFonts w:ascii="SimHei" w:eastAsia="SimHei" w:hAnsi="SimHei" w:cs="Times New Roman"/>
        </w:rPr>
      </w:pPr>
      <w:r w:rsidRPr="00396F8C">
        <w:rPr>
          <w:rFonts w:ascii="SimHei" w:eastAsia="SimHei" w:hAnsi="SimHei" w:cs="Times New Roman" w:hint="eastAsia"/>
        </w:rPr>
        <w:t>基于认定中所述的标准，我们认为，在所有重大方面：</w:t>
      </w:r>
    </w:p>
    <w:p w14:paraId="3D3CB43B" w14:textId="77777777" w:rsidR="00DC150F" w:rsidRPr="00396F8C" w:rsidRDefault="00DC150F" w:rsidP="00396F8C">
      <w:pPr>
        <w:widowControl w:val="0"/>
        <w:adjustRightInd w:val="0"/>
        <w:snapToGrid w:val="0"/>
        <w:spacing w:after="0" w:line="276" w:lineRule="auto"/>
        <w:jc w:val="both"/>
        <w:rPr>
          <w:rFonts w:ascii="SimHei" w:eastAsia="SimHei" w:hAnsi="SimHei" w:cs="Times New Roman"/>
        </w:rPr>
      </w:pPr>
    </w:p>
    <w:p w14:paraId="5CDAFEA5" w14:textId="28855019" w:rsidR="00DC150F" w:rsidRPr="00396F8C" w:rsidRDefault="00DC150F" w:rsidP="00396F8C">
      <w:pPr>
        <w:pStyle w:val="ListParagraph"/>
        <w:widowControl w:val="0"/>
        <w:numPr>
          <w:ilvl w:val="0"/>
          <w:numId w:val="2"/>
        </w:numPr>
        <w:adjustRightInd w:val="0"/>
        <w:snapToGrid w:val="0"/>
        <w:spacing w:after="0" w:line="276" w:lineRule="auto"/>
        <w:contextualSpacing w:val="0"/>
        <w:jc w:val="both"/>
        <w:rPr>
          <w:rFonts w:ascii="SimHei" w:eastAsia="SimHei" w:hAnsi="SimHei" w:cs="Times New Roman"/>
        </w:rPr>
      </w:pPr>
      <w:r w:rsidRPr="00396F8C">
        <w:rPr>
          <w:rFonts w:ascii="SimHei" w:eastAsia="SimHei" w:hAnsi="SimHei" w:cs="Times New Roman" w:hint="eastAsia"/>
        </w:rPr>
        <w:t>描述公允地陈述了截至【</w:t>
      </w:r>
      <w:r w:rsidRPr="00084847">
        <w:rPr>
          <w:rFonts w:ascii="SimHei" w:eastAsia="SimHei" w:hAnsi="SimHei" w:cs="Times New Roman" w:hint="eastAsia"/>
          <w:b/>
          <w:bCs/>
        </w:rPr>
        <w:t>日期</w:t>
      </w:r>
      <w:r w:rsidRPr="00396F8C">
        <w:rPr>
          <w:rFonts w:ascii="SimHei" w:eastAsia="SimHei" w:hAnsi="SimHei" w:cs="Times New Roman" w:hint="eastAsia"/>
        </w:rPr>
        <w:t>】体系</w:t>
      </w:r>
      <w:r w:rsidR="00036AAF">
        <w:rPr>
          <w:rFonts w:ascii="SimHei" w:eastAsia="SimHei" w:hAnsi="SimHei" w:cs="Times New Roman" w:hint="eastAsia"/>
        </w:rPr>
        <w:t>之</w:t>
      </w:r>
      <w:r w:rsidRPr="00396F8C">
        <w:rPr>
          <w:rFonts w:ascii="SimHei" w:eastAsia="SimHei" w:hAnsi="SimHei" w:cs="Times New Roman" w:hint="eastAsia"/>
        </w:rPr>
        <w:t>设计情况。</w:t>
      </w:r>
    </w:p>
    <w:p w14:paraId="5867D728" w14:textId="77777777" w:rsidR="00DC150F" w:rsidRPr="00396F8C" w:rsidRDefault="00DC150F" w:rsidP="00396F8C">
      <w:pPr>
        <w:pStyle w:val="ListParagraph"/>
        <w:widowControl w:val="0"/>
        <w:adjustRightInd w:val="0"/>
        <w:snapToGrid w:val="0"/>
        <w:spacing w:after="0" w:line="276" w:lineRule="auto"/>
        <w:contextualSpacing w:val="0"/>
        <w:jc w:val="both"/>
        <w:rPr>
          <w:rFonts w:ascii="SimHei" w:eastAsia="SimHei" w:hAnsi="SimHei" w:cs="Times New Roman"/>
        </w:rPr>
      </w:pPr>
    </w:p>
    <w:p w14:paraId="4895381B" w14:textId="32D43BE3" w:rsidR="00DC150F" w:rsidRPr="00396F8C" w:rsidRDefault="00DC150F" w:rsidP="00396F8C">
      <w:pPr>
        <w:widowControl w:val="0"/>
        <w:numPr>
          <w:ilvl w:val="0"/>
          <w:numId w:val="2"/>
        </w:numPr>
        <w:autoSpaceDE w:val="0"/>
        <w:autoSpaceDN w:val="0"/>
        <w:adjustRightInd w:val="0"/>
        <w:snapToGrid w:val="0"/>
        <w:spacing w:after="0" w:line="276" w:lineRule="auto"/>
        <w:jc w:val="both"/>
        <w:rPr>
          <w:rFonts w:ascii="SimHei" w:eastAsia="SimHei" w:hAnsi="SimHei" w:cs="Times New Roman"/>
          <w:color w:val="000000"/>
        </w:rPr>
      </w:pPr>
      <w:r w:rsidRPr="00396F8C">
        <w:rPr>
          <w:rFonts w:ascii="SimHei" w:eastAsia="SimHei" w:hAnsi="SimHei" w:cs="Times New Roman" w:hint="eastAsia"/>
          <w:color w:val="000000"/>
        </w:rPr>
        <w:t>截至</w:t>
      </w:r>
      <w:r w:rsidRPr="00396F8C">
        <w:rPr>
          <w:rFonts w:ascii="SimHei" w:eastAsia="SimHei" w:hAnsi="SimHei" w:cs="Times New Roman" w:hint="eastAsia"/>
        </w:rPr>
        <w:t>【</w:t>
      </w:r>
      <w:r w:rsidRPr="00084847">
        <w:rPr>
          <w:rFonts w:ascii="SimHei" w:eastAsia="SimHei" w:hAnsi="SimHei" w:cs="Times New Roman" w:hint="eastAsia"/>
          <w:b/>
          <w:bCs/>
        </w:rPr>
        <w:t>日期</w:t>
      </w:r>
      <w:r w:rsidRPr="00396F8C">
        <w:rPr>
          <w:rFonts w:ascii="SimHei" w:eastAsia="SimHei" w:hAnsi="SimHei" w:cs="Times New Roman" w:hint="eastAsia"/>
        </w:rPr>
        <w:t>】</w:t>
      </w:r>
      <w:r w:rsidRPr="00396F8C">
        <w:rPr>
          <w:rFonts w:ascii="SimHei" w:eastAsia="SimHei" w:hAnsi="SimHei" w:cs="Times New Roman" w:hint="eastAsia"/>
          <w:color w:val="000000"/>
        </w:rPr>
        <w:t>，与控制目标相关的控制设计恰当，若该等控制执行有效</w:t>
      </w:r>
      <w:r w:rsidR="00036AAF">
        <w:rPr>
          <w:rFonts w:ascii="SimHei" w:eastAsia="SimHei" w:hAnsi="SimHei" w:cs="Times New Roman" w:hint="eastAsia"/>
          <w:color w:val="000000"/>
        </w:rPr>
        <w:t>【</w:t>
      </w:r>
      <w:r w:rsidRPr="00396F8C">
        <w:rPr>
          <w:rFonts w:ascii="SimHei" w:eastAsia="SimHei" w:hAnsi="SimHei" w:cs="Times New Roman" w:hint="eastAsia"/>
          <w:color w:val="000000"/>
        </w:rPr>
        <w:t>，且</w:t>
      </w:r>
      <w:del w:id="32" w:author="Stella TY Shen" w:date="2023-11-30T14:37:00Z">
        <w:r w:rsidR="00036AAF" w:rsidDel="00854FDE">
          <w:rPr>
            <w:rFonts w:ascii="SimHei" w:eastAsia="SimHei" w:hAnsi="SimHei" w:cs="Times New Roman" w:hint="eastAsia"/>
            <w:color w:val="000000"/>
          </w:rPr>
          <w:delText>若</w:delText>
        </w:r>
      </w:del>
      <w:r w:rsidRPr="00396F8C">
        <w:rPr>
          <w:rFonts w:ascii="SimHei" w:eastAsia="SimHei" w:hAnsi="SimHei" w:cs="Times New Roman" w:hint="eastAsia"/>
          <w:color w:val="000000"/>
        </w:rPr>
        <w:t>截</w:t>
      </w:r>
      <w:r w:rsidR="00036AAF">
        <w:rPr>
          <w:rFonts w:ascii="SimHei" w:eastAsia="SimHei" w:hAnsi="SimHei" w:cs="Times New Roman" w:hint="eastAsia"/>
          <w:color w:val="000000"/>
        </w:rPr>
        <w:t>至同一</w:t>
      </w:r>
      <w:r w:rsidRPr="00396F8C">
        <w:rPr>
          <w:rFonts w:ascii="SimHei" w:eastAsia="SimHei" w:hAnsi="SimHei" w:cs="Times New Roman" w:hint="eastAsia"/>
          <w:color w:val="000000"/>
        </w:rPr>
        <w:t>日期</w:t>
      </w:r>
      <w:r w:rsidR="00036AAF">
        <w:rPr>
          <w:rFonts w:ascii="SimHei" w:eastAsia="SimHei" w:hAnsi="SimHei" w:cs="Times New Roman" w:hint="eastAsia"/>
          <w:color w:val="000000"/>
        </w:rPr>
        <w:t>，</w:t>
      </w:r>
      <w:commentRangeStart w:id="33"/>
      <w:r w:rsidRPr="00396F8C">
        <w:rPr>
          <w:rFonts w:ascii="SimHei" w:eastAsia="SimHei" w:hAnsi="SimHei" w:cs="Times New Roman" w:hint="eastAsia"/>
          <w:color w:val="000000"/>
        </w:rPr>
        <w:t>子服务机构</w:t>
      </w:r>
      <w:commentRangeEnd w:id="33"/>
      <w:r w:rsidR="00181D03" w:rsidRPr="00396F8C">
        <w:rPr>
          <w:rStyle w:val="CommentReference"/>
          <w:sz w:val="22"/>
          <w:szCs w:val="22"/>
        </w:rPr>
        <w:commentReference w:id="33"/>
      </w:r>
      <w:r w:rsidR="00036AAF">
        <w:rPr>
          <w:rFonts w:ascii="SimHei" w:eastAsia="SimHei" w:hAnsi="SimHei" w:cs="Times New Roman" w:hint="eastAsia"/>
          <w:color w:val="000000"/>
        </w:rPr>
        <w:t>与</w:t>
      </w:r>
      <w:commentRangeStart w:id="34"/>
      <w:r w:rsidRPr="00396F8C">
        <w:rPr>
          <w:rFonts w:ascii="SimHei" w:eastAsia="SimHei" w:hAnsi="SimHei" w:cs="Times New Roman" w:hint="eastAsia"/>
          <w:color w:val="000000"/>
        </w:rPr>
        <w:t>用户实体</w:t>
      </w:r>
      <w:commentRangeEnd w:id="34"/>
      <w:r w:rsidR="000115CE" w:rsidRPr="00396F8C">
        <w:rPr>
          <w:rStyle w:val="CommentReference"/>
          <w:rFonts w:ascii="SimHei" w:eastAsia="SimHei" w:hAnsi="SimHei"/>
          <w:sz w:val="22"/>
          <w:szCs w:val="22"/>
        </w:rPr>
        <w:commentReference w:id="34"/>
      </w:r>
      <w:r w:rsidRPr="00396F8C">
        <w:rPr>
          <w:rFonts w:ascii="SimHei" w:eastAsia="SimHei" w:hAnsi="SimHei" w:cs="Times New Roman" w:hint="eastAsia"/>
          <w:color w:val="000000"/>
        </w:rPr>
        <w:t>如</w:t>
      </w:r>
      <w:r w:rsidRPr="00396F8C">
        <w:rPr>
          <w:rFonts w:ascii="SimHei" w:eastAsia="SimHei" w:hAnsi="SimHei" w:cs="Times New Roman" w:hint="eastAsia"/>
        </w:rPr>
        <w:t>【</w:t>
      </w:r>
      <w:r w:rsidRPr="00AF09A3">
        <w:rPr>
          <w:rFonts w:ascii="SimHei" w:eastAsia="SimHei" w:hAnsi="SimHei" w:cs="Times New Roman" w:hint="eastAsia"/>
          <w:b/>
          <w:bCs/>
        </w:rPr>
        <w:t>服务机构简称</w:t>
      </w:r>
      <w:r w:rsidRPr="00396F8C">
        <w:rPr>
          <w:rFonts w:ascii="SimHei" w:eastAsia="SimHei" w:hAnsi="SimHei" w:cs="Times New Roman" w:hint="eastAsia"/>
        </w:rPr>
        <w:t>】的控制设计中所预期的</w:t>
      </w:r>
      <w:r w:rsidRPr="00396F8C">
        <w:rPr>
          <w:rFonts w:ascii="SimHei" w:eastAsia="SimHei" w:hAnsi="SimHei" w:cs="Times New Roman" w:hint="eastAsia"/>
          <w:color w:val="000000"/>
        </w:rPr>
        <w:t>那样实施补充性控制，则该等控制能为控制目标的实现提供合理保证</w:t>
      </w:r>
      <w:r w:rsidR="00036AAF">
        <w:rPr>
          <w:rFonts w:ascii="SimHei" w:eastAsia="SimHei" w:hAnsi="SimHei" w:cs="Times New Roman" w:hint="eastAsia"/>
          <w:color w:val="000000"/>
        </w:rPr>
        <w:t>】</w:t>
      </w:r>
      <w:r w:rsidRPr="00396F8C">
        <w:rPr>
          <w:rFonts w:ascii="SimHei" w:eastAsia="SimHei" w:hAnsi="SimHei" w:cs="Times New Roman" w:hint="eastAsia"/>
          <w:color w:val="000000"/>
        </w:rPr>
        <w:t>。</w:t>
      </w:r>
    </w:p>
    <w:p w14:paraId="18032447" w14:textId="03C01D98" w:rsidR="009C7A5E" w:rsidRPr="00396F8C" w:rsidRDefault="009C7A5E" w:rsidP="00396F8C">
      <w:pPr>
        <w:widowControl w:val="0"/>
        <w:autoSpaceDE w:val="0"/>
        <w:autoSpaceDN w:val="0"/>
        <w:adjustRightInd w:val="0"/>
        <w:snapToGrid w:val="0"/>
        <w:spacing w:after="0" w:line="276" w:lineRule="auto"/>
        <w:jc w:val="both"/>
        <w:rPr>
          <w:rFonts w:ascii="SimHei" w:eastAsia="SimHei" w:hAnsi="SimHei" w:cs="Times New Roman"/>
          <w:color w:val="000000"/>
        </w:rPr>
      </w:pPr>
    </w:p>
    <w:p w14:paraId="7C3BFB86" w14:textId="77777777" w:rsidR="00DC6088" w:rsidRPr="00396F8C" w:rsidRDefault="00DC6088" w:rsidP="00396F8C">
      <w:pPr>
        <w:widowControl w:val="0"/>
        <w:autoSpaceDE w:val="0"/>
        <w:autoSpaceDN w:val="0"/>
        <w:adjustRightInd w:val="0"/>
        <w:snapToGrid w:val="0"/>
        <w:spacing w:after="0" w:line="276" w:lineRule="auto"/>
        <w:jc w:val="both"/>
        <w:rPr>
          <w:rFonts w:ascii="SimHei" w:eastAsia="SimHei" w:hAnsi="SimHei" w:cs="Times New Roman"/>
          <w:color w:val="000000"/>
        </w:rPr>
      </w:pPr>
    </w:p>
    <w:p w14:paraId="711F3D98" w14:textId="77777777" w:rsidR="00DC150F" w:rsidRPr="00396F8C" w:rsidRDefault="00DC150F" w:rsidP="00396F8C">
      <w:pPr>
        <w:widowControl w:val="0"/>
        <w:adjustRightInd w:val="0"/>
        <w:snapToGrid w:val="0"/>
        <w:spacing w:after="0" w:line="276" w:lineRule="auto"/>
        <w:jc w:val="both"/>
        <w:rPr>
          <w:rFonts w:ascii="SimHei" w:eastAsia="SimHei" w:hAnsi="SimHei" w:cs="Times New Roman"/>
          <w:i/>
          <w:color w:val="000000"/>
        </w:rPr>
      </w:pPr>
      <w:r w:rsidRPr="00396F8C">
        <w:rPr>
          <w:rFonts w:ascii="SimHei" w:eastAsia="SimHei" w:hAnsi="SimHei" w:cs="Times New Roman" w:hint="eastAsia"/>
          <w:i/>
          <w:color w:val="000000"/>
        </w:rPr>
        <w:t>限制使用</w:t>
      </w:r>
    </w:p>
    <w:p w14:paraId="04CE7BA1" w14:textId="208A6E0E" w:rsidR="00DC150F" w:rsidRPr="00396F8C" w:rsidRDefault="00DC150F" w:rsidP="00396F8C">
      <w:pPr>
        <w:widowControl w:val="0"/>
        <w:autoSpaceDE w:val="0"/>
        <w:autoSpaceDN w:val="0"/>
        <w:adjustRightInd w:val="0"/>
        <w:snapToGrid w:val="0"/>
        <w:spacing w:after="0" w:line="276" w:lineRule="auto"/>
        <w:jc w:val="both"/>
        <w:rPr>
          <w:rFonts w:ascii="SimHei" w:eastAsia="SimHei" w:hAnsi="SimHei" w:cs="Times New Roman"/>
          <w:color w:val="000000"/>
        </w:rPr>
      </w:pPr>
      <w:r w:rsidRPr="00396F8C">
        <w:rPr>
          <w:rFonts w:ascii="SimHei" w:eastAsia="SimHei" w:hAnsi="SimHei" w:cs="Times New Roman" w:hint="eastAsia"/>
          <w:color w:val="000000"/>
        </w:rPr>
        <w:t>本报告仅供</w:t>
      </w:r>
      <w:r w:rsidR="00AA4C7B" w:rsidRPr="00396F8C">
        <w:rPr>
          <w:rFonts w:ascii="SimHei" w:eastAsia="SimHei" w:hAnsi="SimHei" w:cs="Times New Roman" w:hint="eastAsia"/>
          <w:b/>
          <w:bCs/>
        </w:rPr>
        <w:t>【服务机构简称】</w:t>
      </w:r>
      <w:r w:rsidRPr="00396F8C">
        <w:rPr>
          <w:rFonts w:ascii="SimHei" w:eastAsia="SimHei" w:hAnsi="SimHei" w:cs="Times New Roman" w:hint="eastAsia"/>
          <w:color w:val="000000"/>
        </w:rPr>
        <w:t>管理层以及截至</w:t>
      </w:r>
      <w:r w:rsidRPr="00396F8C">
        <w:rPr>
          <w:rFonts w:ascii="SimHei" w:eastAsia="SimHei" w:hAnsi="SimHei" w:cs="Times New Roman" w:hint="eastAsia"/>
          <w:b/>
          <w:bCs/>
        </w:rPr>
        <w:t>【日期】</w:t>
      </w:r>
      <w:r w:rsidRPr="00396F8C">
        <w:rPr>
          <w:rFonts w:ascii="SimHei" w:eastAsia="SimHei" w:hAnsi="SimHei" w:cs="Times New Roman" w:hint="eastAsia"/>
          <w:color w:val="000000"/>
        </w:rPr>
        <w:t>使用</w:t>
      </w:r>
      <w:r w:rsidRPr="00396F8C">
        <w:rPr>
          <w:rFonts w:ascii="SimHei" w:eastAsia="SimHei" w:hAnsi="SimHei" w:cs="Times New Roman" w:hint="eastAsia"/>
          <w:b/>
          <w:bCs/>
        </w:rPr>
        <w:t>【服务机构简称】</w:t>
      </w:r>
      <w:r w:rsidRPr="00396F8C">
        <w:rPr>
          <w:rFonts w:ascii="SimHei" w:eastAsia="SimHei" w:hAnsi="SimHei" w:cs="Times New Roman" w:hint="eastAsia"/>
          <w:color w:val="000000"/>
        </w:rPr>
        <w:t>之</w:t>
      </w:r>
      <w:r w:rsidR="00084847">
        <w:rPr>
          <w:rFonts w:ascii="SimHei" w:eastAsia="SimHei" w:hAnsi="SimHei" w:cs="Times New Roman" w:hint="eastAsia"/>
          <w:color w:val="000000"/>
        </w:rPr>
        <w:t>【</w:t>
      </w:r>
      <w:r w:rsidR="00084847" w:rsidRPr="00084847">
        <w:rPr>
          <w:rFonts w:ascii="SimHei" w:eastAsia="SimHei" w:hAnsi="SimHei" w:cs="Times New Roman" w:hint="eastAsia"/>
          <w:b/>
          <w:bCs/>
          <w:color w:val="000000"/>
        </w:rPr>
        <w:t>服务机构体系</w:t>
      </w:r>
      <w:r w:rsidR="00084847">
        <w:rPr>
          <w:rFonts w:ascii="SimHei" w:eastAsia="SimHei" w:hAnsi="SimHei" w:cs="Times New Roman" w:hint="eastAsia"/>
          <w:color w:val="000000"/>
        </w:rPr>
        <w:t>】</w:t>
      </w:r>
      <w:r w:rsidRPr="00396F8C">
        <w:rPr>
          <w:rFonts w:ascii="SimHei" w:eastAsia="SimHei" w:hAnsi="SimHei" w:cs="Times New Roman" w:hint="eastAsia"/>
          <w:color w:val="000000"/>
        </w:rPr>
        <w:t>的用户实体及审计和报告该等用户实体财务报表或与财务报告有关的内部控制的独立审计师使用。该等独立审计师应对描述有充分的理解，在评估用户实体之财务报表的重大错报风险时，应结合包括用户实体自身所执行的控制在内的其他信息一并进行考虑。本报告无意且不应被非上述特定方使用</w:t>
      </w:r>
      <w:r w:rsidR="00AA4C7B" w:rsidRPr="00396F8C">
        <w:rPr>
          <w:rFonts w:ascii="SimHei" w:eastAsia="SimHei" w:hAnsi="SimHei" w:cs="Times New Roman" w:hint="eastAsia"/>
          <w:color w:val="000000"/>
        </w:rPr>
        <w:t>。</w:t>
      </w:r>
    </w:p>
    <w:p w14:paraId="51BC1896" w14:textId="77777777" w:rsidR="00AA4C7B" w:rsidRPr="00396F8C" w:rsidRDefault="00AA4C7B" w:rsidP="00396F8C">
      <w:pPr>
        <w:widowControl w:val="0"/>
        <w:tabs>
          <w:tab w:val="left" w:pos="360"/>
          <w:tab w:val="left" w:pos="720"/>
          <w:tab w:val="left" w:pos="1080"/>
          <w:tab w:val="left" w:pos="1440"/>
        </w:tabs>
        <w:adjustRightInd w:val="0"/>
        <w:snapToGrid w:val="0"/>
        <w:spacing w:after="0" w:line="276" w:lineRule="auto"/>
        <w:jc w:val="both"/>
        <w:rPr>
          <w:rFonts w:ascii="SimHei" w:eastAsia="SimHei" w:hAnsi="SimHei" w:cs="Times New Roman"/>
          <w:color w:val="000000"/>
          <w:spacing w:val="-4"/>
        </w:rPr>
      </w:pPr>
    </w:p>
    <w:p w14:paraId="380803DD" w14:textId="77777777" w:rsidR="00AA4C7B" w:rsidRPr="00396F8C" w:rsidRDefault="00AA4C7B" w:rsidP="00396F8C">
      <w:pPr>
        <w:widowControl w:val="0"/>
        <w:tabs>
          <w:tab w:val="left" w:pos="360"/>
          <w:tab w:val="left" w:pos="720"/>
          <w:tab w:val="left" w:pos="1080"/>
          <w:tab w:val="left" w:pos="1440"/>
        </w:tabs>
        <w:adjustRightInd w:val="0"/>
        <w:snapToGrid w:val="0"/>
        <w:spacing w:after="0" w:line="276" w:lineRule="auto"/>
        <w:jc w:val="both"/>
        <w:rPr>
          <w:rFonts w:ascii="SimHei" w:eastAsia="SimHei" w:hAnsi="SimHei" w:cs="Times New Roman"/>
          <w:color w:val="000000"/>
          <w:spacing w:val="-4"/>
        </w:rPr>
      </w:pPr>
    </w:p>
    <w:p w14:paraId="2689192B" w14:textId="77777777" w:rsidR="00AA4C7B" w:rsidRPr="00396F8C" w:rsidRDefault="00AA4C7B" w:rsidP="00396F8C">
      <w:pPr>
        <w:widowControl w:val="0"/>
        <w:tabs>
          <w:tab w:val="left" w:pos="360"/>
          <w:tab w:val="left" w:pos="720"/>
          <w:tab w:val="left" w:pos="1080"/>
          <w:tab w:val="left" w:pos="1440"/>
        </w:tabs>
        <w:adjustRightInd w:val="0"/>
        <w:snapToGrid w:val="0"/>
        <w:spacing w:after="0" w:line="276" w:lineRule="auto"/>
        <w:jc w:val="both"/>
        <w:rPr>
          <w:rFonts w:ascii="SimHei" w:eastAsia="SimHei" w:hAnsi="SimHei" w:cs="Times New Roman"/>
          <w:color w:val="000000"/>
          <w:spacing w:val="-4"/>
        </w:rPr>
      </w:pPr>
    </w:p>
    <w:p w14:paraId="74973EF7" w14:textId="77777777" w:rsidR="00AA4C7B" w:rsidRPr="00396F8C" w:rsidRDefault="00AA4C7B" w:rsidP="00396F8C">
      <w:pPr>
        <w:widowControl w:val="0"/>
        <w:tabs>
          <w:tab w:val="left" w:pos="360"/>
          <w:tab w:val="left" w:pos="720"/>
          <w:tab w:val="left" w:pos="1080"/>
          <w:tab w:val="left" w:pos="1440"/>
        </w:tabs>
        <w:adjustRightInd w:val="0"/>
        <w:snapToGrid w:val="0"/>
        <w:spacing w:after="0" w:line="276" w:lineRule="auto"/>
        <w:jc w:val="both"/>
        <w:rPr>
          <w:rFonts w:ascii="SimHei" w:eastAsia="SimHei" w:hAnsi="SimHei" w:cs="Times New Roman"/>
          <w:color w:val="000000"/>
          <w:spacing w:val="-4"/>
        </w:rPr>
      </w:pPr>
    </w:p>
    <w:p w14:paraId="69577A58" w14:textId="77777777" w:rsidR="00AA4C7B" w:rsidRPr="00396F8C" w:rsidRDefault="00AA4C7B" w:rsidP="00396F8C">
      <w:pPr>
        <w:widowControl w:val="0"/>
        <w:tabs>
          <w:tab w:val="left" w:pos="360"/>
          <w:tab w:val="left" w:pos="720"/>
          <w:tab w:val="left" w:pos="1080"/>
          <w:tab w:val="left" w:pos="1440"/>
        </w:tabs>
        <w:adjustRightInd w:val="0"/>
        <w:snapToGrid w:val="0"/>
        <w:spacing w:after="0" w:line="276" w:lineRule="auto"/>
        <w:jc w:val="both"/>
        <w:rPr>
          <w:rFonts w:ascii="SimHei" w:eastAsia="SimHei" w:hAnsi="SimHei" w:cs="Times New Roman"/>
          <w:color w:val="000000"/>
          <w:spacing w:val="-4"/>
        </w:rPr>
      </w:pPr>
    </w:p>
    <w:p w14:paraId="5BFD8278" w14:textId="371273F2" w:rsidR="00AA4C7B" w:rsidRPr="00396F8C" w:rsidRDefault="00AA4C7B" w:rsidP="00396F8C">
      <w:pPr>
        <w:widowControl w:val="0"/>
        <w:tabs>
          <w:tab w:val="left" w:pos="360"/>
          <w:tab w:val="left" w:pos="720"/>
          <w:tab w:val="left" w:pos="1080"/>
          <w:tab w:val="left" w:pos="1440"/>
        </w:tabs>
        <w:adjustRightInd w:val="0"/>
        <w:snapToGrid w:val="0"/>
        <w:spacing w:after="0" w:line="276" w:lineRule="auto"/>
        <w:jc w:val="both"/>
        <w:rPr>
          <w:rFonts w:ascii="SimHei" w:eastAsia="SimHei" w:hAnsi="SimHei" w:cs="Times New Roman"/>
          <w:color w:val="000000"/>
          <w:spacing w:val="-4"/>
        </w:rPr>
      </w:pPr>
    </w:p>
    <w:p w14:paraId="59F6E128" w14:textId="77777777" w:rsidR="00300972" w:rsidRPr="00396F8C" w:rsidRDefault="00300972" w:rsidP="00396F8C">
      <w:pPr>
        <w:widowControl w:val="0"/>
        <w:tabs>
          <w:tab w:val="left" w:pos="360"/>
          <w:tab w:val="left" w:pos="720"/>
          <w:tab w:val="left" w:pos="1080"/>
          <w:tab w:val="left" w:pos="1440"/>
        </w:tabs>
        <w:adjustRightInd w:val="0"/>
        <w:snapToGrid w:val="0"/>
        <w:spacing w:after="0" w:line="276" w:lineRule="auto"/>
        <w:jc w:val="both"/>
        <w:rPr>
          <w:rFonts w:ascii="SimHei" w:eastAsia="SimHei" w:hAnsi="SimHei" w:cs="Times New Roman"/>
          <w:color w:val="000000"/>
          <w:spacing w:val="-4"/>
        </w:rPr>
      </w:pPr>
    </w:p>
    <w:p w14:paraId="4FAEA618" w14:textId="77777777" w:rsidR="00AA4C7B" w:rsidRPr="00396F8C" w:rsidRDefault="00AA4C7B" w:rsidP="00396F8C">
      <w:pPr>
        <w:widowControl w:val="0"/>
        <w:tabs>
          <w:tab w:val="left" w:pos="360"/>
          <w:tab w:val="left" w:pos="720"/>
          <w:tab w:val="left" w:pos="1080"/>
          <w:tab w:val="left" w:pos="1440"/>
        </w:tabs>
        <w:adjustRightInd w:val="0"/>
        <w:snapToGrid w:val="0"/>
        <w:spacing w:after="0" w:line="276" w:lineRule="auto"/>
        <w:jc w:val="both"/>
        <w:rPr>
          <w:rFonts w:ascii="SimHei" w:eastAsia="SimHei" w:hAnsi="SimHei" w:cs="Times New Roman"/>
          <w:color w:val="000000"/>
          <w:spacing w:val="-4"/>
        </w:rPr>
      </w:pPr>
    </w:p>
    <w:p w14:paraId="7A26D35D" w14:textId="53F5DE86" w:rsidR="00AA4C7B" w:rsidRPr="00396F8C" w:rsidRDefault="00AA4C7B" w:rsidP="00396F8C">
      <w:pPr>
        <w:widowControl w:val="0"/>
        <w:tabs>
          <w:tab w:val="left" w:pos="360"/>
          <w:tab w:val="left" w:pos="720"/>
          <w:tab w:val="left" w:pos="1080"/>
          <w:tab w:val="left" w:pos="1440"/>
        </w:tabs>
        <w:adjustRightInd w:val="0"/>
        <w:snapToGrid w:val="0"/>
        <w:spacing w:after="0" w:line="276" w:lineRule="auto"/>
        <w:jc w:val="both"/>
        <w:rPr>
          <w:rFonts w:ascii="SimHei" w:eastAsia="SimHei" w:hAnsi="SimHei" w:cs="Times New Roman"/>
          <w:b/>
          <w:lang w:bidi="he-IL"/>
        </w:rPr>
      </w:pPr>
      <w:r w:rsidRPr="00396F8C">
        <w:rPr>
          <w:rFonts w:ascii="SimHei" w:eastAsia="SimHei" w:hAnsi="SimHei" w:cs="Times New Roman" w:hint="eastAsia"/>
          <w:b/>
          <w:lang w:bidi="he-IL"/>
        </w:rPr>
        <w:t>安永华明会计师事务所（特殊普通合伙）上海分所【或</w:t>
      </w:r>
      <w:r w:rsidRPr="00396F8C">
        <w:rPr>
          <w:rFonts w:ascii="SimHei" w:eastAsia="SimHei" w:hAnsi="SimHei" w:cs="Times New Roman"/>
          <w:b/>
        </w:rPr>
        <w:t>安永华明会计师事务所（特殊普通合伙）</w:t>
      </w:r>
      <w:r w:rsidRPr="00396F8C">
        <w:rPr>
          <w:rFonts w:ascii="SimHei" w:eastAsia="SimHei" w:hAnsi="SimHei" w:cs="Times New Roman" w:hint="eastAsia"/>
          <w:b/>
        </w:rPr>
        <w:t>】</w:t>
      </w:r>
    </w:p>
    <w:p w14:paraId="6BECD098" w14:textId="77777777" w:rsidR="00AA4C7B" w:rsidRPr="00396F8C" w:rsidRDefault="00AA4C7B" w:rsidP="00396F8C">
      <w:pPr>
        <w:widowControl w:val="0"/>
        <w:tabs>
          <w:tab w:val="left" w:pos="360"/>
          <w:tab w:val="left" w:pos="720"/>
          <w:tab w:val="left" w:pos="1080"/>
          <w:tab w:val="left" w:pos="1440"/>
        </w:tabs>
        <w:adjustRightInd w:val="0"/>
        <w:snapToGrid w:val="0"/>
        <w:spacing w:after="0" w:line="276" w:lineRule="auto"/>
        <w:jc w:val="both"/>
        <w:rPr>
          <w:rFonts w:ascii="SimHei" w:eastAsia="SimHei" w:hAnsi="SimHei" w:cs="Times New Roman"/>
          <w:b/>
          <w:lang w:bidi="he-IL"/>
        </w:rPr>
      </w:pPr>
      <w:r w:rsidRPr="00396F8C">
        <w:rPr>
          <w:rFonts w:ascii="SimHei" w:eastAsia="SimHei" w:hAnsi="SimHei" w:cs="Times New Roman"/>
          <w:b/>
          <w:lang w:bidi="he-IL"/>
        </w:rPr>
        <w:t>【报告日】</w:t>
      </w:r>
    </w:p>
    <w:p w14:paraId="00B4CF32" w14:textId="61D1583D" w:rsidR="00AA4C7B" w:rsidRPr="00C44A88" w:rsidRDefault="00AA4C7B" w:rsidP="00C44A88">
      <w:pPr>
        <w:widowControl w:val="0"/>
        <w:adjustRightInd w:val="0"/>
        <w:snapToGrid w:val="0"/>
        <w:spacing w:after="0" w:line="276" w:lineRule="auto"/>
        <w:jc w:val="both"/>
        <w:rPr>
          <w:rFonts w:ascii="SimHei" w:eastAsia="SimHei" w:hAnsi="SimHei" w:cs="Times New Roman"/>
        </w:rPr>
      </w:pPr>
      <w:r w:rsidRPr="00396F8C">
        <w:rPr>
          <w:rFonts w:ascii="SimHei" w:eastAsia="SimHei" w:hAnsi="SimHei" w:cs="Times New Roman" w:hint="eastAsia"/>
          <w:b/>
        </w:rPr>
        <w:t>中国</w:t>
      </w:r>
      <w:r w:rsidR="00E219F7">
        <w:rPr>
          <w:rFonts w:ascii="SimHei" w:eastAsia="SimHei" w:hAnsi="SimHei" w:cs="Times New Roman" w:hint="eastAsia"/>
          <w:b/>
        </w:rPr>
        <w:t xml:space="preserve"> </w:t>
      </w:r>
      <w:r w:rsidRPr="00396F8C">
        <w:rPr>
          <w:rFonts w:ascii="SimHei" w:eastAsia="SimHei" w:hAnsi="SimHei" w:cs="Times New Roman" w:hint="eastAsia"/>
          <w:b/>
        </w:rPr>
        <w:t>上海</w:t>
      </w:r>
      <w:r w:rsidRPr="00396F8C">
        <w:rPr>
          <w:rFonts w:ascii="SimHei" w:eastAsia="SimHei" w:hAnsi="SimHei" w:cs="Times New Roman" w:hint="eastAsia"/>
          <w:b/>
          <w:lang w:bidi="he-IL"/>
        </w:rPr>
        <w:t>【或中国 北京</w:t>
      </w:r>
      <w:r w:rsidR="00E219F7">
        <w:rPr>
          <w:rFonts w:ascii="SimHei" w:eastAsia="SimHei" w:hAnsi="SimHei" w:cs="Times New Roman" w:hint="eastAsia"/>
          <w:b/>
          <w:lang w:bidi="he-IL"/>
        </w:rPr>
        <w:t>，中国 深圳</w:t>
      </w:r>
      <w:r w:rsidRPr="00396F8C">
        <w:rPr>
          <w:rFonts w:ascii="SimHei" w:eastAsia="SimHei" w:hAnsi="SimHei" w:cs="Times New Roman" w:hint="eastAsia"/>
          <w:b/>
          <w:lang w:bidi="he-IL"/>
        </w:rPr>
        <w:t>】</w:t>
      </w:r>
      <w:commentRangeStart w:id="35"/>
      <w:commentRangeEnd w:id="35"/>
      <w:r w:rsidRPr="00396F8C">
        <w:rPr>
          <w:rStyle w:val="CommentReference"/>
          <w:rFonts w:ascii="SimHei" w:eastAsia="SimHei" w:hAnsi="SimHei"/>
          <w:sz w:val="22"/>
          <w:szCs w:val="22"/>
        </w:rPr>
        <w:commentReference w:id="35"/>
      </w:r>
    </w:p>
    <w:sectPr w:rsidR="00AA4C7B" w:rsidRPr="00C44A88">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essy X Jiang" w:date="2022-03-27T17:23:00Z" w:initials="JXJ">
    <w:p w14:paraId="3357EEF1" w14:textId="77777777" w:rsidR="00CB78B7" w:rsidRPr="00D21967" w:rsidRDefault="00CB78B7" w:rsidP="00CB78B7">
      <w:pPr>
        <w:pStyle w:val="CommentText"/>
        <w:rPr>
          <w:rFonts w:ascii="SimHei" w:eastAsia="SimHei" w:hAnsi="SimHei"/>
        </w:rPr>
      </w:pPr>
      <w:r w:rsidRPr="00D21967">
        <w:rPr>
          <w:rStyle w:val="CommentReference"/>
          <w:rFonts w:ascii="SimHei" w:eastAsia="SimHei" w:hAnsi="SimHei"/>
          <w:sz w:val="22"/>
          <w:szCs w:val="22"/>
        </w:rPr>
        <w:annotationRef/>
      </w:r>
      <w:bookmarkStart w:id="1" w:name="_Hlk99375647"/>
      <w:r w:rsidRPr="00D21967">
        <w:rPr>
          <w:rFonts w:ascii="SimHei" w:eastAsia="SimHei" w:hAnsi="SimHei" w:hint="eastAsia"/>
        </w:rPr>
        <w:t>注：文档首页空4-5行，之后每页空1行，以避免被报告纸的EY</w:t>
      </w:r>
      <w:r w:rsidRPr="00D21967">
        <w:rPr>
          <w:rFonts w:ascii="SimHei" w:eastAsia="SimHei" w:hAnsi="SimHei"/>
        </w:rPr>
        <w:t xml:space="preserve"> </w:t>
      </w:r>
      <w:r w:rsidRPr="00D21967">
        <w:rPr>
          <w:rFonts w:ascii="SimHei" w:eastAsia="SimHei" w:hAnsi="SimHei" w:hint="eastAsia"/>
        </w:rPr>
        <w:t>logo遮挡</w:t>
      </w:r>
      <w:bookmarkEnd w:id="1"/>
    </w:p>
  </w:comment>
  <w:comment w:id="2" w:author="Stella TY Shen" w:date="2023-08-31T14:31:00Z" w:initials="STS">
    <w:p w14:paraId="4E657EF6" w14:textId="3BB08B19" w:rsidR="008F747F" w:rsidRDefault="008F747F">
      <w:pPr>
        <w:pStyle w:val="CommentText"/>
      </w:pPr>
      <w:r>
        <w:rPr>
          <w:rStyle w:val="CommentReference"/>
        </w:rPr>
        <w:annotationRef/>
      </w:r>
      <w:r w:rsidRPr="00CB7744">
        <w:rPr>
          <w:rFonts w:eastAsia="SimHei" w:hint="eastAsia"/>
        </w:rPr>
        <w:t>注：</w:t>
      </w:r>
      <w:r>
        <w:rPr>
          <w:rFonts w:eastAsia="SimHei" w:hint="eastAsia"/>
        </w:rPr>
        <w:t>如果只</w:t>
      </w:r>
      <w:r>
        <w:rPr>
          <w:rFonts w:eastAsia="SimHei" w:hint="eastAsia"/>
        </w:rPr>
        <w:t>follow</w:t>
      </w:r>
      <w:r>
        <w:rPr>
          <w:rFonts w:eastAsia="SimHei"/>
        </w:rPr>
        <w:t xml:space="preserve"> AICPA</w:t>
      </w:r>
      <w:r>
        <w:rPr>
          <w:rFonts w:eastAsia="SimHei" w:hint="eastAsia"/>
        </w:rPr>
        <w:t>标准则不需要“鉴证”</w:t>
      </w:r>
    </w:p>
  </w:comment>
  <w:comment w:id="3" w:author="Stella TY Shen" w:date="2023-08-31T14:32:00Z" w:initials="STS">
    <w:p w14:paraId="27969F8C" w14:textId="731BEA33" w:rsidR="00DF6B31" w:rsidRPr="00DF6B31" w:rsidRDefault="00DF6B31">
      <w:pPr>
        <w:pStyle w:val="CommentText"/>
      </w:pPr>
      <w:r>
        <w:rPr>
          <w:rStyle w:val="CommentReference"/>
        </w:rPr>
        <w:annotationRef/>
      </w:r>
      <w:r>
        <w:rPr>
          <w:rStyle w:val="CommentReference"/>
        </w:rPr>
        <w:annotationRef/>
      </w:r>
      <w:r>
        <w:rPr>
          <w:rFonts w:hint="eastAsia"/>
        </w:rPr>
        <w:t>注：如果服务机构有董事会可以写董事会，反之则写管理层</w:t>
      </w:r>
    </w:p>
  </w:comment>
  <w:comment w:id="4" w:author="Evelyn N Zhang" w:date="2023-05-18T18:07:00Z" w:initials="ENZ">
    <w:p w14:paraId="0D07A13F" w14:textId="70D324D0" w:rsidR="008D346C" w:rsidRPr="00D21967" w:rsidRDefault="008D346C">
      <w:pPr>
        <w:pStyle w:val="CommentText"/>
        <w:rPr>
          <w:rFonts w:ascii="SimHei" w:eastAsia="SimHei" w:hAnsi="SimHei"/>
        </w:rPr>
      </w:pPr>
      <w:r w:rsidRPr="00D21967">
        <w:rPr>
          <w:rStyle w:val="CommentReference"/>
          <w:rFonts w:ascii="SimHei" w:eastAsia="SimHei" w:hAnsi="SimHei"/>
          <w:sz w:val="22"/>
          <w:szCs w:val="22"/>
        </w:rPr>
        <w:annotationRef/>
      </w:r>
      <w:r w:rsidR="003C630D" w:rsidRPr="00D21967">
        <w:rPr>
          <w:rFonts w:ascii="SimHei" w:eastAsia="SimHei" w:hAnsi="SimHei" w:hint="eastAsia"/>
        </w:rPr>
        <w:t>注：每个小标题距离上文空两行</w:t>
      </w:r>
    </w:p>
  </w:comment>
  <w:comment w:id="5" w:author="Jessy X Jiang" w:date="2022-03-28T16:02:00Z" w:initials="JXJ">
    <w:p w14:paraId="2C1C7BD3" w14:textId="77777777" w:rsidR="0054644E" w:rsidRDefault="0054644E" w:rsidP="0054644E">
      <w:pPr>
        <w:pStyle w:val="CommentText"/>
        <w:rPr>
          <w:rFonts w:ascii="SimHei" w:eastAsia="SimHei" w:hAnsi="SimHei"/>
        </w:rPr>
      </w:pPr>
      <w:r>
        <w:rPr>
          <w:rStyle w:val="CommentReference"/>
          <w:rFonts w:ascii="SimHei" w:eastAsia="SimHei" w:hAnsi="SimHei"/>
        </w:rPr>
        <w:annotationRef/>
      </w:r>
      <w:r>
        <w:rPr>
          <w:rFonts w:ascii="SimHei" w:eastAsia="SimHei" w:hAnsi="SimHei" w:cs="Times New Roman" w:hint="eastAsia"/>
        </w:rPr>
        <w:t>注：如果客户业务或者系统涉及处理transaction，则保留全文下划线 “处理用户实体的交易”相关wording，如无需要，则delete，同时这里定制化“</w:t>
      </w:r>
      <w:r>
        <w:rPr>
          <w:rFonts w:ascii="SimHei" w:eastAsia="SimHei" w:hAnsi="SimHei" w:cs="Times New Roman" w:hint="eastAsia"/>
          <w:b/>
          <w:bCs/>
          <w:lang w:bidi="he-IL"/>
        </w:rPr>
        <w:t>服务机构的服务类型或内容</w:t>
      </w:r>
      <w:r>
        <w:rPr>
          <w:rFonts w:ascii="SimHei" w:eastAsia="SimHei" w:hAnsi="SimHei" w:cs="Times New Roman" w:hint="eastAsia"/>
          <w:b/>
          <w:bCs/>
        </w:rPr>
        <w:t>”</w:t>
      </w:r>
    </w:p>
  </w:comment>
  <w:comment w:id="6" w:author="Jessy X Jiang" w:date="2022-03-29T00:37:00Z" w:initials="JXJ">
    <w:p w14:paraId="5BC70DF0" w14:textId="77777777" w:rsidR="0054644E" w:rsidRDefault="0054644E" w:rsidP="0054644E">
      <w:pPr>
        <w:pStyle w:val="CommentText"/>
        <w:rPr>
          <w:rFonts w:ascii="SimHei" w:eastAsia="SimHei" w:hAnsi="SimHei"/>
        </w:rPr>
      </w:pPr>
      <w:r>
        <w:rPr>
          <w:rStyle w:val="CommentReference"/>
          <w:rFonts w:ascii="SimHei" w:eastAsia="SimHei" w:hAnsi="SimHei"/>
        </w:rPr>
        <w:annotationRef/>
      </w:r>
      <w:r>
        <w:rPr>
          <w:rFonts w:ascii="SimHei" w:eastAsia="SimHei" w:hAnsi="SimHei" w:hint="eastAsia"/>
        </w:rPr>
        <w:t>注：斜体字与Management Assertion&amp;报告封面保持一致</w:t>
      </w:r>
    </w:p>
  </w:comment>
  <w:comment w:id="8" w:author="Evelyn N Zhang" w:date="2023-05-19T17:44:00Z" w:initials="ENZ">
    <w:p w14:paraId="35D62149" w14:textId="77777777" w:rsidR="005C6705" w:rsidRDefault="005C6705" w:rsidP="005C6705">
      <w:pPr>
        <w:pStyle w:val="CommentText"/>
      </w:pPr>
      <w:r>
        <w:rPr>
          <w:rStyle w:val="CommentReference"/>
        </w:rPr>
        <w:annotationRef/>
      </w:r>
      <w:r>
        <w:rPr>
          <w:rFonts w:hint="eastAsia"/>
        </w:rPr>
        <w:t>注：如果是single user entity报告，则“该等”要调整为“该”，下文其他地方类似</w:t>
      </w:r>
    </w:p>
  </w:comment>
  <w:comment w:id="7" w:author="Jessy X Jiang" w:date="2022-03-27T17:48:00Z" w:initials="JXJ">
    <w:p w14:paraId="72C7C662" w14:textId="77777777" w:rsidR="005C6705" w:rsidRPr="00D21967" w:rsidRDefault="005C6705" w:rsidP="005C6705">
      <w:pPr>
        <w:pStyle w:val="CommentText"/>
        <w:rPr>
          <w:rFonts w:ascii="SimHei" w:eastAsia="SimHei" w:hAnsi="SimHei"/>
        </w:rPr>
      </w:pPr>
      <w:r w:rsidRPr="00D21967">
        <w:rPr>
          <w:rStyle w:val="CommentReference"/>
          <w:rFonts w:ascii="SimHei" w:eastAsia="SimHei" w:hAnsi="SimHei"/>
          <w:sz w:val="22"/>
          <w:szCs w:val="22"/>
        </w:rPr>
        <w:annotationRef/>
      </w:r>
      <w:r w:rsidRPr="00D21967">
        <w:rPr>
          <w:rFonts w:ascii="SimHei" w:eastAsia="SimHei" w:hAnsi="SimHei" w:cs="Times New Roman" w:hint="eastAsia"/>
        </w:rPr>
        <w:t>注：若无用户实体补充控制，则删除此段</w:t>
      </w:r>
    </w:p>
  </w:comment>
  <w:comment w:id="9" w:author="Sally Zhong" w:date="2023-04-28T11:22:00Z" w:initials="SZ">
    <w:p w14:paraId="1E98999A" w14:textId="77777777" w:rsidR="00D32246" w:rsidRDefault="00D32246" w:rsidP="00D32246">
      <w:pPr>
        <w:pStyle w:val="CommentText"/>
      </w:pPr>
      <w:r>
        <w:rPr>
          <w:rStyle w:val="CommentReference"/>
        </w:rPr>
        <w:annotationRef/>
      </w:r>
      <w:bookmarkStart w:id="10" w:name="_Hlk133570885"/>
      <w:r>
        <w:rPr>
          <w:rFonts w:ascii="Times New Roman" w:eastAsia="SimHei" w:hAnsi="Times New Roman" w:cs="Microsoft YaHei" w:hint="eastAsia"/>
        </w:rPr>
        <w:t>注：</w:t>
      </w:r>
      <w:r>
        <w:rPr>
          <w:rFonts w:ascii="Times New Roman" w:eastAsia="SimHei" w:hAnsi="Times New Roman" w:cs="Times New Roman" w:hint="eastAsia"/>
        </w:rPr>
        <w:t>如果是</w:t>
      </w:r>
      <w:r>
        <w:rPr>
          <w:rFonts w:ascii="Times New Roman" w:eastAsia="SimHei" w:hAnsi="Times New Roman" w:cs="Times New Roman"/>
        </w:rPr>
        <w:t>single SSO</w:t>
      </w:r>
      <w:r>
        <w:rPr>
          <w:rFonts w:ascii="Times New Roman" w:eastAsia="SimHei" w:hAnsi="Times New Roman" w:cs="Times New Roman" w:hint="eastAsia"/>
        </w:rPr>
        <w:t>，则这里定义简称</w:t>
      </w:r>
      <w:r>
        <w:rPr>
          <w:rFonts w:ascii="Times New Roman" w:eastAsia="SimHei" w:hAnsi="Times New Roman" w:cs="Times New Roman"/>
        </w:rPr>
        <w:t xml:space="preserve"> (</w:t>
      </w:r>
      <w:r>
        <w:rPr>
          <w:rFonts w:ascii="Times New Roman" w:eastAsia="SimHei" w:hAnsi="Times New Roman" w:cs="Times New Roman" w:hint="eastAsia"/>
        </w:rPr>
        <w:t>“子服务机构”）；并删除后一句</w:t>
      </w:r>
      <w:r>
        <w:rPr>
          <w:rFonts w:ascii="Times New Roman" w:eastAsia="SimHei" w:hAnsi="Times New Roman" w:cs="Times New Roman" w:hint="eastAsia"/>
          <w:lang w:bidi="he-IL"/>
        </w:rPr>
        <w:t>【子服务机构</w:t>
      </w:r>
      <w:r>
        <w:rPr>
          <w:rFonts w:ascii="Times New Roman" w:eastAsia="SimHei" w:hAnsi="Times New Roman" w:cs="Times New Roman"/>
          <w:lang w:bidi="he-IL"/>
        </w:rPr>
        <w:t>A</w:t>
      </w:r>
      <w:r>
        <w:rPr>
          <w:rFonts w:ascii="Times New Roman" w:eastAsia="SimHei" w:hAnsi="Times New Roman" w:cs="Times New Roman" w:hint="eastAsia"/>
          <w:lang w:bidi="he-IL"/>
        </w:rPr>
        <w:t>简称】、【子服务机构</w:t>
      </w:r>
      <w:r>
        <w:rPr>
          <w:rFonts w:ascii="Times New Roman" w:eastAsia="SimHei" w:hAnsi="Times New Roman" w:cs="Times New Roman"/>
          <w:lang w:bidi="he-IL"/>
        </w:rPr>
        <w:t>B</w:t>
      </w:r>
      <w:r>
        <w:rPr>
          <w:rFonts w:ascii="Times New Roman" w:eastAsia="SimHei" w:hAnsi="Times New Roman" w:cs="Times New Roman" w:hint="eastAsia"/>
          <w:lang w:bidi="he-IL"/>
        </w:rPr>
        <w:t>简称】及【子服务机构</w:t>
      </w:r>
      <w:r>
        <w:rPr>
          <w:rFonts w:ascii="Times New Roman" w:eastAsia="SimHei" w:hAnsi="Times New Roman" w:cs="Times New Roman"/>
          <w:lang w:bidi="he-IL"/>
        </w:rPr>
        <w:t>C</w:t>
      </w:r>
      <w:r>
        <w:rPr>
          <w:rFonts w:ascii="Times New Roman" w:eastAsia="SimHei" w:hAnsi="Times New Roman" w:cs="Times New Roman" w:hint="eastAsia"/>
          <w:lang w:bidi="he-IL"/>
        </w:rPr>
        <w:t>简称】在下文中合并简称为</w:t>
      </w:r>
      <w:r>
        <w:rPr>
          <w:rFonts w:ascii="Times New Roman" w:eastAsia="SimHei" w:hAnsi="Times New Roman" w:cs="Times New Roman"/>
          <w:lang w:bidi="he-IL"/>
        </w:rPr>
        <w:t>“</w:t>
      </w:r>
      <w:r>
        <w:rPr>
          <w:rFonts w:ascii="Times New Roman" w:eastAsia="SimHei" w:hAnsi="Times New Roman" w:cs="Times New Roman" w:hint="eastAsia"/>
          <w:lang w:bidi="he-IL"/>
        </w:rPr>
        <w:t>子服务机构</w:t>
      </w:r>
      <w:r>
        <w:rPr>
          <w:rFonts w:ascii="Times New Roman" w:eastAsia="SimHei" w:hAnsi="Times New Roman" w:cs="Times New Roman"/>
          <w:lang w:bidi="he-IL"/>
        </w:rPr>
        <w:t>”</w:t>
      </w:r>
      <w:r>
        <w:rPr>
          <w:rFonts w:ascii="Times New Roman" w:eastAsia="SimHei" w:hAnsi="Times New Roman" w:cs="Times New Roman" w:hint="eastAsia"/>
          <w:lang w:bidi="he-IL"/>
        </w:rPr>
        <w:t>。</w:t>
      </w:r>
      <w:bookmarkEnd w:id="10"/>
    </w:p>
  </w:comment>
  <w:comment w:id="12" w:author="Vic Gong" w:date="2023-08-02T13:43:00Z" w:initials="VG">
    <w:p w14:paraId="079516FB" w14:textId="77777777" w:rsidR="00813546" w:rsidRPr="008F287C" w:rsidRDefault="00813546" w:rsidP="00813546">
      <w:pPr>
        <w:pStyle w:val="CommentText"/>
        <w:rPr>
          <w:rFonts w:eastAsia="SimHei"/>
        </w:rPr>
      </w:pPr>
      <w:r>
        <w:rPr>
          <w:rStyle w:val="CommentReference"/>
        </w:rPr>
        <w:annotationRef/>
      </w:r>
      <w:r w:rsidRPr="008F287C">
        <w:rPr>
          <w:rFonts w:eastAsia="SimHei"/>
        </w:rPr>
        <w:t>注：</w:t>
      </w:r>
    </w:p>
    <w:p w14:paraId="7D9F5194" w14:textId="77777777" w:rsidR="00813546" w:rsidRPr="008F287C" w:rsidRDefault="00813546" w:rsidP="00813546">
      <w:pPr>
        <w:pStyle w:val="CommentText"/>
        <w:numPr>
          <w:ilvl w:val="0"/>
          <w:numId w:val="6"/>
        </w:numPr>
        <w:overflowPunct w:val="0"/>
        <w:autoSpaceDE w:val="0"/>
        <w:autoSpaceDN w:val="0"/>
        <w:adjustRightInd w:val="0"/>
        <w:spacing w:after="0" w:line="240" w:lineRule="auto"/>
        <w:ind w:leftChars="82" w:left="540"/>
        <w:textAlignment w:val="baseline"/>
        <w:rPr>
          <w:rFonts w:eastAsia="SimHei"/>
        </w:rPr>
      </w:pPr>
      <w:r w:rsidRPr="008F287C">
        <w:rPr>
          <w:rFonts w:eastAsia="SimHei"/>
        </w:rPr>
        <w:t>如涉及多家</w:t>
      </w:r>
      <w:r w:rsidRPr="008F287C">
        <w:rPr>
          <w:rFonts w:eastAsia="SimHei"/>
        </w:rPr>
        <w:t>SSO</w:t>
      </w:r>
      <w:r w:rsidRPr="008F287C">
        <w:rPr>
          <w:rFonts w:eastAsia="SimHei"/>
        </w:rPr>
        <w:t>，使用此句式</w:t>
      </w:r>
    </w:p>
    <w:p w14:paraId="64099605" w14:textId="77777777" w:rsidR="00813546" w:rsidRDefault="00813546" w:rsidP="00813546">
      <w:pPr>
        <w:pStyle w:val="CommentText"/>
        <w:numPr>
          <w:ilvl w:val="0"/>
          <w:numId w:val="6"/>
        </w:numPr>
        <w:overflowPunct w:val="0"/>
        <w:autoSpaceDE w:val="0"/>
        <w:autoSpaceDN w:val="0"/>
        <w:adjustRightInd w:val="0"/>
        <w:spacing w:after="0" w:line="240" w:lineRule="auto"/>
        <w:ind w:leftChars="82" w:left="540"/>
        <w:textAlignment w:val="baseline"/>
        <w:rPr>
          <w:rFonts w:eastAsia="SimHei"/>
        </w:rPr>
      </w:pPr>
      <w:r w:rsidRPr="008F287C">
        <w:rPr>
          <w:rFonts w:eastAsia="SimHei"/>
        </w:rPr>
        <w:t>如果一家</w:t>
      </w:r>
      <w:r w:rsidRPr="008F287C">
        <w:rPr>
          <w:rFonts w:eastAsia="SimHei"/>
        </w:rPr>
        <w:t>SSO</w:t>
      </w:r>
      <w:r w:rsidRPr="008F287C">
        <w:rPr>
          <w:rFonts w:eastAsia="SimHei"/>
        </w:rPr>
        <w:t>提供多个</w:t>
      </w:r>
      <w:r>
        <w:rPr>
          <w:rFonts w:eastAsia="SimHei" w:hint="eastAsia"/>
        </w:rPr>
        <w:t>服务</w:t>
      </w:r>
      <w:r w:rsidRPr="008F287C">
        <w:rPr>
          <w:rFonts w:eastAsia="SimHei"/>
        </w:rPr>
        <w:t>，比如云服务包括</w:t>
      </w:r>
      <w:r w:rsidRPr="008F287C">
        <w:rPr>
          <w:rFonts w:eastAsia="SimHei"/>
        </w:rPr>
        <w:t>ECS</w:t>
      </w:r>
      <w:r w:rsidRPr="008F287C">
        <w:rPr>
          <w:rFonts w:eastAsia="SimHei"/>
        </w:rPr>
        <w:t>、</w:t>
      </w:r>
      <w:r w:rsidRPr="008F287C">
        <w:rPr>
          <w:rFonts w:eastAsia="SimHei"/>
        </w:rPr>
        <w:t>RDS</w:t>
      </w:r>
      <w:r w:rsidRPr="008F287C">
        <w:rPr>
          <w:rFonts w:eastAsia="SimHei"/>
        </w:rPr>
        <w:t>等，不建议罗列出所有</w:t>
      </w:r>
      <w:r>
        <w:rPr>
          <w:rFonts w:eastAsia="SimHei" w:hint="eastAsia"/>
        </w:rPr>
        <w:t>服务</w:t>
      </w:r>
      <w:r w:rsidRPr="008F287C">
        <w:rPr>
          <w:rFonts w:eastAsia="SimHei"/>
        </w:rPr>
        <w:t>，建议采用统称，如</w:t>
      </w:r>
      <w:r>
        <w:rPr>
          <w:rFonts w:eastAsia="SimHei" w:hint="eastAsia"/>
        </w:rPr>
        <w:t>云计算服务，云安全服务</w:t>
      </w:r>
      <w:r w:rsidRPr="008F287C">
        <w:rPr>
          <w:rFonts w:eastAsia="SimHei"/>
        </w:rPr>
        <w:t>等</w:t>
      </w:r>
    </w:p>
    <w:p w14:paraId="5ECD3660" w14:textId="77777777" w:rsidR="00813546" w:rsidRPr="004D61B3" w:rsidRDefault="00813546" w:rsidP="00813546">
      <w:pPr>
        <w:pStyle w:val="CommentText"/>
        <w:numPr>
          <w:ilvl w:val="0"/>
          <w:numId w:val="6"/>
        </w:numPr>
        <w:overflowPunct w:val="0"/>
        <w:autoSpaceDE w:val="0"/>
        <w:autoSpaceDN w:val="0"/>
        <w:adjustRightInd w:val="0"/>
        <w:spacing w:after="0" w:line="240" w:lineRule="auto"/>
        <w:ind w:leftChars="82" w:left="540"/>
        <w:textAlignment w:val="baseline"/>
        <w:rPr>
          <w:rFonts w:eastAsia="SimHei"/>
        </w:rPr>
      </w:pPr>
      <w:r w:rsidRPr="004D61B3">
        <w:rPr>
          <w:rFonts w:eastAsia="SimHei"/>
        </w:rPr>
        <w:t>如果一家</w:t>
      </w:r>
      <w:r w:rsidRPr="004D61B3">
        <w:rPr>
          <w:rFonts w:eastAsia="SimHei"/>
        </w:rPr>
        <w:t>SSO</w:t>
      </w:r>
      <w:r w:rsidRPr="004D61B3">
        <w:rPr>
          <w:rFonts w:eastAsia="SimHei"/>
        </w:rPr>
        <w:t>只提供一种具体的服务，可以直接写出，如</w:t>
      </w:r>
      <w:r>
        <w:rPr>
          <w:rFonts w:eastAsia="SimHei" w:hint="eastAsia"/>
        </w:rPr>
        <w:t>钉钉平台服务</w:t>
      </w:r>
    </w:p>
  </w:comment>
  <w:comment w:id="13" w:author="Sally Zhong" w:date="2023-05-29T11:50:00Z" w:initials="SZ">
    <w:p w14:paraId="5F496FE7" w14:textId="77777777" w:rsidR="00D32246" w:rsidRDefault="00D32246" w:rsidP="00D32246">
      <w:pPr>
        <w:pStyle w:val="CommentText"/>
      </w:pPr>
      <w:r>
        <w:rPr>
          <w:rStyle w:val="CommentReference"/>
        </w:rPr>
        <w:annotationRef/>
      </w:r>
      <w:r>
        <w:rPr>
          <w:rFonts w:hint="eastAsia"/>
        </w:rPr>
        <w:t xml:space="preserve">注：如果是single </w:t>
      </w:r>
      <w:r>
        <w:t>SSO</w:t>
      </w:r>
      <w:r>
        <w:rPr>
          <w:rFonts w:hint="eastAsia"/>
        </w:rPr>
        <w:t>，则“该等”要调整为“该”，下文其他地方类似</w:t>
      </w:r>
    </w:p>
  </w:comment>
  <w:comment w:id="14" w:author="Jessy X Jiang" w:date="2022-03-27T21:13:00Z" w:initials="JXJ">
    <w:p w14:paraId="517AF791" w14:textId="77777777" w:rsidR="00CB78B7" w:rsidRPr="00D21967" w:rsidRDefault="00CB78B7" w:rsidP="00CB78B7">
      <w:pPr>
        <w:pStyle w:val="CommentText"/>
        <w:rPr>
          <w:rFonts w:ascii="SimHei" w:eastAsia="SimHei" w:hAnsi="SimHei"/>
        </w:rPr>
      </w:pPr>
      <w:r w:rsidRPr="00D21967">
        <w:rPr>
          <w:rStyle w:val="CommentReference"/>
          <w:rFonts w:ascii="SimHei" w:eastAsia="SimHei" w:hAnsi="SimHei"/>
          <w:sz w:val="22"/>
          <w:szCs w:val="22"/>
        </w:rPr>
        <w:annotationRef/>
      </w:r>
      <w:r w:rsidRPr="00D21967">
        <w:rPr>
          <w:rStyle w:val="CommentReference"/>
          <w:rFonts w:ascii="SimHei" w:eastAsia="SimHei" w:hAnsi="SimHei"/>
          <w:sz w:val="22"/>
          <w:szCs w:val="22"/>
        </w:rPr>
        <w:annotationRef/>
      </w:r>
      <w:r w:rsidRPr="00D21967">
        <w:rPr>
          <w:rFonts w:ascii="SimHei" w:eastAsia="SimHei" w:hAnsi="SimHei" w:hint="eastAsia"/>
        </w:rPr>
        <w:t>注：确保和报告正文的序号以及文字保持一致</w:t>
      </w:r>
    </w:p>
  </w:comment>
  <w:comment w:id="16" w:author="Vic Gong" w:date="2024-02-22T15:56:00Z" w:initials="VG">
    <w:p w14:paraId="4002FA61" w14:textId="77777777" w:rsidR="003376E4" w:rsidRDefault="003376E4" w:rsidP="003376E4">
      <w:pPr>
        <w:pStyle w:val="CommentText"/>
      </w:pPr>
      <w:r>
        <w:rPr>
          <w:rStyle w:val="CommentReference"/>
        </w:rPr>
        <w:annotationRef/>
      </w:r>
      <w:r>
        <w:t>此处内容可定制，根据第五部分实际内容填写</w:t>
      </w:r>
    </w:p>
  </w:comment>
  <w:comment w:id="15" w:author="Jessy X Jiang" w:date="2022-03-27T21:12:00Z" w:initials="JXJ">
    <w:p w14:paraId="757862B2" w14:textId="77777777" w:rsidR="00CB78B7" w:rsidRPr="00D21967" w:rsidRDefault="00CB78B7" w:rsidP="00CB78B7">
      <w:pPr>
        <w:pStyle w:val="CommentText"/>
        <w:rPr>
          <w:rFonts w:ascii="SimHei" w:eastAsia="SimHei" w:hAnsi="SimHei"/>
        </w:rPr>
      </w:pPr>
      <w:r w:rsidRPr="00D21967">
        <w:rPr>
          <w:rStyle w:val="CommentReference"/>
          <w:rFonts w:ascii="SimHei" w:eastAsia="SimHei" w:hAnsi="SimHei"/>
          <w:sz w:val="22"/>
          <w:szCs w:val="22"/>
        </w:rPr>
        <w:annotationRef/>
      </w:r>
      <w:r w:rsidRPr="00D21967">
        <w:rPr>
          <w:rFonts w:ascii="SimHei" w:eastAsia="SimHei" w:hAnsi="SimHei" w:cs="Times New Roman" w:hint="eastAsia"/>
        </w:rPr>
        <w:t>注：</w:t>
      </w:r>
      <w:r w:rsidRPr="00D21967">
        <w:rPr>
          <w:rFonts w:ascii="SimHei" w:eastAsia="SimHei" w:hAnsi="SimHei" w:hint="eastAsia"/>
        </w:rPr>
        <w:t>如果没有Other</w:t>
      </w:r>
      <w:r w:rsidRPr="00D21967">
        <w:rPr>
          <w:rFonts w:ascii="SimHei" w:eastAsia="SimHei" w:hAnsi="SimHei"/>
        </w:rPr>
        <w:t xml:space="preserve"> </w:t>
      </w:r>
      <w:r w:rsidRPr="00D21967">
        <w:rPr>
          <w:rFonts w:ascii="SimHei" w:eastAsia="SimHei" w:hAnsi="SimHei" w:hint="eastAsia"/>
        </w:rPr>
        <w:t>Information这一章节，删除本段</w:t>
      </w:r>
    </w:p>
  </w:comment>
  <w:comment w:id="19" w:author="Stella TY Shen" w:date="2023-10-09T12:12:00Z" w:initials="STS">
    <w:p w14:paraId="05877ACE" w14:textId="312E8F69" w:rsidR="00B230F6" w:rsidRDefault="00B230F6">
      <w:pPr>
        <w:pStyle w:val="CommentText"/>
      </w:pPr>
      <w:r>
        <w:rPr>
          <w:rStyle w:val="CommentReference"/>
        </w:rPr>
        <w:annotationRef/>
      </w:r>
      <w:r>
        <w:rPr>
          <w:rFonts w:ascii="DengXian" w:eastAsia="DengXian" w:hAnsi="DengXian" w:cs="Calibri" w:hint="eastAsia"/>
          <w:b/>
          <w:bCs/>
        </w:rPr>
        <w:t>小标题不要单独落在一页的页尾，请根据实际情况调整此处格式问题。</w:t>
      </w:r>
    </w:p>
  </w:comment>
  <w:comment w:id="27" w:author="Fiona Xie" w:date="2025-08-05T15:35:00Z" w:initials="FX">
    <w:p w14:paraId="4AD77851" w14:textId="77777777" w:rsidR="00736290" w:rsidRDefault="00736290" w:rsidP="00736290">
      <w:pPr>
        <w:pStyle w:val="CommentText"/>
      </w:pPr>
      <w:r>
        <w:rPr>
          <w:rStyle w:val="CommentReference"/>
        </w:rPr>
        <w:annotationRef/>
      </w:r>
      <w:r>
        <w:t>如果subject matter中某部分使用到了AI技术，但我们的审计范围不包含AI技术的特定功能，则需 添加这段话。</w:t>
      </w:r>
    </w:p>
    <w:p w14:paraId="472F8F6C" w14:textId="77777777" w:rsidR="00736290" w:rsidRDefault="00736290" w:rsidP="00736290">
      <w:pPr>
        <w:pStyle w:val="CommentText"/>
      </w:pPr>
      <w:r>
        <w:t>如果subject matter不涉及AI技术，则不需要添加这段话。</w:t>
      </w:r>
    </w:p>
  </w:comment>
  <w:comment w:id="29" w:author="Jessy X Jiang" w:date="2022-03-28T16:11:00Z" w:initials="JXJ">
    <w:p w14:paraId="2945AB71" w14:textId="1EC82574" w:rsidR="009C7A5E" w:rsidRPr="00D21967" w:rsidRDefault="009C7A5E">
      <w:pPr>
        <w:pStyle w:val="CommentText"/>
        <w:rPr>
          <w:rFonts w:ascii="SimHei" w:eastAsia="SimHei" w:hAnsi="SimHei"/>
        </w:rPr>
      </w:pPr>
      <w:r w:rsidRPr="00D21967">
        <w:rPr>
          <w:rStyle w:val="CommentReference"/>
          <w:rFonts w:ascii="SimHei" w:eastAsia="SimHei" w:hAnsi="SimHei"/>
          <w:sz w:val="22"/>
          <w:szCs w:val="22"/>
        </w:rPr>
        <w:annotationRef/>
      </w:r>
      <w:r w:rsidRPr="00D21967">
        <w:rPr>
          <w:rFonts w:ascii="SimHei" w:eastAsia="SimHei" w:hAnsi="SimHei" w:hint="eastAsia"/>
        </w:rPr>
        <w:t>注：如果是Single</w:t>
      </w:r>
      <w:r w:rsidRPr="00D21967">
        <w:rPr>
          <w:rFonts w:ascii="SimHei" w:eastAsia="SimHei" w:hAnsi="SimHei"/>
        </w:rPr>
        <w:t xml:space="preserve"> </w:t>
      </w:r>
      <w:r w:rsidRPr="00D21967">
        <w:rPr>
          <w:rFonts w:ascii="SimHei" w:eastAsia="SimHei" w:hAnsi="SimHei" w:hint="eastAsia"/>
        </w:rPr>
        <w:t>User</w:t>
      </w:r>
      <w:r w:rsidRPr="00D21967">
        <w:rPr>
          <w:rFonts w:ascii="SimHei" w:eastAsia="SimHei" w:hAnsi="SimHei"/>
        </w:rPr>
        <w:t xml:space="preserve"> </w:t>
      </w:r>
      <w:r w:rsidRPr="00D21967">
        <w:rPr>
          <w:rFonts w:ascii="SimHei" w:eastAsia="SimHei" w:hAnsi="SimHei" w:hint="eastAsia"/>
        </w:rPr>
        <w:t>Entity</w:t>
      </w:r>
      <w:r w:rsidRPr="00D21967">
        <w:rPr>
          <w:rFonts w:ascii="SimHei" w:eastAsia="SimHei" w:hAnsi="SimHei"/>
        </w:rPr>
        <w:t xml:space="preserve"> </w:t>
      </w:r>
      <w:r w:rsidRPr="00D21967">
        <w:rPr>
          <w:rFonts w:ascii="SimHei" w:eastAsia="SimHei" w:hAnsi="SimHei" w:hint="eastAsia"/>
        </w:rPr>
        <w:t>Report，则删除</w:t>
      </w:r>
    </w:p>
  </w:comment>
  <w:comment w:id="30" w:author="Jessy X Jiang" w:date="2022-03-28T16:12:00Z" w:initials="JXJ">
    <w:p w14:paraId="2A85233F" w14:textId="0725A5E7" w:rsidR="009C7A5E" w:rsidRPr="00D21967" w:rsidRDefault="009C7A5E">
      <w:pPr>
        <w:pStyle w:val="CommentText"/>
        <w:rPr>
          <w:rFonts w:ascii="SimHei" w:eastAsia="SimHei" w:hAnsi="SimHei"/>
        </w:rPr>
      </w:pPr>
      <w:r w:rsidRPr="00D21967">
        <w:rPr>
          <w:rStyle w:val="CommentReference"/>
          <w:rFonts w:ascii="SimHei" w:eastAsia="SimHei" w:hAnsi="SimHei"/>
          <w:sz w:val="22"/>
          <w:szCs w:val="22"/>
        </w:rPr>
        <w:annotationRef/>
      </w:r>
      <w:bookmarkStart w:id="31" w:name="_Hlk99113083"/>
      <w:r w:rsidRPr="00D21967">
        <w:rPr>
          <w:rFonts w:ascii="SimHei" w:eastAsia="SimHei" w:hAnsi="SimHei" w:cs="Times New Roman" w:hint="eastAsia"/>
        </w:rPr>
        <w:t>注：如果客户业务或者系统涉及处理</w:t>
      </w:r>
      <w:r w:rsidRPr="00D21967">
        <w:rPr>
          <w:rFonts w:ascii="SimHei" w:eastAsia="SimHei" w:hAnsi="SimHei" w:cs="Times New Roman"/>
        </w:rPr>
        <w:t>transaction</w:t>
      </w:r>
      <w:r w:rsidRPr="00D21967">
        <w:rPr>
          <w:rFonts w:ascii="SimHei" w:eastAsia="SimHei" w:hAnsi="SimHei" w:cs="Times New Roman" w:hint="eastAsia"/>
        </w:rPr>
        <w:t>，则保留，如无需要，则</w:t>
      </w:r>
      <w:r w:rsidRPr="00D21967">
        <w:rPr>
          <w:rFonts w:ascii="SimHei" w:eastAsia="SimHei" w:hAnsi="SimHei" w:cs="Times New Roman"/>
        </w:rPr>
        <w:t>delete</w:t>
      </w:r>
      <w:r w:rsidRPr="00D21967">
        <w:rPr>
          <w:rFonts w:ascii="SimHei" w:eastAsia="SimHei" w:hAnsi="SimHei" w:cs="Times New Roman" w:hint="eastAsia"/>
        </w:rPr>
        <w:t>，同时这里定制化</w:t>
      </w:r>
      <w:r w:rsidRPr="00D21967">
        <w:rPr>
          <w:rFonts w:ascii="SimHei" w:eastAsia="SimHei" w:hAnsi="SimHei" w:cs="Times New Roman"/>
        </w:rPr>
        <w:t>“</w:t>
      </w:r>
      <w:r w:rsidRPr="00D21967">
        <w:rPr>
          <w:rFonts w:ascii="SimHei" w:eastAsia="SimHei" w:hAnsi="SimHei" w:cs="Times New Roman" w:hint="eastAsia"/>
          <w:b/>
          <w:bCs/>
          <w:lang w:bidi="he-IL"/>
        </w:rPr>
        <w:t>服务机构的服务类型或内容</w:t>
      </w:r>
      <w:r w:rsidRPr="00D21967">
        <w:rPr>
          <w:rFonts w:ascii="SimHei" w:eastAsia="SimHei" w:hAnsi="SimHei" w:cs="Times New Roman"/>
          <w:b/>
          <w:bCs/>
        </w:rPr>
        <w:t>”</w:t>
      </w:r>
      <w:bookmarkEnd w:id="31"/>
    </w:p>
  </w:comment>
  <w:comment w:id="33" w:author="Evelyn N Zhang" w:date="2023-05-18T19:47:00Z" w:initials="ENZ">
    <w:p w14:paraId="349A24EF" w14:textId="3EDB8822" w:rsidR="00181D03" w:rsidRPr="00181D03" w:rsidRDefault="00181D03">
      <w:pPr>
        <w:pStyle w:val="CommentText"/>
        <w:rPr>
          <w:rFonts w:ascii="SimHei" w:eastAsia="SimHei" w:hAnsi="SimHei"/>
        </w:rPr>
      </w:pPr>
      <w:r>
        <w:rPr>
          <w:rStyle w:val="CommentReference"/>
        </w:rPr>
        <w:annotationRef/>
      </w:r>
      <w:r w:rsidRPr="00D21967">
        <w:rPr>
          <w:rFonts w:ascii="SimHei" w:eastAsia="SimHei" w:hAnsi="SimHei" w:hint="eastAsia"/>
        </w:rPr>
        <w:t>注：若无</w:t>
      </w:r>
      <w:r>
        <w:rPr>
          <w:rFonts w:ascii="SimHei" w:eastAsia="SimHei" w:hAnsi="SimHei" w:hint="eastAsia"/>
        </w:rPr>
        <w:t>子服务机构</w:t>
      </w:r>
      <w:r w:rsidRPr="00D21967">
        <w:rPr>
          <w:rFonts w:ascii="SimHei" w:eastAsia="SimHei" w:hAnsi="SimHei" w:hint="eastAsia"/>
        </w:rPr>
        <w:t>补偿性控制，则删除</w:t>
      </w:r>
    </w:p>
  </w:comment>
  <w:comment w:id="34" w:author="Jessy X Jiang" w:date="2022-03-28T16:15:00Z" w:initials="JXJ">
    <w:p w14:paraId="4662DA08" w14:textId="67C65D7B" w:rsidR="000115CE" w:rsidRPr="00D21967" w:rsidRDefault="000115CE">
      <w:pPr>
        <w:pStyle w:val="CommentText"/>
        <w:rPr>
          <w:rFonts w:ascii="SimHei" w:eastAsia="SimHei" w:hAnsi="SimHei"/>
        </w:rPr>
      </w:pPr>
      <w:r w:rsidRPr="00D21967">
        <w:rPr>
          <w:rStyle w:val="CommentReference"/>
          <w:rFonts w:ascii="SimHei" w:eastAsia="SimHei" w:hAnsi="SimHei"/>
          <w:sz w:val="22"/>
          <w:szCs w:val="22"/>
        </w:rPr>
        <w:annotationRef/>
      </w:r>
      <w:r w:rsidRPr="00D21967">
        <w:rPr>
          <w:rFonts w:ascii="SimHei" w:eastAsia="SimHei" w:hAnsi="SimHei" w:hint="eastAsia"/>
        </w:rPr>
        <w:t>注：若无用户</w:t>
      </w:r>
      <w:r w:rsidR="00300972" w:rsidRPr="00D21967">
        <w:rPr>
          <w:rFonts w:ascii="SimHei" w:eastAsia="SimHei" w:hAnsi="SimHei" w:hint="eastAsia"/>
        </w:rPr>
        <w:t>实体</w:t>
      </w:r>
      <w:r w:rsidRPr="00D21967">
        <w:rPr>
          <w:rFonts w:ascii="SimHei" w:eastAsia="SimHei" w:hAnsi="SimHei" w:hint="eastAsia"/>
        </w:rPr>
        <w:t>补偿性控制，则删除</w:t>
      </w:r>
    </w:p>
  </w:comment>
  <w:comment w:id="35" w:author="Jessy X Jiang" w:date="2022-03-27T22:06:00Z" w:initials="JXJ">
    <w:p w14:paraId="6C0AE057" w14:textId="77777777" w:rsidR="00AA4C7B" w:rsidRPr="00D21967" w:rsidRDefault="00AA4C7B" w:rsidP="00AA4C7B">
      <w:pPr>
        <w:pStyle w:val="CommentText"/>
        <w:rPr>
          <w:rFonts w:ascii="SimHei" w:eastAsia="SimHei" w:hAnsi="SimHei"/>
        </w:rPr>
      </w:pPr>
      <w:r w:rsidRPr="00D21967">
        <w:rPr>
          <w:rStyle w:val="CommentReference"/>
          <w:rFonts w:ascii="SimHei" w:eastAsia="SimHei" w:hAnsi="SimHei"/>
          <w:sz w:val="22"/>
          <w:szCs w:val="22"/>
        </w:rPr>
        <w:annotationRef/>
      </w:r>
      <w:r w:rsidRPr="00D21967">
        <w:rPr>
          <w:rFonts w:ascii="SimHei" w:eastAsia="SimHei" w:hAnsi="SimHei" w:hint="eastAsia"/>
        </w:rPr>
        <w:t>注：</w:t>
      </w:r>
      <w:bookmarkStart w:id="36" w:name="_Hlk99113289"/>
      <w:r w:rsidRPr="00D21967">
        <w:rPr>
          <w:rFonts w:ascii="SimHei" w:eastAsia="SimHei" w:hAnsi="SimHei" w:hint="eastAsia"/>
        </w:rPr>
        <w:t>1</w:t>
      </w:r>
      <w:r w:rsidRPr="00D21967">
        <w:rPr>
          <w:rFonts w:ascii="SimHei" w:eastAsia="SimHei" w:hAnsi="SimHei"/>
        </w:rPr>
        <w:t xml:space="preserve">) </w:t>
      </w:r>
      <w:r w:rsidRPr="00D21967">
        <w:rPr>
          <w:rFonts w:ascii="SimHei" w:eastAsia="SimHei" w:hAnsi="SimHei" w:hint="eastAsia"/>
        </w:rPr>
        <w:t>落款要注意位置，不要单独一页</w:t>
      </w:r>
    </w:p>
    <w:p w14:paraId="784D5C8B" w14:textId="77777777" w:rsidR="00AA4C7B" w:rsidRPr="00D21967" w:rsidRDefault="00AA4C7B" w:rsidP="00AA4C7B">
      <w:pPr>
        <w:pStyle w:val="CommentText"/>
        <w:rPr>
          <w:rFonts w:ascii="SimHei" w:eastAsia="SimHei" w:hAnsi="SimHei"/>
        </w:rPr>
      </w:pPr>
      <w:r w:rsidRPr="00D21967">
        <w:rPr>
          <w:rFonts w:ascii="SimHei" w:eastAsia="SimHei" w:hAnsi="SimHei" w:hint="eastAsia"/>
        </w:rPr>
        <w:t>2</w:t>
      </w:r>
      <w:r w:rsidRPr="00D21967">
        <w:rPr>
          <w:rFonts w:ascii="SimHei" w:eastAsia="SimHei" w:hAnsi="SimHei"/>
        </w:rPr>
        <w:t xml:space="preserve">) </w:t>
      </w:r>
      <w:r w:rsidRPr="00D21967">
        <w:rPr>
          <w:rFonts w:ascii="SimHei" w:eastAsia="SimHei" w:hAnsi="SimHei" w:hint="eastAsia"/>
        </w:rPr>
        <w:t>根据项目选择相应的主体和地点</w:t>
      </w:r>
    </w:p>
    <w:p w14:paraId="08131A89" w14:textId="4AE449D7" w:rsidR="00AA4C7B" w:rsidRPr="00D21967" w:rsidRDefault="00AA4C7B" w:rsidP="00AA4C7B">
      <w:pPr>
        <w:pStyle w:val="CommentText"/>
        <w:rPr>
          <w:rFonts w:ascii="SimHei" w:eastAsia="SimHei" w:hAnsi="SimHei"/>
        </w:rPr>
      </w:pPr>
      <w:r w:rsidRPr="00D21967">
        <w:rPr>
          <w:rFonts w:ascii="SimHei" w:eastAsia="SimHei" w:hAnsi="SimHei"/>
        </w:rPr>
        <w:t xml:space="preserve">3) </w:t>
      </w:r>
      <w:r w:rsidRPr="00D21967">
        <w:rPr>
          <w:rFonts w:ascii="SimHei" w:eastAsia="SimHei" w:hAnsi="SimHei" w:hint="eastAsia"/>
        </w:rPr>
        <w:t>落款须给签字人留足够的空间</w:t>
      </w:r>
      <w:bookmarkEnd w:id="36"/>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57EEF1" w15:done="0"/>
  <w15:commentEx w15:paraId="4E657EF6" w15:done="0"/>
  <w15:commentEx w15:paraId="27969F8C" w15:done="0"/>
  <w15:commentEx w15:paraId="0D07A13F" w15:done="0"/>
  <w15:commentEx w15:paraId="2C1C7BD3" w15:done="0"/>
  <w15:commentEx w15:paraId="5BC70DF0" w15:done="0"/>
  <w15:commentEx w15:paraId="35D62149" w15:done="0"/>
  <w15:commentEx w15:paraId="72C7C662" w15:done="0"/>
  <w15:commentEx w15:paraId="1E98999A" w15:done="0"/>
  <w15:commentEx w15:paraId="5ECD3660" w15:done="0"/>
  <w15:commentEx w15:paraId="5F496FE7" w15:done="0"/>
  <w15:commentEx w15:paraId="517AF791" w15:done="0"/>
  <w15:commentEx w15:paraId="4002FA61" w15:done="0"/>
  <w15:commentEx w15:paraId="757862B2" w15:done="0"/>
  <w15:commentEx w15:paraId="05877ACE" w15:done="0"/>
  <w15:commentEx w15:paraId="472F8F6C" w15:done="0"/>
  <w15:commentEx w15:paraId="2945AB71" w15:done="0"/>
  <w15:commentEx w15:paraId="2A85233F" w15:done="0"/>
  <w15:commentEx w15:paraId="349A24EF" w15:done="0"/>
  <w15:commentEx w15:paraId="4662DA08" w15:done="0"/>
  <w15:commentEx w15:paraId="08131A8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EB1C2C" w16cex:dateUtc="2022-03-27T09:23:00Z"/>
  <w16cex:commentExtensible w16cex:durableId="289B22DA" w16cex:dateUtc="2023-08-31T06:31:00Z"/>
  <w16cex:commentExtensible w16cex:durableId="289B22F8" w16cex:dateUtc="2023-08-31T06:32:00Z"/>
  <w16cex:commentExtensible w16cex:durableId="2810E7F0" w16cex:dateUtc="2023-05-18T10:07:00Z"/>
  <w16cex:commentExtensible w16cex:durableId="281F067C" w16cex:dateUtc="2023-05-29T03:09:00Z"/>
  <w16cex:commentExtensible w16cex:durableId="281F067D" w16cex:dateUtc="2023-05-29T03:09:00Z"/>
  <w16cex:commentExtensible w16cex:durableId="28123410" w16cex:dateUtc="2023-05-19T09:44:00Z"/>
  <w16cex:commentExtensible w16cex:durableId="25EB21DF" w16cex:dateUtc="2022-03-27T09:48:00Z"/>
  <w16cex:commentExtensible w16cex:durableId="281F0D11" w16cex:dateUtc="2023-05-29T03:37:00Z"/>
  <w16cex:commentExtensible w16cex:durableId="2874DC00" w16cex:dateUtc="2023-08-02T05:43:00Z"/>
  <w16cex:commentExtensible w16cex:durableId="281F0FFD" w16cex:dateUtc="2023-05-29T03:50:00Z"/>
  <w16cex:commentExtensible w16cex:durableId="25EB51DC" w16cex:dateUtc="2022-03-27T13:13:00Z"/>
  <w16cex:commentExtensible w16cex:durableId="2981ED26" w16cex:dateUtc="2024-02-22T07:56:00Z"/>
  <w16cex:commentExtensible w16cex:durableId="25EB51D2" w16cex:dateUtc="2022-03-27T13:12:00Z"/>
  <w16cex:commentExtensible w16cex:durableId="28CE6C93" w16cex:dateUtc="2023-10-09T04:12:00Z"/>
  <w16cex:commentExtensible w16cex:durableId="3BF1A518" w16cex:dateUtc="2025-08-05T07:35:00Z"/>
  <w16cex:commentExtensible w16cex:durableId="25EC5C9F" w16cex:dateUtc="2022-03-28T08:11:00Z"/>
  <w16cex:commentExtensible w16cex:durableId="25EC5CE9" w16cex:dateUtc="2022-03-28T08:12:00Z"/>
  <w16cex:commentExtensible w16cex:durableId="2810FF6C" w16cex:dateUtc="2023-05-18T11:47:00Z"/>
  <w16cex:commentExtensible w16cex:durableId="25EC5D8D" w16cex:dateUtc="2022-03-28T08:15:00Z"/>
  <w16cex:commentExtensible w16cex:durableId="25EB5E5B" w16cex:dateUtc="2022-03-27T14: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57EEF1" w16cid:durableId="25EB1C2C"/>
  <w16cid:commentId w16cid:paraId="4E657EF6" w16cid:durableId="289B22DA"/>
  <w16cid:commentId w16cid:paraId="27969F8C" w16cid:durableId="289B22F8"/>
  <w16cid:commentId w16cid:paraId="0D07A13F" w16cid:durableId="2810E7F0"/>
  <w16cid:commentId w16cid:paraId="2C1C7BD3" w16cid:durableId="281F067C"/>
  <w16cid:commentId w16cid:paraId="5BC70DF0" w16cid:durableId="281F067D"/>
  <w16cid:commentId w16cid:paraId="35D62149" w16cid:durableId="28123410"/>
  <w16cid:commentId w16cid:paraId="72C7C662" w16cid:durableId="25EB21DF"/>
  <w16cid:commentId w16cid:paraId="1E98999A" w16cid:durableId="281F0D11"/>
  <w16cid:commentId w16cid:paraId="5ECD3660" w16cid:durableId="2874DC00"/>
  <w16cid:commentId w16cid:paraId="5F496FE7" w16cid:durableId="281F0FFD"/>
  <w16cid:commentId w16cid:paraId="517AF791" w16cid:durableId="25EB51DC"/>
  <w16cid:commentId w16cid:paraId="4002FA61" w16cid:durableId="2981ED26"/>
  <w16cid:commentId w16cid:paraId="757862B2" w16cid:durableId="25EB51D2"/>
  <w16cid:commentId w16cid:paraId="05877ACE" w16cid:durableId="28CE6C93"/>
  <w16cid:commentId w16cid:paraId="472F8F6C" w16cid:durableId="3BF1A518"/>
  <w16cid:commentId w16cid:paraId="2945AB71" w16cid:durableId="25EC5C9F"/>
  <w16cid:commentId w16cid:paraId="2A85233F" w16cid:durableId="25EC5CE9"/>
  <w16cid:commentId w16cid:paraId="349A24EF" w16cid:durableId="2810FF6C"/>
  <w16cid:commentId w16cid:paraId="4662DA08" w16cid:durableId="25EC5D8D"/>
  <w16cid:commentId w16cid:paraId="08131A89" w16cid:durableId="25EB5E5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B93C3" w14:textId="77777777" w:rsidR="008F02A0" w:rsidRDefault="008F02A0" w:rsidP="00F031BB">
      <w:pPr>
        <w:spacing w:after="0" w:line="240" w:lineRule="auto"/>
      </w:pPr>
      <w:r>
        <w:separator/>
      </w:r>
    </w:p>
  </w:endnote>
  <w:endnote w:type="continuationSeparator" w:id="0">
    <w:p w14:paraId="4817E747" w14:textId="77777777" w:rsidR="008F02A0" w:rsidRDefault="008F02A0" w:rsidP="00F031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Microsoft YaHei"/>
    <w:panose1 w:val="02010600030101010101"/>
    <w:charset w:val="86"/>
    <w:family w:val="modern"/>
    <w:pitch w:val="fixed"/>
    <w:sig w:usb0="00000001" w:usb1="080E0000" w:usb2="00000010" w:usb3="00000000" w:csb0="00040000" w:csb1="00000000"/>
  </w:font>
  <w:font w:name="SimHei">
    <w:altName w:val="黑体"/>
    <w:panose1 w:val="02010600030101010101"/>
    <w:charset w:val="86"/>
    <w:family w:val="modern"/>
    <w:pitch w:val="fixed"/>
    <w:sig w:usb0="00000001" w:usb1="080E0000" w:usb2="00000010" w:usb3="00000000" w:csb0="00040000"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0000000000000000000"/>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45537" w14:textId="77777777" w:rsidR="008F02A0" w:rsidRDefault="008F02A0" w:rsidP="00F031BB">
      <w:pPr>
        <w:spacing w:after="0" w:line="240" w:lineRule="auto"/>
      </w:pPr>
      <w:r>
        <w:separator/>
      </w:r>
    </w:p>
  </w:footnote>
  <w:footnote w:type="continuationSeparator" w:id="0">
    <w:p w14:paraId="3B8136C5" w14:textId="77777777" w:rsidR="008F02A0" w:rsidRDefault="008F02A0" w:rsidP="00F031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86B9C"/>
    <w:multiLevelType w:val="hybridMultilevel"/>
    <w:tmpl w:val="A1A23348"/>
    <w:lvl w:ilvl="0" w:tplc="A420FD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11343D6"/>
    <w:multiLevelType w:val="multilevel"/>
    <w:tmpl w:val="111343D6"/>
    <w:lvl w:ilvl="0">
      <w:start w:val="1"/>
      <w:numFmt w:val="lowerLetter"/>
      <w:lvlText w:val="%1."/>
      <w:lvlJc w:val="left"/>
      <w:pPr>
        <w:ind w:left="780" w:hanging="36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15:restartNumberingAfterBreak="0">
    <w:nsid w:val="1E573814"/>
    <w:multiLevelType w:val="hybridMultilevel"/>
    <w:tmpl w:val="1E5035D8"/>
    <w:lvl w:ilvl="0" w:tplc="FC784C4E">
      <w:start w:val="1"/>
      <w:numFmt w:val="lowerLetter"/>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33CE33E3"/>
    <w:multiLevelType w:val="multilevel"/>
    <w:tmpl w:val="1FD6A0A0"/>
    <w:lvl w:ilvl="0">
      <w:start w:val="1"/>
      <w:numFmt w:val="bullet"/>
      <w:lvlText w:val=""/>
      <w:lvlJc w:val="left"/>
      <w:pPr>
        <w:ind w:left="720" w:hanging="360"/>
      </w:pPr>
      <w:rPr>
        <w:rFonts w:ascii="Wingdings" w:hAnsi="Wingdings" w:hint="default"/>
        <w:sz w:val="16"/>
        <w:szCs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3D22385"/>
    <w:multiLevelType w:val="hybridMultilevel"/>
    <w:tmpl w:val="C6F2AE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66986556">
    <w:abstractNumId w:val="4"/>
  </w:num>
  <w:num w:numId="2" w16cid:durableId="11540284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57850331">
    <w:abstractNumId w:val="3"/>
  </w:num>
  <w:num w:numId="4" w16cid:durableId="6442407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32972986">
    <w:abstractNumId w:val="2"/>
  </w:num>
  <w:num w:numId="6" w16cid:durableId="58939460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ssy X Jiang">
    <w15:presenceInfo w15:providerId="AD" w15:userId="S::Jessy.X.Jiang@cn.ey.com::2d476369-9916-44ac-a88d-d467a487fcdd"/>
  </w15:person>
  <w15:person w15:author="Stella TY Shen">
    <w15:presenceInfo w15:providerId="AD" w15:userId="S::Stella.TY.Shen@cn.ey.com::22437f56-47b7-45b9-b44d-4940b7b79eca"/>
  </w15:person>
  <w15:person w15:author="Evelyn N Zhang">
    <w15:presenceInfo w15:providerId="AD" w15:userId="S::Evelyn.N.Zhang@cn.ey.com::beafd0de-8ab4-4029-80c7-dfe291d768ce"/>
  </w15:person>
  <w15:person w15:author="Sally Zhong">
    <w15:presenceInfo w15:providerId="AD" w15:userId="S::Sally.Zhong@cn.ey.com::8ea21686-6d55-4adc-a53a-657ad61aa23a"/>
  </w15:person>
  <w15:person w15:author="Vic Gong">
    <w15:presenceInfo w15:providerId="AD" w15:userId="S::Vic.Gong@cn.ey.com::9fb16b2a-5395-4f25-838a-0a0bfad18d2a"/>
  </w15:person>
  <w15:person w15:author="Fiona Xie">
    <w15:presenceInfo w15:providerId="AD" w15:userId="S::Fiona.Xie@cn.ey.com::20e938e6-ba1e-4450-b777-8c74bdeef9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8B7"/>
    <w:rsid w:val="000018AC"/>
    <w:rsid w:val="000074ED"/>
    <w:rsid w:val="000115CE"/>
    <w:rsid w:val="00036AAF"/>
    <w:rsid w:val="00052754"/>
    <w:rsid w:val="00084847"/>
    <w:rsid w:val="000B262E"/>
    <w:rsid w:val="000B697D"/>
    <w:rsid w:val="000D2554"/>
    <w:rsid w:val="000D477B"/>
    <w:rsid w:val="00116F62"/>
    <w:rsid w:val="00127A87"/>
    <w:rsid w:val="00130549"/>
    <w:rsid w:val="00175612"/>
    <w:rsid w:val="00181D03"/>
    <w:rsid w:val="00192A09"/>
    <w:rsid w:val="001D3234"/>
    <w:rsid w:val="001F32DC"/>
    <w:rsid w:val="00207201"/>
    <w:rsid w:val="002115D3"/>
    <w:rsid w:val="002133C4"/>
    <w:rsid w:val="002963C6"/>
    <w:rsid w:val="002B3703"/>
    <w:rsid w:val="002C7B10"/>
    <w:rsid w:val="002E0985"/>
    <w:rsid w:val="00300972"/>
    <w:rsid w:val="00323B69"/>
    <w:rsid w:val="003376E4"/>
    <w:rsid w:val="003750E5"/>
    <w:rsid w:val="00384B59"/>
    <w:rsid w:val="00396F8C"/>
    <w:rsid w:val="003B5897"/>
    <w:rsid w:val="003C630D"/>
    <w:rsid w:val="003D034B"/>
    <w:rsid w:val="003D135E"/>
    <w:rsid w:val="003E1CFF"/>
    <w:rsid w:val="003E5B95"/>
    <w:rsid w:val="0040413B"/>
    <w:rsid w:val="004143D7"/>
    <w:rsid w:val="004709CA"/>
    <w:rsid w:val="0048705B"/>
    <w:rsid w:val="004964F6"/>
    <w:rsid w:val="004B7118"/>
    <w:rsid w:val="004C0129"/>
    <w:rsid w:val="00520365"/>
    <w:rsid w:val="00535E7A"/>
    <w:rsid w:val="00544A2D"/>
    <w:rsid w:val="0054644E"/>
    <w:rsid w:val="005871E3"/>
    <w:rsid w:val="005C6705"/>
    <w:rsid w:val="005F183C"/>
    <w:rsid w:val="005F699D"/>
    <w:rsid w:val="00600D1C"/>
    <w:rsid w:val="00600F43"/>
    <w:rsid w:val="006044BE"/>
    <w:rsid w:val="0060502B"/>
    <w:rsid w:val="006458BF"/>
    <w:rsid w:val="00662397"/>
    <w:rsid w:val="00673611"/>
    <w:rsid w:val="00673D88"/>
    <w:rsid w:val="00677FFE"/>
    <w:rsid w:val="00736290"/>
    <w:rsid w:val="00775A2F"/>
    <w:rsid w:val="00786EB5"/>
    <w:rsid w:val="007B28EF"/>
    <w:rsid w:val="007C3D29"/>
    <w:rsid w:val="007D765F"/>
    <w:rsid w:val="007E6775"/>
    <w:rsid w:val="00813546"/>
    <w:rsid w:val="00840F1A"/>
    <w:rsid w:val="00854FDE"/>
    <w:rsid w:val="00875467"/>
    <w:rsid w:val="00880D72"/>
    <w:rsid w:val="008C536D"/>
    <w:rsid w:val="008D346C"/>
    <w:rsid w:val="008E7DB9"/>
    <w:rsid w:val="008F02A0"/>
    <w:rsid w:val="008F747F"/>
    <w:rsid w:val="00933E44"/>
    <w:rsid w:val="00934D28"/>
    <w:rsid w:val="00937365"/>
    <w:rsid w:val="0095506E"/>
    <w:rsid w:val="00963324"/>
    <w:rsid w:val="00975FFB"/>
    <w:rsid w:val="009850AB"/>
    <w:rsid w:val="009B7626"/>
    <w:rsid w:val="009C7A5E"/>
    <w:rsid w:val="009F423C"/>
    <w:rsid w:val="00A03F9F"/>
    <w:rsid w:val="00A122F4"/>
    <w:rsid w:val="00A16714"/>
    <w:rsid w:val="00A24947"/>
    <w:rsid w:val="00A50EE5"/>
    <w:rsid w:val="00A5661F"/>
    <w:rsid w:val="00A731F5"/>
    <w:rsid w:val="00A80749"/>
    <w:rsid w:val="00A8306D"/>
    <w:rsid w:val="00A901B3"/>
    <w:rsid w:val="00AA4C7B"/>
    <w:rsid w:val="00AB28FC"/>
    <w:rsid w:val="00AB7F87"/>
    <w:rsid w:val="00AE7601"/>
    <w:rsid w:val="00AF09A3"/>
    <w:rsid w:val="00B230F6"/>
    <w:rsid w:val="00B342EF"/>
    <w:rsid w:val="00B3636E"/>
    <w:rsid w:val="00B42161"/>
    <w:rsid w:val="00B81089"/>
    <w:rsid w:val="00B94E14"/>
    <w:rsid w:val="00BD0E98"/>
    <w:rsid w:val="00BD2225"/>
    <w:rsid w:val="00BF6FAB"/>
    <w:rsid w:val="00C275ED"/>
    <w:rsid w:val="00C44A88"/>
    <w:rsid w:val="00C524C4"/>
    <w:rsid w:val="00C56815"/>
    <w:rsid w:val="00C768F4"/>
    <w:rsid w:val="00C829E7"/>
    <w:rsid w:val="00C94C8C"/>
    <w:rsid w:val="00CA0C85"/>
    <w:rsid w:val="00CB78B7"/>
    <w:rsid w:val="00CD7CE3"/>
    <w:rsid w:val="00CF2131"/>
    <w:rsid w:val="00D15818"/>
    <w:rsid w:val="00D17DC1"/>
    <w:rsid w:val="00D21967"/>
    <w:rsid w:val="00D32246"/>
    <w:rsid w:val="00D34110"/>
    <w:rsid w:val="00D6695B"/>
    <w:rsid w:val="00D86177"/>
    <w:rsid w:val="00D87353"/>
    <w:rsid w:val="00DA5E45"/>
    <w:rsid w:val="00DC150F"/>
    <w:rsid w:val="00DC6088"/>
    <w:rsid w:val="00DF6B31"/>
    <w:rsid w:val="00E219F7"/>
    <w:rsid w:val="00E35798"/>
    <w:rsid w:val="00E57DC8"/>
    <w:rsid w:val="00E75C1E"/>
    <w:rsid w:val="00E92FEC"/>
    <w:rsid w:val="00E93C8A"/>
    <w:rsid w:val="00E95BF1"/>
    <w:rsid w:val="00EA40EE"/>
    <w:rsid w:val="00ED03B1"/>
    <w:rsid w:val="00ED1F9F"/>
    <w:rsid w:val="00EF6496"/>
    <w:rsid w:val="00F031BB"/>
    <w:rsid w:val="00F443CB"/>
    <w:rsid w:val="00FB57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8DFB5"/>
  <w15:chartTrackingRefBased/>
  <w15:docId w15:val="{34D363FF-6AF9-4B5F-A408-F28010D0A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78B7"/>
    <w:pPr>
      <w:spacing w:after="160" w:line="256" w:lineRule="auto"/>
    </w:pPr>
    <w:rPr>
      <w:kern w:val="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unhideWhenUsed/>
    <w:rsid w:val="00CB78B7"/>
    <w:rPr>
      <w:sz w:val="21"/>
      <w:szCs w:val="21"/>
    </w:rPr>
  </w:style>
  <w:style w:type="paragraph" w:styleId="CommentText">
    <w:name w:val="annotation text"/>
    <w:basedOn w:val="Normal"/>
    <w:link w:val="CommentTextChar"/>
    <w:uiPriority w:val="99"/>
    <w:unhideWhenUsed/>
    <w:rsid w:val="00CB78B7"/>
  </w:style>
  <w:style w:type="character" w:customStyle="1" w:styleId="CommentTextChar">
    <w:name w:val="Comment Text Char"/>
    <w:basedOn w:val="DefaultParagraphFont"/>
    <w:link w:val="CommentText"/>
    <w:uiPriority w:val="99"/>
    <w:rsid w:val="00CB78B7"/>
    <w:rPr>
      <w:kern w:val="0"/>
      <w:sz w:val="22"/>
    </w:rPr>
  </w:style>
  <w:style w:type="paragraph" w:styleId="ListParagraph">
    <w:name w:val="List Paragraph"/>
    <w:basedOn w:val="Normal"/>
    <w:uiPriority w:val="34"/>
    <w:qFormat/>
    <w:rsid w:val="00DC150F"/>
    <w:pPr>
      <w:ind w:left="720"/>
      <w:contextualSpacing/>
    </w:pPr>
  </w:style>
  <w:style w:type="paragraph" w:styleId="Header">
    <w:name w:val="header"/>
    <w:basedOn w:val="Normal"/>
    <w:link w:val="HeaderChar"/>
    <w:uiPriority w:val="99"/>
    <w:rsid w:val="00AA4C7B"/>
    <w:pPr>
      <w:tabs>
        <w:tab w:val="center" w:pos="4320"/>
        <w:tab w:val="right" w:pos="8640"/>
      </w:tabs>
      <w:overflowPunct w:val="0"/>
      <w:autoSpaceDE w:val="0"/>
      <w:autoSpaceDN w:val="0"/>
      <w:adjustRightInd w:val="0"/>
      <w:spacing w:after="0" w:line="240" w:lineRule="auto"/>
      <w:textAlignment w:val="baseline"/>
    </w:pPr>
    <w:rPr>
      <w:rFonts w:ascii="Times New Roman" w:hAnsi="Times New Roman" w:cs="Times New Roman"/>
      <w:sz w:val="24"/>
      <w:szCs w:val="20"/>
      <w:lang w:eastAsia="en-US"/>
    </w:rPr>
  </w:style>
  <w:style w:type="character" w:customStyle="1" w:styleId="HeaderChar">
    <w:name w:val="Header Char"/>
    <w:basedOn w:val="DefaultParagraphFont"/>
    <w:link w:val="Header"/>
    <w:uiPriority w:val="99"/>
    <w:rsid w:val="00AA4C7B"/>
    <w:rPr>
      <w:rFonts w:ascii="Times New Roman" w:hAnsi="Times New Roman" w:cs="Times New Roman"/>
      <w:kern w:val="0"/>
      <w:sz w:val="24"/>
      <w:szCs w:val="20"/>
      <w:lang w:eastAsia="en-US"/>
    </w:rPr>
  </w:style>
  <w:style w:type="paragraph" w:styleId="Footer">
    <w:name w:val="footer"/>
    <w:basedOn w:val="Normal"/>
    <w:link w:val="FooterChar"/>
    <w:uiPriority w:val="99"/>
    <w:unhideWhenUsed/>
    <w:rsid w:val="00F031BB"/>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F031BB"/>
    <w:rPr>
      <w:kern w:val="0"/>
      <w:sz w:val="18"/>
      <w:szCs w:val="18"/>
    </w:rPr>
  </w:style>
  <w:style w:type="paragraph" w:styleId="CommentSubject">
    <w:name w:val="annotation subject"/>
    <w:basedOn w:val="CommentText"/>
    <w:next w:val="CommentText"/>
    <w:link w:val="CommentSubjectChar"/>
    <w:uiPriority w:val="99"/>
    <w:semiHidden/>
    <w:unhideWhenUsed/>
    <w:rsid w:val="00F031BB"/>
    <w:rPr>
      <w:b/>
      <w:bCs/>
    </w:rPr>
  </w:style>
  <w:style w:type="character" w:customStyle="1" w:styleId="CommentSubjectChar">
    <w:name w:val="Comment Subject Char"/>
    <w:basedOn w:val="CommentTextChar"/>
    <w:link w:val="CommentSubject"/>
    <w:uiPriority w:val="99"/>
    <w:semiHidden/>
    <w:rsid w:val="00F031BB"/>
    <w:rPr>
      <w:b/>
      <w:bCs/>
      <w:kern w:val="0"/>
      <w:sz w:val="22"/>
    </w:rPr>
  </w:style>
  <w:style w:type="paragraph" w:styleId="Revision">
    <w:name w:val="Revision"/>
    <w:hidden/>
    <w:uiPriority w:val="99"/>
    <w:semiHidden/>
    <w:rsid w:val="005C6705"/>
    <w:rPr>
      <w:kern w:val="0"/>
      <w:sz w:val="22"/>
    </w:rPr>
  </w:style>
  <w:style w:type="character" w:styleId="Emphasis">
    <w:name w:val="Emphasis"/>
    <w:basedOn w:val="DefaultParagraphFont"/>
    <w:uiPriority w:val="20"/>
    <w:qFormat/>
    <w:rsid w:val="007C3D2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836149">
      <w:bodyDiv w:val="1"/>
      <w:marLeft w:val="0"/>
      <w:marRight w:val="0"/>
      <w:marTop w:val="0"/>
      <w:marBottom w:val="0"/>
      <w:divBdr>
        <w:top w:val="none" w:sz="0" w:space="0" w:color="auto"/>
        <w:left w:val="none" w:sz="0" w:space="0" w:color="auto"/>
        <w:bottom w:val="none" w:sz="0" w:space="0" w:color="auto"/>
        <w:right w:val="none" w:sz="0" w:space="0" w:color="auto"/>
      </w:divBdr>
    </w:div>
    <w:div w:id="895315143">
      <w:bodyDiv w:val="1"/>
      <w:marLeft w:val="0"/>
      <w:marRight w:val="0"/>
      <w:marTop w:val="0"/>
      <w:marBottom w:val="0"/>
      <w:divBdr>
        <w:top w:val="none" w:sz="0" w:space="0" w:color="auto"/>
        <w:left w:val="none" w:sz="0" w:space="0" w:color="auto"/>
        <w:bottom w:val="none" w:sz="0" w:space="0" w:color="auto"/>
        <w:right w:val="none" w:sz="0" w:space="0" w:color="auto"/>
      </w:divBdr>
    </w:div>
    <w:div w:id="1010529254">
      <w:bodyDiv w:val="1"/>
      <w:marLeft w:val="0"/>
      <w:marRight w:val="0"/>
      <w:marTop w:val="0"/>
      <w:marBottom w:val="0"/>
      <w:divBdr>
        <w:top w:val="none" w:sz="0" w:space="0" w:color="auto"/>
        <w:left w:val="none" w:sz="0" w:space="0" w:color="auto"/>
        <w:bottom w:val="none" w:sz="0" w:space="0" w:color="auto"/>
        <w:right w:val="none" w:sz="0" w:space="0" w:color="auto"/>
      </w:divBdr>
    </w:div>
    <w:div w:id="1326669836">
      <w:bodyDiv w:val="1"/>
      <w:marLeft w:val="0"/>
      <w:marRight w:val="0"/>
      <w:marTop w:val="0"/>
      <w:marBottom w:val="0"/>
      <w:divBdr>
        <w:top w:val="none" w:sz="0" w:space="0" w:color="auto"/>
        <w:left w:val="none" w:sz="0" w:space="0" w:color="auto"/>
        <w:bottom w:val="none" w:sz="0" w:space="0" w:color="auto"/>
        <w:right w:val="none" w:sz="0" w:space="0" w:color="auto"/>
      </w:divBdr>
    </w:div>
    <w:div w:id="1420446377">
      <w:bodyDiv w:val="1"/>
      <w:marLeft w:val="0"/>
      <w:marRight w:val="0"/>
      <w:marTop w:val="0"/>
      <w:marBottom w:val="0"/>
      <w:divBdr>
        <w:top w:val="none" w:sz="0" w:space="0" w:color="auto"/>
        <w:left w:val="none" w:sz="0" w:space="0" w:color="auto"/>
        <w:bottom w:val="none" w:sz="0" w:space="0" w:color="auto"/>
        <w:right w:val="none" w:sz="0" w:space="0" w:color="auto"/>
      </w:divBdr>
    </w:div>
    <w:div w:id="1531069956">
      <w:bodyDiv w:val="1"/>
      <w:marLeft w:val="0"/>
      <w:marRight w:val="0"/>
      <w:marTop w:val="0"/>
      <w:marBottom w:val="0"/>
      <w:divBdr>
        <w:top w:val="none" w:sz="0" w:space="0" w:color="auto"/>
        <w:left w:val="none" w:sz="0" w:space="0" w:color="auto"/>
        <w:bottom w:val="none" w:sz="0" w:space="0" w:color="auto"/>
        <w:right w:val="none" w:sz="0" w:space="0" w:color="auto"/>
      </w:divBdr>
    </w:div>
    <w:div w:id="1731031714">
      <w:bodyDiv w:val="1"/>
      <w:marLeft w:val="0"/>
      <w:marRight w:val="0"/>
      <w:marTop w:val="0"/>
      <w:marBottom w:val="0"/>
      <w:divBdr>
        <w:top w:val="none" w:sz="0" w:space="0" w:color="auto"/>
        <w:left w:val="none" w:sz="0" w:space="0" w:color="auto"/>
        <w:bottom w:val="none" w:sz="0" w:space="0" w:color="auto"/>
        <w:right w:val="none" w:sz="0" w:space="0" w:color="auto"/>
      </w:divBdr>
    </w:div>
    <w:div w:id="1844514703">
      <w:bodyDiv w:val="1"/>
      <w:marLeft w:val="0"/>
      <w:marRight w:val="0"/>
      <w:marTop w:val="0"/>
      <w:marBottom w:val="0"/>
      <w:divBdr>
        <w:top w:val="none" w:sz="0" w:space="0" w:color="auto"/>
        <w:left w:val="none" w:sz="0" w:space="0" w:color="auto"/>
        <w:bottom w:val="none" w:sz="0" w:space="0" w:color="auto"/>
        <w:right w:val="none" w:sz="0" w:space="0" w:color="auto"/>
      </w:divBdr>
    </w:div>
    <w:div w:id="2067339279">
      <w:bodyDiv w:val="1"/>
      <w:marLeft w:val="0"/>
      <w:marRight w:val="0"/>
      <w:marTop w:val="0"/>
      <w:marBottom w:val="0"/>
      <w:divBdr>
        <w:top w:val="none" w:sz="0" w:space="0" w:color="auto"/>
        <w:left w:val="none" w:sz="0" w:space="0" w:color="auto"/>
        <w:bottom w:val="none" w:sz="0" w:space="0" w:color="auto"/>
        <w:right w:val="none" w:sz="0" w:space="0" w:color="auto"/>
      </w:divBdr>
    </w:div>
    <w:div w:id="2075085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8527aa5d45578aef14ee5cd8d89e6bcc">
  <xsd:schema xmlns:xsd="http://www.w3.org/2001/XMLSchema" xmlns:xs="http://www.w3.org/2001/XMLSchema" xmlns:p="http://schemas.microsoft.com/office/2006/metadata/properties" targetNamespace="http://schemas.microsoft.com/office/2006/metadata/properties" ma:root="true" ma:fieldsID="5b2cdd164d825b3503e39baf1bb8575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B69403-EE89-4F19-B5BF-7ED1B61024D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485A7A2-2B4A-4FD4-8AE5-2A3F082F93C2}"/>
</file>

<file path=customXml/itemProps3.xml><?xml version="1.0" encoding="utf-8"?>
<ds:datastoreItem xmlns:ds="http://schemas.openxmlformats.org/officeDocument/2006/customXml" ds:itemID="{53B63CD4-5D74-4C5F-9089-A8AFED4D56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1</Pages>
  <Words>464</Words>
  <Characters>2649</Characters>
  <Application>Microsoft Office Word</Application>
  <DocSecurity>4</DocSecurity>
  <Lines>22</Lines>
  <Paragraphs>6</Paragraphs>
  <ScaleCrop>false</ScaleCrop>
  <Company/>
  <LinksUpToDate>false</LinksUpToDate>
  <CharactersWithSpaces>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Jessy X Jiang</dc:creator>
  <cp:keywords/>
  <dc:description/>
  <cp:lastModifiedBy>Fiona Xie</cp:lastModifiedBy>
  <cp:revision>120</cp:revision>
  <dcterms:created xsi:type="dcterms:W3CDTF">2022-03-28T05:23:00Z</dcterms:created>
  <dcterms:modified xsi:type="dcterms:W3CDTF">2025-08-05T07:47:00Z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6998100</vt:r8>
  </property>
  <property fmtid="{D5CDD505-2E9C-101B-9397-08002B2CF9AE}" pid="4" name="TriggerFlowInfo">
    <vt:lpwstr/>
  </property>
  <property fmtid="{D5CDD505-2E9C-101B-9397-08002B2CF9AE}" pid="5" name="ComplianceAssetId">
    <vt:lpwstr/>
  </property>
  <property fmtid="{D5CDD505-2E9C-101B-9397-08002B2CF9AE}" pid="6" name="_activity">
    <vt:lpwstr>{"FileActivityType":"6","FileActivityTimeStamp":"2023-08-08T02:48:00.217Z","FileActivityUsersOnPage":[{"DisplayName":"David ZJ Xu","Id":"david.zj.xu@cn.ey.com"}],"FileActivityNavigationId":null}</vt:lpwstr>
  </property>
  <property fmtid="{D5CDD505-2E9C-101B-9397-08002B2CF9AE}" pid="7" name="_ExtendedDescription">
    <vt:lpwstr/>
  </property>
</Properties>
</file>
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9BA0" w14:textId="77777777" w:rsidR="00814941" w:rsidRPr="000B7208" w:rsidRDefault="00814941" w:rsidP="000E3997">
      <w:pPr>
        <w:widowControl w:val="0"/>
        <w:overflowPunct/>
        <w:autoSpaceDE/>
        <w:autoSpaceDN/>
        <w:snapToGrid w:val="0"/>
        <w:spacing w:line="276" w:lineRule="auto"/>
        <w:jc w:val="both"/>
        <w:rPr>
          <w:rFonts w:ascii="Times New Roman" w:hAnsi="Times New Roman" w:cs="Times New Roman"/>
          <w:sz w:val="22"/>
          <w:szCs w:val="22"/>
          <w:lang w:eastAsia="zh-CN"/>
        </w:rPr>
      </w:pPr>
    </w:p>
    <w:p w14:paraId="70F2B3F1" w14:textId="77777777" w:rsidR="00814941" w:rsidRPr="000B7208" w:rsidRDefault="00814941" w:rsidP="000E3997">
      <w:pPr>
        <w:widowControl w:val="0"/>
        <w:overflowPunct/>
        <w:autoSpaceDE/>
        <w:autoSpaceDN/>
        <w:snapToGrid w:val="0"/>
        <w:spacing w:line="276" w:lineRule="auto"/>
        <w:jc w:val="both"/>
        <w:rPr>
          <w:rFonts w:ascii="Times New Roman" w:hAnsi="Times New Roman" w:cs="Times New Roman"/>
          <w:sz w:val="22"/>
          <w:szCs w:val="22"/>
          <w:lang w:eastAsia="zh-CN"/>
        </w:rPr>
      </w:pPr>
    </w:p>
    <w:p w14:paraId="53F9C3AC" w14:textId="214B89B8" w:rsidR="00A30E44" w:rsidRPr="000B7208" w:rsidRDefault="00A30E44" w:rsidP="000E3997">
      <w:pPr>
        <w:widowControl w:val="0"/>
        <w:overflowPunct/>
        <w:autoSpaceDE/>
        <w:autoSpaceDN/>
        <w:snapToGrid w:val="0"/>
        <w:spacing w:line="276" w:lineRule="auto"/>
        <w:jc w:val="both"/>
        <w:rPr>
          <w:rFonts w:ascii="Times New Roman" w:hAnsi="Times New Roman" w:cs="Times New Roman"/>
          <w:sz w:val="22"/>
          <w:szCs w:val="22"/>
          <w:lang w:eastAsia="zh-CN"/>
        </w:rPr>
      </w:pPr>
      <w:r w:rsidRPr="000B7208">
        <w:rPr>
          <w:rFonts w:ascii="Times New Roman" w:hAnsi="Times New Roman" w:cs="Times New Roman"/>
          <w:sz w:val="22"/>
          <w:szCs w:val="22"/>
          <w:lang w:eastAsia="zh-CN"/>
        </w:rPr>
        <w:t xml:space="preserve">[Service </w:t>
      </w:r>
      <w:r w:rsidR="009B5D41" w:rsidRPr="000B7208">
        <w:rPr>
          <w:rFonts w:ascii="Times New Roman" w:hAnsi="Times New Roman" w:cs="Times New Roman"/>
          <w:sz w:val="22"/>
          <w:szCs w:val="22"/>
          <w:lang w:eastAsia="zh-CN"/>
        </w:rPr>
        <w:t xml:space="preserve">organization </w:t>
      </w:r>
      <w:r w:rsidR="00DD27D4" w:rsidRPr="000B7208">
        <w:rPr>
          <w:rFonts w:ascii="Times New Roman" w:hAnsi="Times New Roman" w:cs="Times New Roman"/>
          <w:sz w:val="22"/>
          <w:szCs w:val="22"/>
          <w:lang w:eastAsia="zh-CN"/>
        </w:rPr>
        <w:t>name</w:t>
      </w:r>
      <w:r w:rsidRPr="000B7208">
        <w:rPr>
          <w:rFonts w:ascii="Times New Roman" w:hAnsi="Times New Roman" w:cs="Times New Roman"/>
          <w:sz w:val="22"/>
          <w:szCs w:val="22"/>
          <w:lang w:eastAsia="zh-CN"/>
        </w:rPr>
        <w:t xml:space="preserve">]’s Management Assertion </w:t>
      </w:r>
    </w:p>
    <w:p w14:paraId="2F91D709" w14:textId="77777777" w:rsidR="00814941" w:rsidRPr="000B7208" w:rsidRDefault="00814941" w:rsidP="000E3997">
      <w:pPr>
        <w:widowControl w:val="0"/>
        <w:overflowPunct/>
        <w:autoSpaceDE/>
        <w:autoSpaceDN/>
        <w:snapToGrid w:val="0"/>
        <w:spacing w:line="276" w:lineRule="auto"/>
        <w:jc w:val="both"/>
        <w:rPr>
          <w:rFonts w:ascii="Times New Roman" w:hAnsi="Times New Roman" w:cs="Times New Roman"/>
          <w:sz w:val="22"/>
          <w:szCs w:val="22"/>
          <w:lang w:eastAsia="zh-CN"/>
        </w:rPr>
      </w:pPr>
    </w:p>
    <w:p w14:paraId="2FD48DBA" w14:textId="1560BA22" w:rsidR="00A30E44" w:rsidRPr="000B7208" w:rsidRDefault="00A30E44" w:rsidP="000E3997">
      <w:pPr>
        <w:widowControl w:val="0"/>
        <w:overflowPunct/>
        <w:autoSpaceDE/>
        <w:autoSpaceDN/>
        <w:snapToGrid w:val="0"/>
        <w:spacing w:line="276" w:lineRule="auto"/>
        <w:jc w:val="both"/>
        <w:rPr>
          <w:rFonts w:ascii="Times New Roman" w:hAnsi="Times New Roman" w:cs="Times New Roman"/>
          <w:sz w:val="22"/>
          <w:szCs w:val="22"/>
          <w:lang w:eastAsia="zh-CN"/>
        </w:rPr>
      </w:pPr>
      <w:r w:rsidRPr="000B7208">
        <w:rPr>
          <w:rFonts w:ascii="Times New Roman" w:hAnsi="Times New Roman" w:cs="Times New Roman"/>
          <w:sz w:val="22"/>
          <w:szCs w:val="22"/>
          <w:lang w:eastAsia="zh-CN"/>
        </w:rPr>
        <w:t>[</w:t>
      </w:r>
      <w:r w:rsidR="00F452AC" w:rsidRPr="000B7208">
        <w:rPr>
          <w:rFonts w:ascii="Times New Roman" w:hAnsi="Times New Roman" w:cs="Times New Roman"/>
          <w:sz w:val="22"/>
          <w:szCs w:val="22"/>
          <w:lang w:eastAsia="zh-CN"/>
        </w:rPr>
        <w:t>Date of report</w:t>
      </w:r>
      <w:r w:rsidRPr="000B7208">
        <w:rPr>
          <w:rFonts w:ascii="Times New Roman" w:hAnsi="Times New Roman" w:cs="Times New Roman"/>
          <w:sz w:val="22"/>
          <w:szCs w:val="22"/>
          <w:lang w:eastAsia="zh-CN"/>
        </w:rPr>
        <w:t>]</w:t>
      </w:r>
    </w:p>
    <w:p w14:paraId="4CC03C13" w14:textId="77777777" w:rsidR="00957D1D" w:rsidRPr="000B7208" w:rsidRDefault="00957D1D"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31E9315A" w14:textId="7D5A06A8" w:rsidR="00A30E44" w:rsidRPr="000B7208" w:rsidRDefault="00A30E44" w:rsidP="000E3997">
      <w:pPr>
        <w:widowControl w:val="0"/>
        <w:tabs>
          <w:tab w:val="left" w:pos="360"/>
          <w:tab w:val="left" w:pos="720"/>
          <w:tab w:val="left" w:pos="1080"/>
          <w:tab w:val="left" w:pos="1440"/>
        </w:tabs>
        <w:snapToGrid w:val="0"/>
        <w:spacing w:line="276" w:lineRule="auto"/>
        <w:jc w:val="both"/>
        <w:rPr>
          <w:rFonts w:ascii="Times New Roman" w:hAnsi="Times New Roman" w:cs="Times New Roman"/>
          <w:sz w:val="22"/>
          <w:szCs w:val="22"/>
        </w:rPr>
      </w:pPr>
      <w:bookmarkStart w:id="0" w:name="_DV_M1178"/>
      <w:bookmarkEnd w:id="0"/>
      <w:r w:rsidRPr="4A0413CC">
        <w:rPr>
          <w:rFonts w:ascii="Times New Roman" w:eastAsia="MS Mincho" w:hAnsi="Times New Roman" w:cs="Times New Roman"/>
          <w:sz w:val="22"/>
          <w:szCs w:val="22"/>
          <w:lang w:bidi="he-IL"/>
        </w:rPr>
        <w:t>[Service organization name]</w:t>
      </w:r>
      <w:r w:rsidRPr="4A0413CC">
        <w:rPr>
          <w:rFonts w:ascii="Times New Roman" w:eastAsia="MS Mincho" w:hAnsi="Times New Roman" w:cs="Times New Roman"/>
          <w:b w:val="0"/>
          <w:sz w:val="22"/>
          <w:szCs w:val="22"/>
          <w:lang w:bidi="he-IL"/>
        </w:rPr>
        <w:t xml:space="preserve"> (“</w:t>
      </w:r>
      <w:r w:rsidRPr="4A0413CC">
        <w:rPr>
          <w:rFonts w:ascii="Times New Roman" w:eastAsia="MS Mincho" w:hAnsi="Times New Roman" w:cs="Times New Roman"/>
          <w:sz w:val="22"/>
          <w:szCs w:val="22"/>
          <w:lang w:bidi="he-IL"/>
        </w:rPr>
        <w:t>[Service organization</w:t>
      </w:r>
      <w:r w:rsidRPr="4A0413CC">
        <w:rPr>
          <w:rFonts w:ascii="Times New Roman" w:eastAsiaTheme="minorEastAsia" w:hAnsi="Times New Roman" w:cs="Times New Roman"/>
          <w:sz w:val="22"/>
          <w:szCs w:val="22"/>
          <w:lang w:eastAsia="zh-CN" w:bidi="he-IL"/>
        </w:rPr>
        <w:t xml:space="preserve"> short name</w:t>
      </w:r>
      <w:r w:rsidRPr="4A0413CC">
        <w:rPr>
          <w:rFonts w:ascii="Times New Roman" w:eastAsia="MS Mincho" w:hAnsi="Times New Roman" w:cs="Times New Roman"/>
          <w:sz w:val="22"/>
          <w:szCs w:val="22"/>
          <w:lang w:bidi="he-IL"/>
        </w:rPr>
        <w:t>]</w:t>
      </w:r>
      <w:r w:rsidRPr="4A0413CC">
        <w:rPr>
          <w:rFonts w:ascii="Times New Roman" w:eastAsia="MS Mincho" w:hAnsi="Times New Roman" w:cs="Times New Roman"/>
          <w:b w:val="0"/>
          <w:sz w:val="22"/>
          <w:szCs w:val="22"/>
          <w:lang w:bidi="he-IL"/>
        </w:rPr>
        <w:t xml:space="preserve">” or “we” or the “Service Organization”) has prepared the accompanying </w:t>
      </w:r>
      <w:r w:rsidRPr="4A0413CC">
        <w:rPr>
          <w:rFonts w:ascii="Times New Roman" w:eastAsia="MS Mincho" w:hAnsi="Times New Roman" w:cs="Times New Roman"/>
          <w:b w:val="0"/>
          <w:i/>
          <w:iCs/>
          <w:sz w:val="22"/>
          <w:szCs w:val="22"/>
          <w:lang w:bidi="he-IL"/>
        </w:rPr>
        <w:t xml:space="preserve">Description of </w:t>
      </w:r>
      <w:r w:rsidR="00814941" w:rsidRPr="4A0413CC">
        <w:rPr>
          <w:rFonts w:ascii="Times New Roman" w:eastAsia="MS Mincho" w:hAnsi="Times New Roman" w:cs="Times New Roman"/>
          <w:i/>
          <w:iCs/>
          <w:sz w:val="22"/>
          <w:szCs w:val="22"/>
          <w:lang w:bidi="he-IL"/>
        </w:rPr>
        <w:t>[Service organization name]</w:t>
      </w:r>
      <w:r w:rsidR="00814941" w:rsidRPr="4A0413CC">
        <w:rPr>
          <w:rFonts w:ascii="Times New Roman" w:eastAsia="MS Mincho" w:hAnsi="Times New Roman" w:cs="Times New Roman"/>
          <w:b w:val="0"/>
          <w:i/>
          <w:iCs/>
          <w:sz w:val="22"/>
          <w:szCs w:val="22"/>
          <w:lang w:bidi="he-IL"/>
        </w:rPr>
        <w:t>’s</w:t>
      </w:r>
      <w:r w:rsidR="00814941" w:rsidRPr="4A0413CC">
        <w:rPr>
          <w:rFonts w:ascii="Times New Roman" w:eastAsia="MS Mincho" w:hAnsi="Times New Roman" w:cs="Times New Roman"/>
          <w:i/>
          <w:iCs/>
          <w:sz w:val="22"/>
          <w:szCs w:val="22"/>
          <w:lang w:bidi="he-IL"/>
        </w:rPr>
        <w:t xml:space="preserve"> [</w:t>
      </w:r>
      <w:r w:rsidR="00A76063" w:rsidRPr="4A0413CC">
        <w:rPr>
          <w:rFonts w:ascii="Times New Roman" w:eastAsia="MS Mincho" w:hAnsi="Times New Roman" w:cs="Times New Roman"/>
          <w:i/>
          <w:iCs/>
          <w:sz w:val="22"/>
          <w:szCs w:val="22"/>
          <w:lang w:bidi="he-IL"/>
        </w:rPr>
        <w:t>Service organization</w:t>
      </w:r>
      <w:r w:rsidR="00A76063" w:rsidRPr="4A0413CC">
        <w:rPr>
          <w:rFonts w:ascii="Times New Roman" w:eastAsiaTheme="minorEastAsia" w:hAnsi="Times New Roman" w:cs="Times New Roman"/>
          <w:i/>
          <w:iCs/>
          <w:sz w:val="22"/>
          <w:szCs w:val="22"/>
          <w:lang w:eastAsia="zh-CN" w:bidi="he-IL"/>
        </w:rPr>
        <w:t>’</w:t>
      </w:r>
      <w:r w:rsidR="00A76063" w:rsidRPr="4A0413CC">
        <w:rPr>
          <w:rFonts w:ascii="Times New Roman" w:eastAsia="MS Mincho" w:hAnsi="Times New Roman" w:cs="Times New Roman"/>
          <w:i/>
          <w:iCs/>
          <w:sz w:val="22"/>
          <w:szCs w:val="22"/>
          <w:lang w:bidi="he-IL"/>
        </w:rPr>
        <w:t>s system</w:t>
      </w:r>
      <w:r w:rsidR="00814941" w:rsidRPr="4A0413CC">
        <w:rPr>
          <w:rFonts w:ascii="Times New Roman" w:eastAsia="MS Mincho" w:hAnsi="Times New Roman" w:cs="Times New Roman"/>
          <w:i/>
          <w:iCs/>
          <w:sz w:val="22"/>
          <w:szCs w:val="22"/>
          <w:lang w:bidi="he-IL"/>
        </w:rPr>
        <w:t>]</w:t>
      </w:r>
      <w:r w:rsidR="008D4F89" w:rsidRPr="4A0413CC">
        <w:rPr>
          <w:rFonts w:ascii="Times New Roman" w:eastAsia="华文楷体" w:hAnsi="Times New Roman" w:cs="Times New Roman"/>
          <w:b w:val="0"/>
          <w:i/>
          <w:iCs/>
          <w:sz w:val="22"/>
          <w:szCs w:val="22"/>
          <w:lang w:bidi="he-IL"/>
        </w:rPr>
        <w:t xml:space="preserve"> Relevant to </w:t>
      </w:r>
      <w:commentRangeStart w:id="1"/>
      <w:r w:rsidR="005A32EF" w:rsidRPr="4A0413CC">
        <w:rPr>
          <w:rFonts w:ascii="Times New Roman" w:eastAsia="华文楷体" w:hAnsi="Times New Roman" w:cs="Times New Roman"/>
          <w:i/>
          <w:iCs/>
          <w:sz w:val="22"/>
          <w:szCs w:val="22"/>
          <w:lang w:bidi="he-IL"/>
        </w:rPr>
        <w:t>[</w:t>
      </w:r>
      <w:r w:rsidR="008D4F89" w:rsidRPr="4A0413CC">
        <w:rPr>
          <w:rFonts w:ascii="Times New Roman" w:eastAsia="华文楷体" w:hAnsi="Times New Roman" w:cs="Times New Roman"/>
          <w:i/>
          <w:iCs/>
          <w:sz w:val="22"/>
          <w:szCs w:val="22"/>
          <w:lang w:bidi="he-IL"/>
        </w:rPr>
        <w:t xml:space="preserve">Security, Availability, </w:t>
      </w:r>
      <w:r w:rsidR="005A32EF" w:rsidRPr="4A0413CC">
        <w:rPr>
          <w:rFonts w:ascii="Times New Roman" w:eastAsia="华文楷体" w:hAnsi="Times New Roman" w:cs="Times New Roman"/>
          <w:i/>
          <w:iCs/>
          <w:sz w:val="22"/>
          <w:szCs w:val="22"/>
          <w:lang w:bidi="he-IL"/>
        </w:rPr>
        <w:t>Processing In</w:t>
      </w:r>
      <w:r w:rsidR="0035413C" w:rsidRPr="4A0413CC">
        <w:rPr>
          <w:rFonts w:ascii="Times New Roman" w:eastAsia="华文楷体" w:hAnsi="Times New Roman" w:cs="Times New Roman"/>
          <w:i/>
          <w:iCs/>
          <w:sz w:val="22"/>
          <w:szCs w:val="22"/>
          <w:lang w:bidi="he-IL"/>
        </w:rPr>
        <w:t xml:space="preserve">tegrity, </w:t>
      </w:r>
      <w:r w:rsidR="008D4F89" w:rsidRPr="4A0413CC">
        <w:rPr>
          <w:rFonts w:ascii="Times New Roman" w:eastAsia="华文楷体" w:hAnsi="Times New Roman" w:cs="Times New Roman"/>
          <w:i/>
          <w:iCs/>
          <w:sz w:val="22"/>
          <w:szCs w:val="22"/>
          <w:lang w:bidi="he-IL"/>
        </w:rPr>
        <w:t xml:space="preserve">Confidentiality, </w:t>
      </w:r>
      <w:r w:rsidR="008D4F89" w:rsidRPr="4A0413CC">
        <w:rPr>
          <w:rFonts w:ascii="Times New Roman" w:eastAsia="华文楷体" w:hAnsi="Times New Roman" w:cs="Times New Roman"/>
          <w:b w:val="0"/>
          <w:i/>
          <w:iCs/>
          <w:sz w:val="22"/>
          <w:szCs w:val="22"/>
          <w:lang w:bidi="he-IL"/>
        </w:rPr>
        <w:t>and</w:t>
      </w:r>
      <w:r w:rsidR="008D4F89" w:rsidRPr="4A0413CC">
        <w:rPr>
          <w:rFonts w:ascii="Times New Roman" w:eastAsia="华文楷体" w:hAnsi="Times New Roman" w:cs="Times New Roman"/>
          <w:i/>
          <w:iCs/>
          <w:sz w:val="22"/>
          <w:szCs w:val="22"/>
          <w:lang w:bidi="he-IL"/>
        </w:rPr>
        <w:t xml:space="preserve"> Privacy</w:t>
      </w:r>
      <w:r w:rsidR="005A32EF" w:rsidRPr="4A0413CC">
        <w:rPr>
          <w:rFonts w:ascii="Times New Roman" w:eastAsia="华文楷体" w:hAnsi="Times New Roman" w:cs="Times New Roman"/>
          <w:i/>
          <w:iCs/>
          <w:sz w:val="22"/>
          <w:szCs w:val="22"/>
          <w:lang w:bidi="he-IL"/>
        </w:rPr>
        <w:t>]</w:t>
      </w:r>
      <w:commentRangeEnd w:id="1"/>
      <w:r>
        <w:rPr>
          <w:rStyle w:val="a9"/>
        </w:rPr>
        <w:commentReference w:id="1"/>
      </w:r>
      <w:r w:rsidR="008D4F89" w:rsidRPr="4A0413CC">
        <w:rPr>
          <w:rFonts w:ascii="Times New Roman" w:eastAsia="华文楷体" w:hAnsi="Times New Roman" w:cs="Times New Roman"/>
          <w:b w:val="0"/>
          <w:i/>
          <w:iCs/>
          <w:sz w:val="22"/>
          <w:szCs w:val="22"/>
          <w:lang w:bidi="he-IL"/>
        </w:rPr>
        <w:t xml:space="preserve"> throughout the Period</w:t>
      </w:r>
      <w:r w:rsidR="008D4F89" w:rsidRPr="4A0413CC">
        <w:rPr>
          <w:rFonts w:ascii="Times New Roman" w:eastAsia="华文楷体" w:hAnsi="Times New Roman" w:cs="Times New Roman"/>
          <w:b w:val="0"/>
          <w:i/>
          <w:iCs/>
          <w:sz w:val="22"/>
          <w:szCs w:val="22"/>
          <w:lang w:eastAsia="zh-CN" w:bidi="he-IL"/>
        </w:rPr>
        <w:t xml:space="preserve"> </w:t>
      </w:r>
      <w:r w:rsidR="008D4F89" w:rsidRPr="4A0413CC">
        <w:rPr>
          <w:rFonts w:ascii="Times New Roman" w:eastAsia="华文楷体" w:hAnsi="Times New Roman" w:cs="Times New Roman"/>
          <w:i/>
          <w:iCs/>
          <w:sz w:val="22"/>
          <w:szCs w:val="22"/>
          <w:lang w:eastAsia="zh-CN" w:bidi="he-IL"/>
        </w:rPr>
        <w:t>[date]</w:t>
      </w:r>
      <w:r w:rsidR="008D4F89" w:rsidRPr="4A0413CC">
        <w:rPr>
          <w:rFonts w:ascii="Times New Roman" w:eastAsia="华文楷体" w:hAnsi="Times New Roman" w:cs="Times New Roman"/>
          <w:b w:val="0"/>
          <w:i/>
          <w:iCs/>
          <w:sz w:val="22"/>
          <w:szCs w:val="22"/>
          <w:lang w:bidi="he-IL"/>
        </w:rPr>
        <w:t xml:space="preserve"> to </w:t>
      </w:r>
      <w:r w:rsidR="008D4F89" w:rsidRPr="4A0413CC">
        <w:rPr>
          <w:rFonts w:ascii="Times New Roman" w:eastAsia="华文楷体" w:hAnsi="Times New Roman" w:cs="Times New Roman"/>
          <w:i/>
          <w:iCs/>
          <w:sz w:val="22"/>
          <w:szCs w:val="22"/>
          <w:lang w:eastAsia="zh-CN" w:bidi="he-IL"/>
        </w:rPr>
        <w:t>[date]</w:t>
      </w:r>
      <w:r w:rsidRPr="4A0413CC">
        <w:rPr>
          <w:rFonts w:ascii="Times New Roman" w:eastAsia="MS Mincho" w:hAnsi="Times New Roman" w:cs="Times New Roman"/>
          <w:b w:val="0"/>
          <w:sz w:val="22"/>
          <w:szCs w:val="22"/>
          <w:lang w:bidi="he-IL"/>
        </w:rPr>
        <w:t xml:space="preserve"> (</w:t>
      </w:r>
      <w:r w:rsidR="00EF65CA" w:rsidRPr="4A0413CC">
        <w:rPr>
          <w:rFonts w:ascii="Times New Roman" w:eastAsia="MS Mincho" w:hAnsi="Times New Roman" w:cs="Times New Roman"/>
          <w:b w:val="0"/>
          <w:sz w:val="22"/>
          <w:szCs w:val="22"/>
          <w:lang w:bidi="he-IL"/>
        </w:rPr>
        <w:t>the “Description”</w:t>
      </w:r>
      <w:r w:rsidRPr="4A0413CC">
        <w:rPr>
          <w:rFonts w:ascii="Times New Roman" w:eastAsia="MS Mincho" w:hAnsi="Times New Roman" w:cs="Times New Roman"/>
          <w:b w:val="0"/>
          <w:sz w:val="22"/>
          <w:szCs w:val="22"/>
          <w:lang w:bidi="he-IL"/>
        </w:rPr>
        <w:t>)</w:t>
      </w:r>
      <w:r w:rsidR="00814941" w:rsidRPr="4A0413CC">
        <w:rPr>
          <w:rFonts w:ascii="Times New Roman" w:eastAsia="MS Mincho" w:hAnsi="Times New Roman" w:cs="Times New Roman"/>
          <w:b w:val="0"/>
          <w:sz w:val="22"/>
          <w:szCs w:val="22"/>
          <w:lang w:bidi="he-IL"/>
        </w:rPr>
        <w:t>,</w:t>
      </w:r>
      <w:r w:rsidRPr="4A0413CC">
        <w:rPr>
          <w:rFonts w:ascii="Times New Roman" w:eastAsia="MS Mincho" w:hAnsi="Times New Roman" w:cs="Times New Roman"/>
          <w:b w:val="0"/>
          <w:sz w:val="22"/>
          <w:szCs w:val="22"/>
          <w:lang w:bidi="he-IL"/>
        </w:rPr>
        <w:t xml:space="preserve"> </w:t>
      </w:r>
      <w:bookmarkStart w:id="2" w:name="_DV_M1180"/>
      <w:bookmarkEnd w:id="2"/>
      <w:r w:rsidRPr="4A0413CC">
        <w:rPr>
          <w:rFonts w:ascii="Times New Roman" w:eastAsia="MS Mincho" w:hAnsi="Times New Roman" w:cs="Times New Roman"/>
          <w:b w:val="0"/>
          <w:sz w:val="22"/>
          <w:szCs w:val="22"/>
          <w:lang w:bidi="he-IL"/>
        </w:rPr>
        <w:t xml:space="preserve">in accordance with the criteria for a description </w:t>
      </w:r>
      <w:r w:rsidRPr="4A0413CC">
        <w:rPr>
          <w:rFonts w:ascii="Times New Roman" w:eastAsia="MS Mincho" w:hAnsi="Times New Roman" w:cs="Times New Roman"/>
          <w:b w:val="0"/>
          <w:sz w:val="22"/>
          <w:szCs w:val="22"/>
        </w:rPr>
        <w:t xml:space="preserve">of </w:t>
      </w:r>
      <w:r w:rsidRPr="4A0413CC">
        <w:rPr>
          <w:rFonts w:ascii="Times New Roman" w:eastAsia="MS Mincho" w:hAnsi="Times New Roman" w:cs="Times New Roman"/>
          <w:b w:val="0"/>
          <w:sz w:val="22"/>
          <w:szCs w:val="22"/>
          <w:lang w:bidi="he-IL"/>
        </w:rPr>
        <w:t xml:space="preserve">a service </w:t>
      </w:r>
      <w:r w:rsidRPr="4A0413CC">
        <w:rPr>
          <w:rFonts w:ascii="Times New Roman" w:eastAsia="MS Mincho" w:hAnsi="Times New Roman" w:cs="Times New Roman"/>
          <w:b w:val="0"/>
          <w:sz w:val="22"/>
          <w:szCs w:val="22"/>
        </w:rPr>
        <w:t>organization’s system</w:t>
      </w:r>
      <w:r w:rsidRPr="4A0413CC">
        <w:rPr>
          <w:rFonts w:ascii="Times New Roman" w:eastAsia="MS Mincho" w:hAnsi="Times New Roman" w:cs="Times New Roman"/>
          <w:b w:val="0"/>
          <w:sz w:val="22"/>
          <w:szCs w:val="22"/>
          <w:lang w:bidi="he-IL"/>
        </w:rPr>
        <w:t xml:space="preserve"> set forth in the Description Criteria DC section 200</w:t>
      </w:r>
      <w:r w:rsidR="00C941F2" w:rsidRPr="4A0413CC">
        <w:rPr>
          <w:rFonts w:ascii="Times New Roman" w:eastAsia="MS Mincho" w:hAnsi="Times New Roman" w:cs="Times New Roman"/>
          <w:b w:val="0"/>
          <w:sz w:val="22"/>
          <w:szCs w:val="22"/>
          <w:lang w:bidi="he-IL"/>
        </w:rPr>
        <w:t>,</w:t>
      </w:r>
      <w:r w:rsidRPr="4A0413CC">
        <w:rPr>
          <w:rFonts w:ascii="Times New Roman" w:eastAsia="MS Mincho" w:hAnsi="Times New Roman" w:cs="Times New Roman"/>
          <w:b w:val="0"/>
          <w:sz w:val="22"/>
          <w:szCs w:val="22"/>
          <w:lang w:bidi="he-IL"/>
        </w:rPr>
        <w:t xml:space="preserve"> </w:t>
      </w:r>
      <w:r w:rsidRPr="4A0413CC">
        <w:rPr>
          <w:rFonts w:ascii="Times New Roman" w:eastAsia="MS Mincho" w:hAnsi="Times New Roman" w:cs="Times New Roman"/>
          <w:b w:val="0"/>
          <w:i/>
          <w:iCs/>
          <w:sz w:val="22"/>
          <w:szCs w:val="22"/>
          <w:lang w:bidi="he-IL"/>
        </w:rPr>
        <w:t>2018 Description Criteria for a Description of a Service Organization’s System in a SOC 2 Report</w:t>
      </w:r>
      <w:r w:rsidRPr="4A0413CC">
        <w:rPr>
          <w:rFonts w:ascii="Times New Roman" w:eastAsia="MS Mincho" w:hAnsi="Times New Roman" w:cs="Times New Roman"/>
          <w:b w:val="0"/>
          <w:sz w:val="22"/>
          <w:szCs w:val="22"/>
          <w:lang w:bidi="he-IL"/>
        </w:rPr>
        <w:t xml:space="preserve"> (</w:t>
      </w:r>
      <w:r w:rsidR="00EF65CA" w:rsidRPr="4A0413CC">
        <w:rPr>
          <w:rFonts w:ascii="Times New Roman" w:eastAsia="MS Mincho" w:hAnsi="Times New Roman" w:cs="Times New Roman"/>
          <w:b w:val="0"/>
          <w:sz w:val="22"/>
          <w:szCs w:val="22"/>
          <w:lang w:bidi="he-IL"/>
        </w:rPr>
        <w:t>the “</w:t>
      </w:r>
      <w:r w:rsidRPr="4A0413CC">
        <w:rPr>
          <w:rFonts w:ascii="Times New Roman" w:eastAsia="MS Mincho" w:hAnsi="Times New Roman" w:cs="Times New Roman"/>
          <w:b w:val="0"/>
          <w:sz w:val="22"/>
          <w:szCs w:val="22"/>
          <w:lang w:bidi="he-IL"/>
        </w:rPr>
        <w:t>Description Criteria</w:t>
      </w:r>
      <w:r w:rsidR="00EF65CA" w:rsidRPr="4A0413CC">
        <w:rPr>
          <w:rFonts w:ascii="Times New Roman" w:eastAsia="MS Mincho" w:hAnsi="Times New Roman" w:cs="Times New Roman"/>
          <w:b w:val="0"/>
          <w:sz w:val="22"/>
          <w:szCs w:val="22"/>
          <w:lang w:bidi="he-IL"/>
        </w:rPr>
        <w:t>”</w:t>
      </w:r>
      <w:r w:rsidRPr="4A0413CC">
        <w:rPr>
          <w:rFonts w:ascii="Times New Roman" w:eastAsia="MS Mincho" w:hAnsi="Times New Roman" w:cs="Times New Roman"/>
          <w:b w:val="0"/>
          <w:sz w:val="22"/>
          <w:szCs w:val="22"/>
          <w:lang w:bidi="he-IL"/>
        </w:rPr>
        <w:t>).</w:t>
      </w:r>
      <w:bookmarkStart w:id="3" w:name="_DV_M1181"/>
      <w:bookmarkEnd w:id="3"/>
      <w:r w:rsidRPr="4A0413CC">
        <w:rPr>
          <w:rFonts w:ascii="Times New Roman" w:eastAsia="MS Mincho" w:hAnsi="Times New Roman" w:cs="Times New Roman"/>
          <w:b w:val="0"/>
          <w:sz w:val="22"/>
          <w:szCs w:val="22"/>
          <w:lang w:bidi="he-IL"/>
        </w:rPr>
        <w:t xml:space="preserve"> The Description is intended to provide </w:t>
      </w:r>
      <w:bookmarkStart w:id="4" w:name="_DV_C1386"/>
      <w:r w:rsidRPr="4A0413CC">
        <w:rPr>
          <w:rFonts w:ascii="Times New Roman" w:eastAsia="MS Mincho" w:hAnsi="Times New Roman" w:cs="Times New Roman"/>
          <w:b w:val="0"/>
          <w:sz w:val="22"/>
          <w:szCs w:val="22"/>
          <w:lang w:bidi="he-IL"/>
        </w:rPr>
        <w:t xml:space="preserve">report users with information about </w:t>
      </w:r>
      <w:r w:rsidR="00814941" w:rsidRPr="4A0413CC">
        <w:rPr>
          <w:rFonts w:ascii="Times New Roman" w:eastAsia="MS Mincho" w:hAnsi="Times New Roman" w:cs="Times New Roman"/>
          <w:sz w:val="22"/>
          <w:szCs w:val="22"/>
          <w:highlight w:val="yellow"/>
          <w:lang w:bidi="he-IL"/>
          <w:rPrChange w:id="5" w:author="Sussie Liu" w:date="2024-06-21T20:45:00Z">
            <w:rPr>
              <w:rFonts w:ascii="Times New Roman" w:eastAsia="MS Mincho" w:hAnsi="Times New Roman" w:cs="Times New Roman"/>
              <w:sz w:val="22"/>
              <w:szCs w:val="22"/>
              <w:lang w:bidi="he-IL"/>
            </w:rPr>
          </w:rPrChange>
        </w:rPr>
        <w:t>[Service organization short name]</w:t>
      </w:r>
      <w:r w:rsidR="00814941" w:rsidRPr="4A0413CC">
        <w:rPr>
          <w:rFonts w:ascii="Times New Roman" w:eastAsia="MS Mincho" w:hAnsi="Times New Roman" w:cs="Times New Roman"/>
          <w:b w:val="0"/>
          <w:sz w:val="22"/>
          <w:szCs w:val="22"/>
          <w:highlight w:val="yellow"/>
          <w:lang w:bidi="he-IL"/>
          <w:rPrChange w:id="6" w:author="Sussie Liu" w:date="2024-06-21T20:45:00Z">
            <w:rPr>
              <w:rFonts w:ascii="Times New Roman" w:eastAsia="MS Mincho" w:hAnsi="Times New Roman" w:cs="Times New Roman"/>
              <w:b w:val="0"/>
              <w:sz w:val="22"/>
              <w:szCs w:val="22"/>
              <w:lang w:bidi="he-IL"/>
            </w:rPr>
          </w:rPrChange>
        </w:rPr>
        <w:t>’</w:t>
      </w:r>
      <w:r w:rsidR="00814941" w:rsidRPr="4A0413CC">
        <w:rPr>
          <w:rFonts w:ascii="Times New Roman" w:eastAsia="MS Mincho" w:hAnsi="Times New Roman" w:cs="Times New Roman"/>
          <w:b w:val="0"/>
          <w:sz w:val="22"/>
          <w:szCs w:val="22"/>
          <w:lang w:bidi="he-IL"/>
        </w:rPr>
        <w:t xml:space="preserve">s </w:t>
      </w:r>
      <w:r w:rsidRPr="4A0413CC">
        <w:rPr>
          <w:rFonts w:ascii="Times New Roman" w:eastAsia="MS Mincho" w:hAnsi="Times New Roman" w:cs="Times New Roman"/>
          <w:sz w:val="22"/>
          <w:szCs w:val="22"/>
          <w:lang w:bidi="he-IL"/>
        </w:rPr>
        <w:t>[</w:t>
      </w:r>
      <w:r w:rsidR="00E5173A" w:rsidRPr="4A0413CC">
        <w:rPr>
          <w:rFonts w:ascii="Times New Roman" w:eastAsia="MS Mincho" w:hAnsi="Times New Roman" w:cs="Times New Roman"/>
          <w:sz w:val="22"/>
          <w:szCs w:val="22"/>
          <w:lang w:bidi="he-IL"/>
        </w:rPr>
        <w:t>Service organization</w:t>
      </w:r>
      <w:r w:rsidR="00E5173A" w:rsidRPr="4A0413CC">
        <w:rPr>
          <w:rFonts w:ascii="Times New Roman" w:eastAsiaTheme="minorEastAsia" w:hAnsi="Times New Roman" w:cs="Times New Roman"/>
          <w:sz w:val="22"/>
          <w:szCs w:val="22"/>
          <w:lang w:eastAsia="zh-CN" w:bidi="he-IL"/>
        </w:rPr>
        <w:t>’</w:t>
      </w:r>
      <w:r w:rsidR="00E5173A" w:rsidRPr="4A0413CC">
        <w:rPr>
          <w:rFonts w:ascii="Times New Roman" w:eastAsia="MS Mincho" w:hAnsi="Times New Roman" w:cs="Times New Roman"/>
          <w:sz w:val="22"/>
          <w:szCs w:val="22"/>
          <w:lang w:bidi="he-IL"/>
        </w:rPr>
        <w:t>s system</w:t>
      </w:r>
      <w:r w:rsidRPr="4A0413CC">
        <w:rPr>
          <w:rFonts w:ascii="Times New Roman" w:eastAsia="MS Mincho" w:hAnsi="Times New Roman" w:cs="Times New Roman"/>
          <w:sz w:val="22"/>
          <w:szCs w:val="22"/>
          <w:lang w:bidi="he-IL"/>
        </w:rPr>
        <w:t>]</w:t>
      </w:r>
      <w:r w:rsidRPr="4A0413CC">
        <w:rPr>
          <w:rFonts w:ascii="Times New Roman" w:eastAsia="MS Mincho" w:hAnsi="Times New Roman" w:cs="Times New Roman"/>
          <w:b w:val="0"/>
          <w:sz w:val="22"/>
          <w:szCs w:val="22"/>
          <w:lang w:bidi="he-IL"/>
        </w:rPr>
        <w:t xml:space="preserve"> (</w:t>
      </w:r>
      <w:r w:rsidR="00EF65CA" w:rsidRPr="4A0413CC">
        <w:rPr>
          <w:rFonts w:ascii="Times New Roman" w:eastAsia="MS Mincho" w:hAnsi="Times New Roman" w:cs="Times New Roman"/>
          <w:b w:val="0"/>
          <w:sz w:val="22"/>
          <w:szCs w:val="22"/>
          <w:lang w:bidi="he-IL"/>
        </w:rPr>
        <w:t>the “</w:t>
      </w:r>
      <w:r w:rsidRPr="4A0413CC">
        <w:rPr>
          <w:rFonts w:ascii="Times New Roman" w:eastAsia="MS Mincho" w:hAnsi="Times New Roman" w:cs="Times New Roman"/>
          <w:b w:val="0"/>
          <w:sz w:val="22"/>
          <w:szCs w:val="22"/>
          <w:lang w:bidi="he-IL"/>
        </w:rPr>
        <w:t>System</w:t>
      </w:r>
      <w:r w:rsidR="00EF65CA" w:rsidRPr="4A0413CC">
        <w:rPr>
          <w:rFonts w:ascii="Times New Roman" w:eastAsia="MS Mincho" w:hAnsi="Times New Roman" w:cs="Times New Roman"/>
          <w:b w:val="0"/>
          <w:sz w:val="22"/>
          <w:szCs w:val="22"/>
          <w:lang w:bidi="he-IL"/>
        </w:rPr>
        <w:t>”</w:t>
      </w:r>
      <w:r w:rsidRPr="4A0413CC">
        <w:rPr>
          <w:rFonts w:ascii="Times New Roman" w:eastAsia="MS Mincho" w:hAnsi="Times New Roman" w:cs="Times New Roman"/>
          <w:b w:val="0"/>
          <w:sz w:val="22"/>
          <w:szCs w:val="22"/>
          <w:lang w:bidi="he-IL"/>
        </w:rPr>
        <w:t xml:space="preserve">) that may be useful when assessing the risks arising from interactions with the System, particularly information about system controls that the Service Organization has designed, implemented and operated to provide reasonable assurance that its service commitments and system requirements were achieved based on </w:t>
      </w:r>
      <w:r w:rsidRPr="4A0413CC">
        <w:rPr>
          <w:rFonts w:ascii="Times New Roman" w:eastAsia="MS Mincho" w:hAnsi="Times New Roman" w:cs="Times New Roman"/>
          <w:b w:val="0"/>
          <w:sz w:val="22"/>
          <w:szCs w:val="22"/>
        </w:rPr>
        <w:t>the trust services</w:t>
      </w:r>
      <w:r w:rsidRPr="4A0413CC">
        <w:rPr>
          <w:rFonts w:ascii="Times New Roman" w:eastAsia="MS Mincho" w:hAnsi="Times New Roman" w:cs="Times New Roman"/>
          <w:sz w:val="22"/>
          <w:szCs w:val="22"/>
        </w:rPr>
        <w:t xml:space="preserve"> </w:t>
      </w:r>
      <w:bookmarkEnd w:id="4"/>
      <w:r w:rsidRPr="4A0413CC">
        <w:rPr>
          <w:rFonts w:ascii="Times New Roman" w:eastAsia="MS Mincho" w:hAnsi="Times New Roman" w:cs="Times New Roman"/>
          <w:b w:val="0"/>
          <w:sz w:val="22"/>
          <w:szCs w:val="22"/>
          <w:lang w:bidi="he-IL"/>
        </w:rPr>
        <w:t xml:space="preserve">criteria </w:t>
      </w:r>
      <w:r w:rsidR="00385826" w:rsidRPr="4A0413CC">
        <w:rPr>
          <w:rFonts w:ascii="Times New Roman" w:eastAsia="MS Mincho" w:hAnsi="Times New Roman" w:cs="Times New Roman"/>
          <w:b w:val="0"/>
          <w:sz w:val="22"/>
          <w:szCs w:val="22"/>
          <w:lang w:bidi="he-IL"/>
        </w:rPr>
        <w:t xml:space="preserve">relevant to </w:t>
      </w:r>
      <w:commentRangeStart w:id="7"/>
      <w:r w:rsidRPr="4A0413CC">
        <w:rPr>
          <w:rFonts w:ascii="Times New Roman" w:hAnsi="Times New Roman" w:cs="Times New Roman"/>
          <w:sz w:val="22"/>
          <w:szCs w:val="22"/>
        </w:rPr>
        <w:t>[security, availability, processing integrity, confidentiality</w:t>
      </w:r>
      <w:r w:rsidRPr="4A0413CC">
        <w:rPr>
          <w:rFonts w:ascii="Times New Roman" w:hAnsi="Times New Roman" w:cs="Times New Roman"/>
          <w:b w:val="0"/>
          <w:sz w:val="22"/>
          <w:szCs w:val="22"/>
        </w:rPr>
        <w:t xml:space="preserve">, and </w:t>
      </w:r>
      <w:r w:rsidRPr="4A0413CC">
        <w:rPr>
          <w:rFonts w:ascii="Times New Roman" w:hAnsi="Times New Roman" w:cs="Times New Roman"/>
          <w:sz w:val="22"/>
          <w:szCs w:val="22"/>
        </w:rPr>
        <w:t>privacy]</w:t>
      </w:r>
      <w:commentRangeEnd w:id="7"/>
      <w:r>
        <w:rPr>
          <w:rStyle w:val="a9"/>
        </w:rPr>
        <w:commentReference w:id="7"/>
      </w:r>
      <w:r w:rsidRPr="4A0413CC">
        <w:rPr>
          <w:rFonts w:ascii="Times New Roman" w:hAnsi="Times New Roman" w:cs="Times New Roman"/>
          <w:b w:val="0"/>
          <w:sz w:val="22"/>
          <w:szCs w:val="22"/>
        </w:rPr>
        <w:t xml:space="preserve"> set forth in TSP section 100, </w:t>
      </w:r>
      <w:r w:rsidRPr="4A0413CC">
        <w:rPr>
          <w:rFonts w:ascii="Times New Roman" w:hAnsi="Times New Roman" w:cs="Times New Roman"/>
          <w:b w:val="0"/>
          <w:i/>
          <w:iCs/>
          <w:sz w:val="22"/>
          <w:szCs w:val="22"/>
        </w:rPr>
        <w:t>2017 Trust Services Criteria for Security, Availability, Processing Integrity, Confidentiality, and Privacy</w:t>
      </w:r>
      <w:del w:id="8" w:author="Stella TY Shen" w:date="2023-11-29T14:37:00Z">
        <w:r w:rsidRPr="4A0413CC" w:rsidDel="00A30E44">
          <w:rPr>
            <w:rFonts w:ascii="Times New Roman" w:hAnsi="Times New Roman" w:cs="Times New Roman"/>
            <w:b w:val="0"/>
            <w:sz w:val="22"/>
            <w:szCs w:val="22"/>
          </w:rPr>
          <w:delText xml:space="preserve"> </w:delText>
        </w:r>
      </w:del>
      <w:r w:rsidR="00385826" w:rsidRPr="4A0413CC">
        <w:rPr>
          <w:rFonts w:ascii="Times New Roman" w:hAnsi="Times New Roman" w:cs="Times New Roman"/>
          <w:b w:val="0"/>
          <w:sz w:val="22"/>
          <w:szCs w:val="22"/>
        </w:rPr>
        <w:t xml:space="preserve">, in AICPA Trust Services Criteria </w:t>
      </w:r>
      <w:r w:rsidRPr="4A0413CC">
        <w:rPr>
          <w:rFonts w:ascii="Times New Roman" w:hAnsi="Times New Roman" w:cs="Times New Roman"/>
          <w:b w:val="0"/>
          <w:sz w:val="22"/>
          <w:szCs w:val="22"/>
        </w:rPr>
        <w:t>(</w:t>
      </w:r>
      <w:r w:rsidR="00EF65CA" w:rsidRPr="4A0413CC">
        <w:rPr>
          <w:rFonts w:ascii="Times New Roman" w:hAnsi="Times New Roman" w:cs="Times New Roman"/>
          <w:b w:val="0"/>
          <w:sz w:val="22"/>
          <w:szCs w:val="22"/>
        </w:rPr>
        <w:t>the “</w:t>
      </w:r>
      <w:r w:rsidRPr="4A0413CC">
        <w:rPr>
          <w:rFonts w:ascii="Times New Roman" w:hAnsi="Times New Roman" w:cs="Times New Roman"/>
          <w:b w:val="0"/>
          <w:sz w:val="22"/>
          <w:szCs w:val="22"/>
        </w:rPr>
        <w:t>applicable trust services criteria</w:t>
      </w:r>
      <w:r w:rsidR="00EF65CA" w:rsidRPr="4A0413CC">
        <w:rPr>
          <w:rFonts w:ascii="Times New Roman" w:hAnsi="Times New Roman" w:cs="Times New Roman"/>
          <w:b w:val="0"/>
          <w:sz w:val="22"/>
          <w:szCs w:val="22"/>
        </w:rPr>
        <w:t>”</w:t>
      </w:r>
      <w:r w:rsidRPr="4A0413CC">
        <w:rPr>
          <w:rFonts w:ascii="Times New Roman" w:hAnsi="Times New Roman" w:cs="Times New Roman"/>
          <w:b w:val="0"/>
          <w:sz w:val="22"/>
          <w:szCs w:val="22"/>
        </w:rPr>
        <w:t>).</w:t>
      </w:r>
      <w:r w:rsidRPr="4A0413CC">
        <w:rPr>
          <w:rFonts w:ascii="Times New Roman" w:eastAsia="MS Mincho" w:hAnsi="Times New Roman" w:cs="Times New Roman"/>
          <w:b w:val="0"/>
          <w:sz w:val="22"/>
          <w:szCs w:val="22"/>
          <w:lang w:bidi="he-IL"/>
        </w:rPr>
        <w:t xml:space="preserve"> </w:t>
      </w:r>
    </w:p>
    <w:p w14:paraId="2B86CBC1" w14:textId="6D436D59" w:rsidR="00A433F9" w:rsidRPr="000B7208" w:rsidRDefault="00A433F9" w:rsidP="000E3997">
      <w:pPr>
        <w:widowControl w:val="0"/>
        <w:tabs>
          <w:tab w:val="left" w:pos="360"/>
          <w:tab w:val="left" w:pos="720"/>
          <w:tab w:val="left" w:pos="1080"/>
          <w:tab w:val="left" w:pos="1440"/>
        </w:tabs>
        <w:snapToGrid w:val="0"/>
        <w:spacing w:line="276" w:lineRule="auto"/>
        <w:jc w:val="both"/>
        <w:rPr>
          <w:rFonts w:ascii="Times New Roman" w:hAnsi="Times New Roman" w:cs="Times New Roman"/>
          <w:sz w:val="22"/>
          <w:szCs w:val="22"/>
        </w:rPr>
      </w:pPr>
    </w:p>
    <w:p w14:paraId="696516DC" w14:textId="34D6FB7B" w:rsidR="00385826" w:rsidRDefault="00385826"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r w:rsidRPr="00286C08">
        <w:rPr>
          <w:rFonts w:ascii="Times New Roman" w:eastAsia="MS Mincho" w:hAnsi="Times New Roman" w:cs="Times New Roman"/>
          <w:bCs/>
          <w:sz w:val="22"/>
          <w:szCs w:val="22"/>
          <w:lang w:bidi="he-IL"/>
        </w:rPr>
        <w:t>[Service organization short name]</w:t>
      </w:r>
      <w:r w:rsidRPr="00135BDA">
        <w:rPr>
          <w:rFonts w:ascii="Times New Roman" w:eastAsia="MS Mincho" w:hAnsi="Times New Roman" w:cs="Times New Roman"/>
          <w:b w:val="0"/>
          <w:sz w:val="22"/>
          <w:szCs w:val="22"/>
          <w:lang w:bidi="he-IL"/>
        </w:rPr>
        <w:t xml:space="preserve"> uses </w:t>
      </w:r>
      <w:r w:rsidRPr="00286C08">
        <w:rPr>
          <w:rFonts w:ascii="Times New Roman" w:eastAsia="MS Mincho" w:hAnsi="Times New Roman" w:cs="Times New Roman"/>
          <w:bCs/>
          <w:sz w:val="22"/>
          <w:szCs w:val="22"/>
          <w:lang w:bidi="he-IL"/>
        </w:rPr>
        <w:t>[Subservice organization name]</w:t>
      </w:r>
      <w:r w:rsidRPr="00135BDA">
        <w:rPr>
          <w:rFonts w:ascii="Times New Roman" w:eastAsia="MS Mincho" w:hAnsi="Times New Roman" w:cs="Times New Roman"/>
          <w:b w:val="0"/>
          <w:sz w:val="22"/>
          <w:szCs w:val="22"/>
          <w:lang w:bidi="he-IL"/>
        </w:rPr>
        <w:t xml:space="preserve"> (</w:t>
      </w:r>
      <w:r>
        <w:rPr>
          <w:rFonts w:ascii="Times New Roman" w:eastAsia="MS Mincho" w:hAnsi="Times New Roman" w:cs="Times New Roman"/>
          <w:b w:val="0"/>
          <w:sz w:val="22"/>
          <w:szCs w:val="22"/>
          <w:lang w:bidi="he-IL"/>
        </w:rPr>
        <w:t xml:space="preserve">the </w:t>
      </w:r>
      <w:r w:rsidRPr="00135BDA">
        <w:rPr>
          <w:rFonts w:ascii="Times New Roman" w:eastAsia="MS Mincho" w:hAnsi="Times New Roman" w:cs="Times New Roman"/>
          <w:b w:val="0"/>
          <w:sz w:val="22"/>
          <w:szCs w:val="22"/>
          <w:lang w:bidi="he-IL"/>
        </w:rPr>
        <w:t>“</w:t>
      </w:r>
      <w:r>
        <w:rPr>
          <w:rFonts w:ascii="Times New Roman" w:eastAsia="MS Mincho" w:hAnsi="Times New Roman" w:cs="Times New Roman"/>
          <w:b w:val="0"/>
          <w:bCs/>
          <w:sz w:val="22"/>
          <w:szCs w:val="22"/>
          <w:lang w:bidi="he-IL"/>
        </w:rPr>
        <w:t>s</w:t>
      </w:r>
      <w:r w:rsidRPr="00E3598F">
        <w:rPr>
          <w:rFonts w:ascii="Times New Roman" w:eastAsia="MS Mincho" w:hAnsi="Times New Roman" w:cs="Times New Roman" w:hint="eastAsia"/>
          <w:b w:val="0"/>
          <w:bCs/>
          <w:sz w:val="22"/>
          <w:szCs w:val="22"/>
          <w:lang w:bidi="he-IL"/>
        </w:rPr>
        <w:t>ubs</w:t>
      </w:r>
      <w:r w:rsidRPr="00E3598F">
        <w:rPr>
          <w:rFonts w:ascii="Times New Roman" w:eastAsia="MS Mincho" w:hAnsi="Times New Roman" w:cs="Times New Roman"/>
          <w:b w:val="0"/>
          <w:bCs/>
          <w:sz w:val="22"/>
          <w:szCs w:val="22"/>
          <w:lang w:bidi="he-IL"/>
        </w:rPr>
        <w:t xml:space="preserve">ervice </w:t>
      </w:r>
      <w:r>
        <w:rPr>
          <w:rFonts w:ascii="Times New Roman" w:eastAsia="MS Mincho" w:hAnsi="Times New Roman" w:cs="Times New Roman"/>
          <w:b w:val="0"/>
          <w:bCs/>
          <w:sz w:val="22"/>
          <w:szCs w:val="22"/>
          <w:lang w:bidi="he-IL"/>
        </w:rPr>
        <w:t>o</w:t>
      </w:r>
      <w:r w:rsidRPr="00E3598F">
        <w:rPr>
          <w:rFonts w:ascii="Times New Roman" w:eastAsia="MS Mincho" w:hAnsi="Times New Roman" w:cs="Times New Roman"/>
          <w:b w:val="0"/>
          <w:bCs/>
          <w:sz w:val="22"/>
          <w:szCs w:val="22"/>
          <w:lang w:bidi="he-IL"/>
        </w:rPr>
        <w:t>rganization</w:t>
      </w:r>
      <w:r w:rsidRPr="00135BDA">
        <w:rPr>
          <w:rFonts w:ascii="Times New Roman" w:eastAsia="MS Mincho" w:hAnsi="Times New Roman" w:cs="Times New Roman"/>
          <w:b w:val="0"/>
          <w:sz w:val="22"/>
          <w:szCs w:val="22"/>
          <w:lang w:bidi="he-IL"/>
        </w:rPr>
        <w:t xml:space="preserve">”) to </w:t>
      </w:r>
      <w:r>
        <w:rPr>
          <w:rFonts w:ascii="Times New Roman" w:eastAsia="MS Mincho" w:hAnsi="Times New Roman" w:cs="Times New Roman"/>
          <w:b w:val="0"/>
          <w:sz w:val="22"/>
          <w:szCs w:val="22"/>
          <w:lang w:bidi="he-IL"/>
        </w:rPr>
        <w:t xml:space="preserve">provide </w:t>
      </w:r>
      <w:r w:rsidRPr="00286C08">
        <w:rPr>
          <w:rFonts w:ascii="Times New Roman" w:eastAsia="MS Mincho" w:hAnsi="Times New Roman" w:cs="Times New Roman"/>
          <w:bCs/>
          <w:sz w:val="22"/>
          <w:szCs w:val="22"/>
          <w:lang w:bidi="he-IL"/>
        </w:rPr>
        <w:t>[identify the function or service provided by the subservice organization]</w:t>
      </w:r>
      <w:r w:rsidRPr="00135BDA">
        <w:rPr>
          <w:rFonts w:ascii="Times New Roman" w:eastAsia="MS Mincho" w:hAnsi="Times New Roman" w:cs="Times New Roman"/>
          <w:b w:val="0"/>
          <w:sz w:val="22"/>
          <w:szCs w:val="22"/>
          <w:lang w:bidi="he-IL"/>
        </w:rPr>
        <w:t>.</w:t>
      </w:r>
      <w:commentRangeStart w:id="9"/>
      <w:r w:rsidR="004D3752">
        <w:rPr>
          <w:rFonts w:asciiTheme="minorEastAsia" w:eastAsiaTheme="minorEastAsia" w:hAnsiTheme="minorEastAsia" w:cs="Times New Roman" w:hint="eastAsia"/>
          <w:bCs/>
          <w:color w:val="000000" w:themeColor="text1"/>
          <w:sz w:val="22"/>
          <w:szCs w:val="22"/>
          <w:lang w:eastAsia="zh-CN" w:bidi="he-IL"/>
        </w:rPr>
        <w:t>[</w:t>
      </w:r>
      <w:r w:rsidR="004D3752">
        <w:rPr>
          <w:rFonts w:ascii="Times New Roman" w:eastAsia="MS Mincho" w:hAnsi="Times New Roman" w:cs="Times New Roman"/>
          <w:bCs/>
          <w:sz w:val="22"/>
          <w:szCs w:val="22"/>
          <w:lang w:bidi="he-IL"/>
        </w:rPr>
        <w:t xml:space="preserve"> </w:t>
      </w:r>
      <w:r w:rsidR="004D3752" w:rsidRPr="00286C08">
        <w:rPr>
          <w:rFonts w:ascii="Times New Roman" w:eastAsia="MS Mincho" w:hAnsi="Times New Roman" w:cs="Times New Roman"/>
          <w:bCs/>
          <w:sz w:val="22"/>
          <w:szCs w:val="22"/>
          <w:lang w:bidi="he-IL"/>
        </w:rPr>
        <w:t>[Service organization short name]</w:t>
      </w:r>
      <w:r w:rsidR="004D3752" w:rsidRPr="00135BDA">
        <w:rPr>
          <w:rFonts w:ascii="Times New Roman" w:eastAsia="MS Mincho" w:hAnsi="Times New Roman" w:cs="Times New Roman"/>
          <w:b w:val="0"/>
          <w:sz w:val="22"/>
          <w:szCs w:val="22"/>
          <w:lang w:bidi="he-IL"/>
        </w:rPr>
        <w:t xml:space="preserve"> uses </w:t>
      </w:r>
      <w:r w:rsidR="004D3752" w:rsidRPr="00286C08">
        <w:rPr>
          <w:rFonts w:ascii="Times New Roman" w:eastAsia="MS Mincho" w:hAnsi="Times New Roman" w:cs="Times New Roman"/>
          <w:bCs/>
          <w:sz w:val="22"/>
          <w:szCs w:val="22"/>
          <w:lang w:bidi="he-IL"/>
        </w:rPr>
        <w:t xml:space="preserve">[Subservice organization </w:t>
      </w:r>
      <w:r w:rsidR="004D3752">
        <w:rPr>
          <w:rFonts w:ascii="Times New Roman" w:eastAsia="MS Mincho" w:hAnsi="Times New Roman" w:cs="Times New Roman"/>
          <w:bCs/>
          <w:sz w:val="22"/>
          <w:szCs w:val="22"/>
          <w:lang w:bidi="he-IL"/>
        </w:rPr>
        <w:t xml:space="preserve">A </w:t>
      </w:r>
      <w:r w:rsidR="004D3752" w:rsidRPr="00286C08">
        <w:rPr>
          <w:rFonts w:ascii="Times New Roman" w:eastAsia="MS Mincho" w:hAnsi="Times New Roman" w:cs="Times New Roman"/>
          <w:bCs/>
          <w:sz w:val="22"/>
          <w:szCs w:val="22"/>
          <w:lang w:bidi="he-IL"/>
        </w:rPr>
        <w:t>name]</w:t>
      </w:r>
      <w:r w:rsidR="004D3752">
        <w:rPr>
          <w:rFonts w:ascii="Times New Roman" w:eastAsia="MS Mincho" w:hAnsi="Times New Roman" w:cs="Times New Roman"/>
          <w:bCs/>
          <w:sz w:val="22"/>
          <w:szCs w:val="22"/>
          <w:lang w:bidi="he-IL"/>
        </w:rPr>
        <w:t xml:space="preserve"> (“</w:t>
      </w:r>
      <w:r w:rsidR="004D3752" w:rsidRPr="00286C08">
        <w:rPr>
          <w:rFonts w:ascii="Times New Roman" w:eastAsia="MS Mincho" w:hAnsi="Times New Roman" w:cs="Times New Roman"/>
          <w:sz w:val="22"/>
          <w:szCs w:val="22"/>
          <w:lang w:bidi="he-IL"/>
        </w:rPr>
        <w:t>Subservice organization</w:t>
      </w:r>
      <w:r w:rsidR="004D3752" w:rsidRPr="00286C08">
        <w:rPr>
          <w:rFonts w:ascii="Times New Roman" w:eastAsiaTheme="minorEastAsia" w:hAnsi="Times New Roman" w:cs="Times New Roman"/>
          <w:sz w:val="22"/>
          <w:szCs w:val="22"/>
          <w:lang w:eastAsia="zh-CN" w:bidi="he-IL"/>
        </w:rPr>
        <w:t xml:space="preserve"> A short name</w:t>
      </w:r>
      <w:r w:rsidR="004D3752">
        <w:rPr>
          <w:rFonts w:ascii="Times New Roman" w:eastAsiaTheme="minorEastAsia" w:hAnsi="Times New Roman" w:cs="Times New Roman"/>
          <w:sz w:val="22"/>
          <w:szCs w:val="22"/>
          <w:lang w:eastAsia="zh-CN" w:bidi="he-IL"/>
        </w:rPr>
        <w:t>”</w:t>
      </w:r>
      <w:r w:rsidR="004D3752">
        <w:rPr>
          <w:rFonts w:ascii="Times New Roman" w:eastAsia="MS Mincho" w:hAnsi="Times New Roman" w:cs="Times New Roman"/>
          <w:bCs/>
          <w:sz w:val="22"/>
          <w:szCs w:val="22"/>
          <w:lang w:bidi="he-IL"/>
        </w:rPr>
        <w:t>)</w:t>
      </w:r>
      <w:r w:rsidR="004D3752">
        <w:rPr>
          <w:rFonts w:ascii="Times New Roman" w:eastAsia="MS Mincho" w:hAnsi="Times New Roman" w:cs="Times New Roman"/>
          <w:b w:val="0"/>
          <w:sz w:val="22"/>
          <w:szCs w:val="22"/>
          <w:lang w:bidi="he-IL"/>
        </w:rPr>
        <w:t xml:space="preserve"> </w:t>
      </w:r>
      <w:bookmarkStart w:id="10" w:name="_Hlk133570946"/>
      <w:r w:rsidR="004D3752" w:rsidRPr="00135BDA">
        <w:rPr>
          <w:rFonts w:ascii="Times New Roman" w:eastAsia="MS Mincho" w:hAnsi="Times New Roman" w:cs="Times New Roman"/>
          <w:b w:val="0"/>
          <w:sz w:val="22"/>
          <w:szCs w:val="22"/>
          <w:lang w:bidi="he-IL"/>
        </w:rPr>
        <w:t xml:space="preserve">to </w:t>
      </w:r>
      <w:r w:rsidR="004D3752">
        <w:rPr>
          <w:rFonts w:ascii="Times New Roman" w:eastAsia="MS Mincho" w:hAnsi="Times New Roman" w:cs="Times New Roman"/>
          <w:b w:val="0"/>
          <w:sz w:val="22"/>
          <w:szCs w:val="22"/>
          <w:lang w:bidi="he-IL"/>
        </w:rPr>
        <w:t xml:space="preserve">provide </w:t>
      </w:r>
      <w:r w:rsidR="004D3752" w:rsidRPr="00286C08">
        <w:rPr>
          <w:rFonts w:ascii="Times New Roman" w:eastAsia="MS Mincho" w:hAnsi="Times New Roman" w:cs="Times New Roman"/>
          <w:bCs/>
          <w:sz w:val="22"/>
          <w:szCs w:val="22"/>
          <w:lang w:bidi="he-IL"/>
        </w:rPr>
        <w:t>[identify the function or service provided by the subservice organization</w:t>
      </w:r>
      <w:r w:rsidR="004D3752">
        <w:rPr>
          <w:rFonts w:ascii="Times New Roman" w:eastAsia="MS Mincho" w:hAnsi="Times New Roman" w:cs="Times New Roman"/>
          <w:bCs/>
          <w:sz w:val="22"/>
          <w:szCs w:val="22"/>
          <w:lang w:bidi="he-IL"/>
        </w:rPr>
        <w:t xml:space="preserve"> A</w:t>
      </w:r>
      <w:r w:rsidR="004D3752" w:rsidRPr="00286C08">
        <w:rPr>
          <w:rFonts w:ascii="Times New Roman" w:eastAsia="MS Mincho" w:hAnsi="Times New Roman" w:cs="Times New Roman"/>
          <w:bCs/>
          <w:sz w:val="22"/>
          <w:szCs w:val="22"/>
          <w:lang w:bidi="he-IL"/>
        </w:rPr>
        <w:t>]</w:t>
      </w:r>
      <w:r w:rsidR="004D3752">
        <w:rPr>
          <w:rFonts w:ascii="Times New Roman" w:eastAsia="MS Mincho" w:hAnsi="Times New Roman" w:cs="Times New Roman"/>
          <w:bCs/>
          <w:sz w:val="22"/>
          <w:szCs w:val="22"/>
          <w:lang w:bidi="he-IL"/>
        </w:rPr>
        <w:t xml:space="preserve">, </w:t>
      </w:r>
      <w:r w:rsidR="004D3752" w:rsidRPr="00746C5D">
        <w:rPr>
          <w:rFonts w:ascii="Times New Roman" w:eastAsia="MS Mincho" w:hAnsi="Times New Roman" w:cs="Times New Roman"/>
          <w:b w:val="0"/>
          <w:sz w:val="22"/>
          <w:szCs w:val="22"/>
          <w:lang w:bidi="he-IL"/>
        </w:rPr>
        <w:t>and</w:t>
      </w:r>
      <w:r w:rsidR="004D3752">
        <w:rPr>
          <w:rFonts w:ascii="Times New Roman" w:eastAsia="MS Mincho" w:hAnsi="Times New Roman" w:cs="Times New Roman"/>
          <w:bCs/>
          <w:sz w:val="22"/>
          <w:szCs w:val="22"/>
          <w:lang w:bidi="he-IL"/>
        </w:rPr>
        <w:t xml:space="preserve"> </w:t>
      </w:r>
      <w:r w:rsidR="004D3752" w:rsidRPr="00135BDA">
        <w:rPr>
          <w:rFonts w:ascii="Times New Roman" w:eastAsia="MS Mincho" w:hAnsi="Times New Roman" w:cs="Times New Roman"/>
          <w:b w:val="0"/>
          <w:sz w:val="22"/>
          <w:szCs w:val="22"/>
          <w:lang w:bidi="he-IL"/>
        </w:rPr>
        <w:t xml:space="preserve">uses </w:t>
      </w:r>
      <w:r w:rsidR="004D3752" w:rsidRPr="00286C08">
        <w:rPr>
          <w:rFonts w:ascii="Times New Roman" w:eastAsia="MS Mincho" w:hAnsi="Times New Roman" w:cs="Times New Roman"/>
          <w:bCs/>
          <w:sz w:val="22"/>
          <w:szCs w:val="22"/>
          <w:lang w:bidi="he-IL"/>
        </w:rPr>
        <w:t xml:space="preserve">[Subservice organization </w:t>
      </w:r>
      <w:r w:rsidR="004D3752">
        <w:rPr>
          <w:rFonts w:ascii="Times New Roman" w:eastAsia="MS Mincho" w:hAnsi="Times New Roman" w:cs="Times New Roman"/>
          <w:bCs/>
          <w:sz w:val="22"/>
          <w:szCs w:val="22"/>
          <w:lang w:bidi="he-IL"/>
        </w:rPr>
        <w:t xml:space="preserve">B </w:t>
      </w:r>
      <w:r w:rsidR="004D3752" w:rsidRPr="00286C08">
        <w:rPr>
          <w:rFonts w:ascii="Times New Roman" w:eastAsia="MS Mincho" w:hAnsi="Times New Roman" w:cs="Times New Roman"/>
          <w:bCs/>
          <w:sz w:val="22"/>
          <w:szCs w:val="22"/>
          <w:lang w:bidi="he-IL"/>
        </w:rPr>
        <w:t>name]</w:t>
      </w:r>
      <w:r w:rsidR="004D3752">
        <w:rPr>
          <w:rFonts w:ascii="Times New Roman" w:eastAsia="MS Mincho" w:hAnsi="Times New Roman" w:cs="Times New Roman"/>
          <w:b w:val="0"/>
          <w:sz w:val="22"/>
          <w:szCs w:val="22"/>
          <w:lang w:bidi="he-IL"/>
        </w:rPr>
        <w:t xml:space="preserve"> </w:t>
      </w:r>
      <w:r w:rsidR="004D3752">
        <w:rPr>
          <w:rFonts w:ascii="Times New Roman" w:eastAsia="MS Mincho" w:hAnsi="Times New Roman" w:cs="Times New Roman"/>
          <w:bCs/>
          <w:sz w:val="22"/>
          <w:szCs w:val="22"/>
          <w:lang w:bidi="he-IL"/>
        </w:rPr>
        <w:t>(“</w:t>
      </w:r>
      <w:r w:rsidR="004D3752" w:rsidRPr="00286C08">
        <w:rPr>
          <w:rFonts w:ascii="Times New Roman" w:eastAsia="MS Mincho" w:hAnsi="Times New Roman" w:cs="Times New Roman"/>
          <w:sz w:val="22"/>
          <w:szCs w:val="22"/>
          <w:lang w:bidi="he-IL"/>
        </w:rPr>
        <w:t>Subservice organization</w:t>
      </w:r>
      <w:r w:rsidR="004D3752" w:rsidRPr="00286C08">
        <w:rPr>
          <w:rFonts w:ascii="Times New Roman" w:eastAsiaTheme="minorEastAsia" w:hAnsi="Times New Roman" w:cs="Times New Roman"/>
          <w:sz w:val="22"/>
          <w:szCs w:val="22"/>
          <w:lang w:eastAsia="zh-CN" w:bidi="he-IL"/>
        </w:rPr>
        <w:t xml:space="preserve"> </w:t>
      </w:r>
      <w:r w:rsidR="004D3752">
        <w:rPr>
          <w:rFonts w:ascii="Times New Roman" w:eastAsiaTheme="minorEastAsia" w:hAnsi="Times New Roman" w:cs="Times New Roman"/>
          <w:sz w:val="22"/>
          <w:szCs w:val="22"/>
          <w:lang w:eastAsia="zh-CN" w:bidi="he-IL"/>
        </w:rPr>
        <w:t>B</w:t>
      </w:r>
      <w:r w:rsidR="004D3752" w:rsidRPr="00286C08">
        <w:rPr>
          <w:rFonts w:ascii="Times New Roman" w:eastAsiaTheme="minorEastAsia" w:hAnsi="Times New Roman" w:cs="Times New Roman"/>
          <w:sz w:val="22"/>
          <w:szCs w:val="22"/>
          <w:lang w:eastAsia="zh-CN" w:bidi="he-IL"/>
        </w:rPr>
        <w:t xml:space="preserve"> short name</w:t>
      </w:r>
      <w:r w:rsidR="004D3752">
        <w:rPr>
          <w:rFonts w:ascii="Times New Roman" w:eastAsiaTheme="minorEastAsia" w:hAnsi="Times New Roman" w:cs="Times New Roman"/>
          <w:sz w:val="22"/>
          <w:szCs w:val="22"/>
          <w:lang w:eastAsia="zh-CN" w:bidi="he-IL"/>
        </w:rPr>
        <w:t>”</w:t>
      </w:r>
      <w:r w:rsidR="004D3752">
        <w:rPr>
          <w:rFonts w:ascii="Times New Roman" w:eastAsia="MS Mincho" w:hAnsi="Times New Roman" w:cs="Times New Roman"/>
          <w:bCs/>
          <w:sz w:val="22"/>
          <w:szCs w:val="22"/>
          <w:lang w:bidi="he-IL"/>
        </w:rPr>
        <w:t xml:space="preserve">) </w:t>
      </w:r>
      <w:r w:rsidR="004D3752" w:rsidRPr="00135BDA">
        <w:rPr>
          <w:rFonts w:ascii="Times New Roman" w:eastAsia="MS Mincho" w:hAnsi="Times New Roman" w:cs="Times New Roman"/>
          <w:b w:val="0"/>
          <w:sz w:val="22"/>
          <w:szCs w:val="22"/>
          <w:lang w:bidi="he-IL"/>
        </w:rPr>
        <w:t xml:space="preserve">to </w:t>
      </w:r>
      <w:r w:rsidR="004D3752">
        <w:rPr>
          <w:rFonts w:ascii="Times New Roman" w:eastAsia="MS Mincho" w:hAnsi="Times New Roman" w:cs="Times New Roman"/>
          <w:b w:val="0"/>
          <w:sz w:val="22"/>
          <w:szCs w:val="22"/>
          <w:lang w:bidi="he-IL"/>
        </w:rPr>
        <w:t xml:space="preserve">provide </w:t>
      </w:r>
      <w:r w:rsidR="004D3752" w:rsidRPr="00286C08">
        <w:rPr>
          <w:rFonts w:ascii="Times New Roman" w:eastAsia="MS Mincho" w:hAnsi="Times New Roman" w:cs="Times New Roman"/>
          <w:bCs/>
          <w:sz w:val="22"/>
          <w:szCs w:val="22"/>
          <w:lang w:bidi="he-IL"/>
        </w:rPr>
        <w:t>[identify the function or service provided by the subservice organization</w:t>
      </w:r>
      <w:r w:rsidR="004D3752">
        <w:rPr>
          <w:rFonts w:ascii="Times New Roman" w:eastAsia="MS Mincho" w:hAnsi="Times New Roman" w:cs="Times New Roman"/>
          <w:bCs/>
          <w:sz w:val="22"/>
          <w:szCs w:val="22"/>
          <w:lang w:bidi="he-IL"/>
        </w:rPr>
        <w:t xml:space="preserve"> B</w:t>
      </w:r>
      <w:r w:rsidR="004D3752" w:rsidRPr="00286C08">
        <w:rPr>
          <w:rFonts w:ascii="Times New Roman" w:eastAsia="MS Mincho" w:hAnsi="Times New Roman" w:cs="Times New Roman"/>
          <w:bCs/>
          <w:sz w:val="22"/>
          <w:szCs w:val="22"/>
          <w:lang w:bidi="he-IL"/>
        </w:rPr>
        <w:t>]</w:t>
      </w:r>
      <w:r w:rsidR="004D3752">
        <w:rPr>
          <w:rFonts w:ascii="Times New Roman" w:eastAsia="MS Mincho" w:hAnsi="Times New Roman" w:cs="Times New Roman"/>
          <w:bCs/>
          <w:sz w:val="22"/>
          <w:szCs w:val="22"/>
          <w:lang w:bidi="he-IL"/>
        </w:rPr>
        <w:t>.</w:t>
      </w:r>
      <w:r w:rsidR="004D3752" w:rsidRPr="00286C08">
        <w:rPr>
          <w:rFonts w:ascii="Times New Roman" w:eastAsia="MS Mincho" w:hAnsi="Times New Roman" w:cs="Times New Roman"/>
          <w:sz w:val="22"/>
          <w:szCs w:val="22"/>
          <w:lang w:bidi="he-IL"/>
        </w:rPr>
        <w:t xml:space="preserve"> [Subservice organization</w:t>
      </w:r>
      <w:r w:rsidR="004D3752" w:rsidRPr="00286C08">
        <w:rPr>
          <w:rFonts w:ascii="Times New Roman" w:eastAsiaTheme="minorEastAsia" w:hAnsi="Times New Roman" w:cs="Times New Roman"/>
          <w:sz w:val="22"/>
          <w:szCs w:val="22"/>
          <w:lang w:eastAsia="zh-CN" w:bidi="he-IL"/>
        </w:rPr>
        <w:t xml:space="preserve"> A short name</w:t>
      </w:r>
      <w:r w:rsidR="004D3752" w:rsidRPr="00286C08">
        <w:rPr>
          <w:rFonts w:ascii="Times New Roman" w:eastAsia="MS Mincho" w:hAnsi="Times New Roman" w:cs="Times New Roman"/>
          <w:sz w:val="22"/>
          <w:szCs w:val="22"/>
          <w:lang w:bidi="he-IL"/>
        </w:rPr>
        <w:t>]</w:t>
      </w:r>
      <w:r w:rsidR="004D3752" w:rsidRPr="00B0304D">
        <w:rPr>
          <w:rFonts w:ascii="Times New Roman" w:eastAsia="MS Mincho" w:hAnsi="Times New Roman" w:cs="Times New Roman"/>
          <w:b w:val="0"/>
          <w:bCs/>
          <w:sz w:val="22"/>
          <w:szCs w:val="22"/>
          <w:lang w:bidi="he-IL"/>
        </w:rPr>
        <w:t xml:space="preserve"> and </w:t>
      </w:r>
      <w:r w:rsidR="004D3752" w:rsidRPr="00286C08">
        <w:rPr>
          <w:rFonts w:ascii="Times New Roman" w:eastAsia="MS Mincho" w:hAnsi="Times New Roman" w:cs="Times New Roman"/>
          <w:sz w:val="22"/>
          <w:szCs w:val="22"/>
          <w:lang w:bidi="he-IL"/>
        </w:rPr>
        <w:t>[Subservice organization</w:t>
      </w:r>
      <w:r w:rsidR="004D3752" w:rsidRPr="00286C08">
        <w:rPr>
          <w:rFonts w:ascii="Times New Roman" w:eastAsiaTheme="minorEastAsia" w:hAnsi="Times New Roman" w:cs="Times New Roman"/>
          <w:sz w:val="22"/>
          <w:szCs w:val="22"/>
          <w:lang w:eastAsia="zh-CN" w:bidi="he-IL"/>
        </w:rPr>
        <w:t xml:space="preserve"> </w:t>
      </w:r>
      <w:r w:rsidR="004D3752">
        <w:rPr>
          <w:rFonts w:ascii="Times New Roman" w:eastAsiaTheme="minorEastAsia" w:hAnsi="Times New Roman" w:cs="Times New Roman"/>
          <w:sz w:val="22"/>
          <w:szCs w:val="22"/>
          <w:lang w:eastAsia="zh-CN" w:bidi="he-IL"/>
        </w:rPr>
        <w:t>B</w:t>
      </w:r>
      <w:r w:rsidR="004D3752" w:rsidRPr="00286C08">
        <w:rPr>
          <w:rFonts w:ascii="Times New Roman" w:eastAsiaTheme="minorEastAsia" w:hAnsi="Times New Roman" w:cs="Times New Roman"/>
          <w:sz w:val="22"/>
          <w:szCs w:val="22"/>
          <w:lang w:eastAsia="zh-CN" w:bidi="he-IL"/>
        </w:rPr>
        <w:t xml:space="preserve"> short name</w:t>
      </w:r>
      <w:r w:rsidR="004D3752" w:rsidRPr="00286C08">
        <w:rPr>
          <w:rFonts w:ascii="Times New Roman" w:eastAsia="MS Mincho" w:hAnsi="Times New Roman" w:cs="Times New Roman"/>
          <w:sz w:val="22"/>
          <w:szCs w:val="22"/>
          <w:lang w:bidi="he-IL"/>
        </w:rPr>
        <w:t>]</w:t>
      </w:r>
      <w:r w:rsidR="004D3752" w:rsidRPr="00B0304D">
        <w:rPr>
          <w:rFonts w:ascii="Times New Roman" w:eastAsia="MS Mincho" w:hAnsi="Times New Roman" w:cs="Times New Roman"/>
          <w:b w:val="0"/>
          <w:bCs/>
          <w:sz w:val="22"/>
          <w:szCs w:val="22"/>
          <w:lang w:bidi="he-IL"/>
        </w:rPr>
        <w:t xml:space="preserve"> are hereinafter collectively referred to as the “subservice organizations”</w:t>
      </w:r>
      <w:bookmarkEnd w:id="10"/>
      <w:r w:rsidR="004D3752" w:rsidRPr="00B0304D">
        <w:rPr>
          <w:rFonts w:ascii="Times New Roman" w:eastAsia="MS Mincho" w:hAnsi="Times New Roman" w:cs="Times New Roman"/>
          <w:b w:val="0"/>
          <w:bCs/>
          <w:sz w:val="22"/>
          <w:szCs w:val="22"/>
          <w:lang w:bidi="he-IL"/>
        </w:rPr>
        <w:t>.</w:t>
      </w:r>
      <w:r w:rsidR="004D3752">
        <w:rPr>
          <w:rFonts w:ascii="Times New Roman" w:eastAsia="MS Mincho" w:hAnsi="Times New Roman" w:cs="Times New Roman"/>
          <w:b w:val="0"/>
          <w:bCs/>
          <w:sz w:val="22"/>
          <w:szCs w:val="22"/>
          <w:lang w:bidi="he-IL"/>
        </w:rPr>
        <w:t>]</w:t>
      </w:r>
      <w:commentRangeEnd w:id="9"/>
      <w:r>
        <w:rPr>
          <w:rStyle w:val="a9"/>
        </w:rPr>
        <w:commentReference w:id="9"/>
      </w:r>
      <w:r w:rsidRPr="00135BDA">
        <w:rPr>
          <w:rFonts w:ascii="Times New Roman" w:eastAsia="MS Mincho" w:hAnsi="Times New Roman" w:cs="Times New Roman"/>
          <w:b w:val="0"/>
          <w:sz w:val="22"/>
          <w:szCs w:val="22"/>
          <w:lang w:bidi="he-IL"/>
        </w:rPr>
        <w:t xml:space="preserve"> The Description indicates that</w:t>
      </w:r>
      <w:r>
        <w:rPr>
          <w:rFonts w:ascii="Times New Roman" w:eastAsia="MS Mincho" w:hAnsi="Times New Roman" w:cs="Times New Roman"/>
          <w:b w:val="0"/>
          <w:sz w:val="22"/>
          <w:szCs w:val="22"/>
          <w:lang w:bidi="he-IL"/>
        </w:rPr>
        <w:t xml:space="preserve"> </w:t>
      </w:r>
      <w:r w:rsidRPr="00873D4F">
        <w:rPr>
          <w:rFonts w:ascii="Times New Roman" w:eastAsia="MS Mincho" w:hAnsi="Times New Roman" w:cs="Times New Roman"/>
          <w:b w:val="0"/>
          <w:sz w:val="22"/>
          <w:szCs w:val="22"/>
          <w:lang w:bidi="he-IL"/>
        </w:rPr>
        <w:t>complementary controls</w:t>
      </w:r>
      <w:r w:rsidRPr="00135BDA">
        <w:rPr>
          <w:rFonts w:ascii="Times New Roman" w:eastAsia="MS Mincho" w:hAnsi="Times New Roman" w:cs="Times New Roman"/>
          <w:b w:val="0"/>
          <w:sz w:val="22"/>
          <w:szCs w:val="22"/>
          <w:lang w:bidi="he-IL"/>
        </w:rPr>
        <w:t xml:space="preserve"> </w:t>
      </w:r>
      <w:r>
        <w:rPr>
          <w:rFonts w:ascii="Times New Roman" w:eastAsia="MS Mincho" w:hAnsi="Times New Roman" w:cs="Times New Roman"/>
          <w:b w:val="0"/>
          <w:sz w:val="22"/>
          <w:szCs w:val="22"/>
          <w:lang w:bidi="he-IL"/>
        </w:rPr>
        <w:t>at the subservice organization</w:t>
      </w:r>
      <w:r w:rsidRPr="006E5303">
        <w:rPr>
          <w:rFonts w:ascii="Times New Roman" w:eastAsia="MS Mincho" w:hAnsi="Times New Roman" w:cs="Times New Roman"/>
          <w:bCs/>
          <w:sz w:val="22"/>
          <w:szCs w:val="22"/>
          <w:lang w:bidi="he-IL"/>
        </w:rPr>
        <w:t>[s]</w:t>
      </w:r>
      <w:r>
        <w:rPr>
          <w:rFonts w:ascii="Times New Roman" w:eastAsia="MS Mincho" w:hAnsi="Times New Roman" w:cs="Times New Roman"/>
          <w:b w:val="0"/>
          <w:sz w:val="22"/>
          <w:szCs w:val="22"/>
          <w:lang w:bidi="he-IL"/>
        </w:rPr>
        <w:t xml:space="preserve"> that </w:t>
      </w:r>
      <w:r w:rsidRPr="00135BDA">
        <w:rPr>
          <w:rFonts w:ascii="Times New Roman" w:eastAsia="MS Mincho" w:hAnsi="Times New Roman" w:cs="Times New Roman"/>
          <w:b w:val="0"/>
          <w:sz w:val="22"/>
          <w:szCs w:val="22"/>
          <w:lang w:bidi="he-IL"/>
        </w:rPr>
        <w:t xml:space="preserve">are suitably designed and operating effectively </w:t>
      </w:r>
      <w:r w:rsidRPr="00FF3CEC">
        <w:rPr>
          <w:rFonts w:ascii="Times New Roman" w:eastAsia="MS Mincho" w:hAnsi="Times New Roman" w:cs="Times New Roman"/>
          <w:b w:val="0"/>
          <w:sz w:val="22"/>
          <w:szCs w:val="22"/>
          <w:lang w:bidi="he-IL"/>
        </w:rPr>
        <w:t>are necessary</w:t>
      </w:r>
      <w:r>
        <w:rPr>
          <w:rFonts w:ascii="Times New Roman" w:eastAsia="MS Mincho" w:hAnsi="Times New Roman" w:cs="Times New Roman"/>
          <w:b w:val="0"/>
          <w:sz w:val="22"/>
          <w:szCs w:val="22"/>
          <w:lang w:bidi="he-IL"/>
        </w:rPr>
        <w:t>,</w:t>
      </w:r>
      <w:r w:rsidRPr="00FF3CEC">
        <w:rPr>
          <w:rFonts w:ascii="Times New Roman" w:eastAsia="MS Mincho" w:hAnsi="Times New Roman" w:cs="Times New Roman"/>
          <w:b w:val="0"/>
          <w:sz w:val="22"/>
          <w:szCs w:val="22"/>
          <w:lang w:bidi="he-IL"/>
        </w:rPr>
        <w:t xml:space="preserve"> </w:t>
      </w:r>
      <w:r w:rsidRPr="00135BDA">
        <w:rPr>
          <w:rFonts w:ascii="Times New Roman" w:eastAsia="MS Mincho" w:hAnsi="Times New Roman" w:cs="Times New Roman"/>
          <w:b w:val="0"/>
          <w:sz w:val="22"/>
          <w:szCs w:val="22"/>
          <w:lang w:bidi="he-IL"/>
        </w:rPr>
        <w:t>along with controls at the Service Organization</w:t>
      </w:r>
      <w:ins w:id="11" w:author="Stella TY Shen" w:date="2023-11-29T14:34:00Z">
        <w:r w:rsidR="00440A3F">
          <w:rPr>
            <w:rFonts w:ascii="Times New Roman" w:eastAsia="MS Mincho" w:hAnsi="Times New Roman" w:cs="Times New Roman"/>
            <w:b w:val="0"/>
            <w:sz w:val="22"/>
            <w:szCs w:val="22"/>
            <w:lang w:bidi="he-IL"/>
          </w:rPr>
          <w:t>,</w:t>
        </w:r>
      </w:ins>
      <w:r w:rsidRPr="00F01BB5">
        <w:t xml:space="preserve"> </w:t>
      </w:r>
      <w:r w:rsidRPr="00F01BB5">
        <w:rPr>
          <w:rFonts w:ascii="Times New Roman" w:eastAsia="MS Mincho" w:hAnsi="Times New Roman" w:cs="Times New Roman"/>
          <w:b w:val="0"/>
          <w:sz w:val="22"/>
          <w:szCs w:val="22"/>
          <w:lang w:bidi="he-IL"/>
        </w:rPr>
        <w:t xml:space="preserve">to achieve </w:t>
      </w:r>
      <w:ins w:id="12" w:author="Stella TY Shen" w:date="2023-11-29T14:35:00Z">
        <w:r w:rsidR="00814FDE" w:rsidRPr="00286C08">
          <w:rPr>
            <w:rFonts w:ascii="Times New Roman" w:eastAsia="MS Mincho" w:hAnsi="Times New Roman" w:cs="Times New Roman"/>
            <w:bCs/>
            <w:sz w:val="22"/>
            <w:szCs w:val="22"/>
            <w:lang w:bidi="he-IL"/>
          </w:rPr>
          <w:t>[Service organization short name]</w:t>
        </w:r>
        <w:r w:rsidR="00814FDE" w:rsidRPr="009825F5">
          <w:rPr>
            <w:rFonts w:ascii="Times New Roman" w:eastAsia="MS Mincho" w:hAnsi="Times New Roman" w:cs="Times New Roman"/>
            <w:b w:val="0"/>
            <w:sz w:val="22"/>
            <w:szCs w:val="22"/>
            <w:lang w:bidi="he-IL"/>
          </w:rPr>
          <w:t>’s</w:t>
        </w:r>
      </w:ins>
      <w:del w:id="13" w:author="Stella TY Shen" w:date="2023-11-29T14:35:00Z">
        <w:r w:rsidRPr="00F01BB5" w:rsidDel="00814FDE">
          <w:rPr>
            <w:rFonts w:ascii="Times New Roman" w:eastAsia="MS Mincho" w:hAnsi="Times New Roman" w:cs="Times New Roman"/>
            <w:b w:val="0"/>
            <w:sz w:val="22"/>
            <w:szCs w:val="22"/>
            <w:lang w:bidi="he-IL"/>
          </w:rPr>
          <w:delText>the</w:delText>
        </w:r>
      </w:del>
      <w:r w:rsidRPr="00F01BB5">
        <w:rPr>
          <w:rFonts w:ascii="Times New Roman" w:eastAsia="MS Mincho" w:hAnsi="Times New Roman" w:cs="Times New Roman"/>
          <w:b w:val="0"/>
          <w:sz w:val="22"/>
          <w:szCs w:val="22"/>
          <w:lang w:bidi="he-IL"/>
        </w:rPr>
        <w:t xml:space="preserve"> service commitments and system requirements</w:t>
      </w:r>
      <w:ins w:id="14" w:author="Stella TY Shen" w:date="2023-11-29T14:36:00Z">
        <w:r w:rsidR="00CD366F" w:rsidRPr="009825F5">
          <w:rPr>
            <w:rFonts w:ascii="Times New Roman" w:eastAsia="MS Mincho" w:hAnsi="Times New Roman" w:cs="Times New Roman"/>
            <w:b w:val="0"/>
            <w:sz w:val="22"/>
            <w:szCs w:val="22"/>
            <w:lang w:bidi="he-IL"/>
          </w:rPr>
          <w:t>, based on the applicable trust services criteria</w:t>
        </w:r>
      </w:ins>
      <w:r w:rsidRPr="00135BDA">
        <w:rPr>
          <w:rFonts w:ascii="Times New Roman" w:eastAsia="MS Mincho" w:hAnsi="Times New Roman" w:cs="Times New Roman"/>
          <w:b w:val="0"/>
          <w:sz w:val="22"/>
          <w:szCs w:val="22"/>
          <w:lang w:bidi="he-IL"/>
        </w:rPr>
        <w:t xml:space="preserve">. </w:t>
      </w:r>
      <w:r w:rsidRPr="00BB3C32">
        <w:rPr>
          <w:rFonts w:ascii="Times New Roman" w:eastAsia="MS Mincho" w:hAnsi="Times New Roman" w:cs="Times New Roman"/>
          <w:b w:val="0"/>
          <w:sz w:val="22"/>
          <w:szCs w:val="22"/>
          <w:lang w:bidi="he-IL"/>
        </w:rPr>
        <w:t>The Description presents</w:t>
      </w:r>
      <w:r>
        <w:rPr>
          <w:rFonts w:ascii="Times New Roman" w:eastAsia="MS Mincho" w:hAnsi="Times New Roman" w:cs="Times New Roman"/>
          <w:b w:val="0"/>
          <w:sz w:val="22"/>
          <w:szCs w:val="22"/>
          <w:lang w:bidi="he-IL"/>
        </w:rPr>
        <w:t xml:space="preserve"> </w:t>
      </w:r>
      <w:r w:rsidRPr="00286C08">
        <w:rPr>
          <w:rFonts w:ascii="Times New Roman" w:eastAsia="MS Mincho" w:hAnsi="Times New Roman" w:cs="Times New Roman"/>
          <w:bCs/>
          <w:sz w:val="22"/>
          <w:szCs w:val="22"/>
          <w:lang w:bidi="he-IL"/>
        </w:rPr>
        <w:t>[Service organization short name]</w:t>
      </w:r>
      <w:r w:rsidRPr="006E5303">
        <w:rPr>
          <w:rFonts w:ascii="Times New Roman" w:eastAsia="MS Mincho" w:hAnsi="Times New Roman" w:cs="Times New Roman"/>
          <w:b w:val="0"/>
          <w:sz w:val="22"/>
          <w:szCs w:val="22"/>
          <w:lang w:bidi="he-IL"/>
        </w:rPr>
        <w:t>’</w:t>
      </w:r>
      <w:r w:rsidRPr="00BB3C32">
        <w:rPr>
          <w:rFonts w:ascii="Times New Roman" w:eastAsia="MS Mincho" w:hAnsi="Times New Roman" w:cs="Times New Roman"/>
          <w:b w:val="0"/>
          <w:sz w:val="22"/>
          <w:szCs w:val="22"/>
          <w:lang w:bidi="he-IL"/>
        </w:rPr>
        <w:t xml:space="preserve">s controls and the types of complementary subservice organization controls assumed in the design of </w:t>
      </w:r>
      <w:r w:rsidRPr="00286C08">
        <w:rPr>
          <w:rFonts w:ascii="Times New Roman" w:eastAsia="MS Mincho" w:hAnsi="Times New Roman" w:cs="Times New Roman"/>
          <w:bCs/>
          <w:sz w:val="22"/>
          <w:szCs w:val="22"/>
          <w:lang w:bidi="he-IL"/>
        </w:rPr>
        <w:t>[Service organization short name]</w:t>
      </w:r>
      <w:r w:rsidRPr="006E5303">
        <w:rPr>
          <w:rFonts w:ascii="Times New Roman" w:eastAsia="MS Mincho" w:hAnsi="Times New Roman" w:cs="Times New Roman"/>
          <w:b w:val="0"/>
          <w:sz w:val="22"/>
          <w:szCs w:val="22"/>
          <w:lang w:bidi="he-IL"/>
        </w:rPr>
        <w:t>’</w:t>
      </w:r>
      <w:r w:rsidRPr="00BB3C32">
        <w:rPr>
          <w:rFonts w:ascii="Times New Roman" w:eastAsia="MS Mincho" w:hAnsi="Times New Roman" w:cs="Times New Roman"/>
          <w:b w:val="0"/>
          <w:sz w:val="22"/>
          <w:szCs w:val="22"/>
          <w:lang w:bidi="he-IL"/>
        </w:rPr>
        <w:t>s controls.</w:t>
      </w:r>
      <w:r>
        <w:rPr>
          <w:rFonts w:ascii="Times New Roman" w:eastAsia="MS Mincho" w:hAnsi="Times New Roman" w:cs="Times New Roman"/>
          <w:b w:val="0"/>
          <w:sz w:val="22"/>
          <w:szCs w:val="22"/>
          <w:lang w:bidi="he-IL"/>
        </w:rPr>
        <w:t xml:space="preserve"> </w:t>
      </w:r>
      <w:r w:rsidRPr="00135BDA">
        <w:rPr>
          <w:rFonts w:ascii="Times New Roman" w:eastAsia="MS Mincho" w:hAnsi="Times New Roman" w:cs="Times New Roman"/>
          <w:b w:val="0"/>
          <w:sz w:val="22"/>
          <w:szCs w:val="22"/>
          <w:lang w:bidi="he-IL"/>
        </w:rPr>
        <w:t xml:space="preserve">The Description does not </w:t>
      </w:r>
      <w:r w:rsidRPr="00640F26">
        <w:rPr>
          <w:rFonts w:ascii="Times New Roman" w:eastAsia="MS Mincho" w:hAnsi="Times New Roman" w:cs="Times New Roman"/>
          <w:b w:val="0"/>
          <w:sz w:val="22"/>
          <w:szCs w:val="22"/>
          <w:lang w:bidi="he-IL"/>
        </w:rPr>
        <w:t>disclose</w:t>
      </w:r>
      <w:r w:rsidRPr="00640F26" w:rsidDel="00640F26">
        <w:rPr>
          <w:rFonts w:ascii="Times New Roman" w:eastAsia="MS Mincho" w:hAnsi="Times New Roman" w:cs="Times New Roman"/>
          <w:b w:val="0"/>
          <w:sz w:val="22"/>
          <w:szCs w:val="22"/>
          <w:lang w:bidi="he-IL"/>
        </w:rPr>
        <w:t xml:space="preserve"> </w:t>
      </w:r>
      <w:r>
        <w:rPr>
          <w:rFonts w:ascii="Times New Roman" w:eastAsia="MS Mincho" w:hAnsi="Times New Roman" w:cs="Times New Roman"/>
          <w:b w:val="0"/>
          <w:sz w:val="22"/>
          <w:szCs w:val="22"/>
          <w:lang w:bidi="he-IL"/>
        </w:rPr>
        <w:t xml:space="preserve">the actual </w:t>
      </w:r>
      <w:r w:rsidRPr="00135BDA">
        <w:rPr>
          <w:rFonts w:ascii="Times New Roman" w:eastAsia="MS Mincho" w:hAnsi="Times New Roman" w:cs="Times New Roman"/>
          <w:b w:val="0"/>
          <w:sz w:val="22"/>
          <w:szCs w:val="22"/>
          <w:lang w:bidi="he-IL"/>
        </w:rPr>
        <w:t xml:space="preserve">controls </w:t>
      </w:r>
      <w:r>
        <w:rPr>
          <w:rFonts w:ascii="Times New Roman" w:eastAsia="MS Mincho" w:hAnsi="Times New Roman" w:cs="Times New Roman"/>
          <w:b w:val="0"/>
          <w:sz w:val="22"/>
          <w:szCs w:val="22"/>
          <w:lang w:bidi="he-IL"/>
        </w:rPr>
        <w:t>at</w:t>
      </w:r>
      <w:r w:rsidRPr="00135BDA">
        <w:rPr>
          <w:rFonts w:ascii="Times New Roman" w:eastAsia="MS Mincho" w:hAnsi="Times New Roman" w:cs="Times New Roman"/>
          <w:b w:val="0"/>
          <w:sz w:val="22"/>
          <w:szCs w:val="22"/>
          <w:lang w:bidi="he-IL"/>
        </w:rPr>
        <w:t xml:space="preserve"> the subservice organization</w:t>
      </w:r>
      <w:r w:rsidRPr="00640F26">
        <w:rPr>
          <w:rFonts w:ascii="Times New Roman" w:eastAsia="MS Mincho" w:hAnsi="Times New Roman" w:cs="Times New Roman"/>
          <w:bCs/>
          <w:sz w:val="22"/>
          <w:szCs w:val="22"/>
          <w:lang w:bidi="he-IL"/>
        </w:rPr>
        <w:t>[s]</w:t>
      </w:r>
      <w:r w:rsidRPr="00135BDA">
        <w:rPr>
          <w:rFonts w:ascii="Times New Roman" w:eastAsia="MS Mincho" w:hAnsi="Times New Roman" w:cs="Times New Roman"/>
          <w:b w:val="0"/>
          <w:sz w:val="22"/>
          <w:szCs w:val="22"/>
          <w:lang w:bidi="he-IL"/>
        </w:rPr>
        <w:t>.</w:t>
      </w:r>
    </w:p>
    <w:p w14:paraId="4D9B6DBF" w14:textId="77777777" w:rsidR="00385826" w:rsidRPr="000B7208" w:rsidRDefault="00385826"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44B33D2D" w14:textId="21377E0A" w:rsidR="00A30E44" w:rsidRPr="000B7208" w:rsidRDefault="00385826"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commentRangeStart w:id="15"/>
      <w:r w:rsidRPr="005E6FFE">
        <w:rPr>
          <w:rFonts w:ascii="Times New Roman" w:eastAsia="MS Mincho" w:hAnsi="Times New Roman" w:cs="Times New Roman"/>
          <w:b w:val="0"/>
          <w:sz w:val="22"/>
          <w:szCs w:val="22"/>
          <w:lang w:bidi="he-IL"/>
        </w:rPr>
        <w:t xml:space="preserve">The Description </w:t>
      </w:r>
      <w:r w:rsidR="001208F0">
        <w:rPr>
          <w:rFonts w:ascii="Times New Roman" w:eastAsia="MS Mincho" w:hAnsi="Times New Roman" w:cs="Times New Roman"/>
          <w:b w:val="0"/>
          <w:sz w:val="22"/>
          <w:szCs w:val="22"/>
          <w:lang w:bidi="he-IL"/>
        </w:rPr>
        <w:t xml:space="preserve">also </w:t>
      </w:r>
      <w:r w:rsidRPr="005E6FFE">
        <w:rPr>
          <w:rFonts w:ascii="Times New Roman" w:eastAsia="MS Mincho" w:hAnsi="Times New Roman" w:cs="Times New Roman"/>
          <w:b w:val="0"/>
          <w:sz w:val="22"/>
          <w:szCs w:val="22"/>
          <w:lang w:bidi="he-IL"/>
        </w:rPr>
        <w:t xml:space="preserve">indicates </w:t>
      </w:r>
      <w:r w:rsidRPr="00FE11AD">
        <w:rPr>
          <w:rFonts w:ascii="Times New Roman" w:eastAsia="MS Mincho" w:hAnsi="Times New Roman" w:cs="Times New Roman"/>
          <w:b w:val="0"/>
          <w:sz w:val="22"/>
          <w:szCs w:val="22"/>
          <w:lang w:bidi="he-IL"/>
        </w:rPr>
        <w:t>complementary user entity controls that are suitably designed and operating effectively are necessary along with</w:t>
      </w:r>
      <w:r w:rsidRPr="005E6FFE">
        <w:rPr>
          <w:rFonts w:ascii="Times New Roman" w:eastAsia="MS Mincho" w:hAnsi="Times New Roman" w:cs="Times New Roman"/>
          <w:b w:val="0"/>
          <w:sz w:val="22"/>
          <w:szCs w:val="22"/>
          <w:lang w:bidi="he-IL"/>
        </w:rPr>
        <w:t xml:space="preserve"> </w:t>
      </w:r>
      <w:r w:rsidRPr="005E6FFE">
        <w:rPr>
          <w:rFonts w:ascii="Times New Roman" w:eastAsia="MS Mincho" w:hAnsi="Times New Roman" w:cs="Times New Roman"/>
          <w:bCs/>
          <w:sz w:val="22"/>
          <w:szCs w:val="22"/>
          <w:lang w:bidi="he-IL"/>
        </w:rPr>
        <w:t>[S</w:t>
      </w:r>
      <w:r w:rsidRPr="005E6FFE">
        <w:rPr>
          <w:rFonts w:ascii="Times New Roman" w:eastAsia="MS Mincho" w:hAnsi="Times New Roman" w:cs="Times New Roman"/>
          <w:sz w:val="22"/>
          <w:szCs w:val="22"/>
          <w:lang w:bidi="he-IL"/>
        </w:rPr>
        <w:t>ervice organization short name</w:t>
      </w:r>
      <w:r w:rsidRPr="005E6FFE">
        <w:rPr>
          <w:rFonts w:ascii="Times New Roman" w:eastAsia="MS Mincho" w:hAnsi="Times New Roman" w:cs="Times New Roman"/>
          <w:b w:val="0"/>
          <w:bCs/>
          <w:sz w:val="22"/>
          <w:szCs w:val="22"/>
          <w:lang w:bidi="he-IL"/>
        </w:rPr>
        <w:t>]</w:t>
      </w:r>
      <w:r w:rsidRPr="005E6FFE">
        <w:rPr>
          <w:rFonts w:ascii="Times New Roman" w:eastAsia="MS Mincho" w:hAnsi="Times New Roman" w:cs="Times New Roman"/>
          <w:b w:val="0"/>
          <w:sz w:val="22"/>
          <w:szCs w:val="22"/>
          <w:lang w:bidi="he-IL"/>
        </w:rPr>
        <w:t xml:space="preserve">’s controls </w:t>
      </w:r>
      <w:r>
        <w:rPr>
          <w:rFonts w:ascii="Times New Roman" w:eastAsia="MS Mincho" w:hAnsi="Times New Roman" w:cs="Times New Roman"/>
          <w:b w:val="0"/>
          <w:sz w:val="22"/>
          <w:szCs w:val="22"/>
          <w:lang w:bidi="he-IL"/>
        </w:rPr>
        <w:t>t</w:t>
      </w:r>
      <w:r w:rsidRPr="009572DE">
        <w:rPr>
          <w:rFonts w:ascii="Times New Roman" w:eastAsia="MS Mincho" w:hAnsi="Times New Roman" w:cs="Times New Roman"/>
          <w:b w:val="0"/>
          <w:sz w:val="22"/>
          <w:szCs w:val="22"/>
          <w:lang w:bidi="he-IL"/>
        </w:rPr>
        <w:t>o achieve the service commitments and system requirements</w:t>
      </w:r>
      <w:r w:rsidRPr="005E6FFE">
        <w:rPr>
          <w:rFonts w:ascii="Times New Roman" w:eastAsia="MS Mincho" w:hAnsi="Times New Roman" w:cs="Times New Roman"/>
          <w:b w:val="0"/>
          <w:sz w:val="22"/>
          <w:szCs w:val="22"/>
          <w:lang w:bidi="he-IL"/>
        </w:rPr>
        <w:t xml:space="preserve">. The Description </w:t>
      </w:r>
      <w:r w:rsidRPr="0034501D">
        <w:rPr>
          <w:rFonts w:ascii="Times New Roman" w:eastAsia="MS Mincho" w:hAnsi="Times New Roman" w:cs="Times New Roman"/>
          <w:b w:val="0"/>
          <w:sz w:val="22"/>
          <w:szCs w:val="22"/>
          <w:lang w:bidi="he-IL"/>
        </w:rPr>
        <w:t xml:space="preserve">presents </w:t>
      </w:r>
      <w:r w:rsidRPr="00DB7F33">
        <w:rPr>
          <w:rFonts w:ascii="Times New Roman" w:eastAsia="MS Mincho" w:hAnsi="Times New Roman" w:cs="Times New Roman"/>
          <w:bCs/>
          <w:sz w:val="22"/>
          <w:szCs w:val="22"/>
          <w:lang w:bidi="he-IL"/>
        </w:rPr>
        <w:t>[</w:t>
      </w:r>
      <w:r w:rsidRPr="00DB7F33">
        <w:rPr>
          <w:rFonts w:ascii="Times New Roman" w:eastAsia="MS Mincho" w:hAnsi="Times New Roman" w:cs="Times New Roman"/>
          <w:sz w:val="22"/>
          <w:szCs w:val="22"/>
          <w:lang w:bidi="he-IL"/>
        </w:rPr>
        <w:t>Service organization short name]</w:t>
      </w:r>
      <w:r w:rsidRPr="00DB7F33">
        <w:rPr>
          <w:rFonts w:ascii="Times New Roman" w:eastAsia="MS Mincho" w:hAnsi="Times New Roman" w:cs="Times New Roman"/>
          <w:b w:val="0"/>
          <w:sz w:val="22"/>
          <w:szCs w:val="22"/>
          <w:lang w:bidi="he-IL"/>
        </w:rPr>
        <w:t xml:space="preserve">’s controls </w:t>
      </w:r>
      <w:r w:rsidRPr="008E4A38">
        <w:rPr>
          <w:rFonts w:ascii="Times New Roman" w:eastAsia="MS Mincho" w:hAnsi="Times New Roman" w:cs="Times New Roman"/>
          <w:b w:val="0"/>
          <w:sz w:val="22"/>
          <w:szCs w:val="22"/>
          <w:lang w:bidi="he-IL"/>
        </w:rPr>
        <w:t xml:space="preserve">and the complementary user entity controls assumed in the design of </w:t>
      </w:r>
      <w:r w:rsidRPr="00DB7F33">
        <w:rPr>
          <w:rFonts w:ascii="Times New Roman" w:eastAsia="MS Mincho" w:hAnsi="Times New Roman" w:cs="Times New Roman"/>
          <w:bCs/>
          <w:sz w:val="22"/>
          <w:szCs w:val="22"/>
          <w:lang w:bidi="he-IL"/>
        </w:rPr>
        <w:t>[</w:t>
      </w:r>
      <w:r w:rsidRPr="00DB7F33">
        <w:rPr>
          <w:rFonts w:ascii="Times New Roman" w:eastAsia="MS Mincho" w:hAnsi="Times New Roman" w:cs="Times New Roman"/>
          <w:sz w:val="22"/>
          <w:szCs w:val="22"/>
          <w:lang w:bidi="he-IL"/>
        </w:rPr>
        <w:t>Service organization short name]</w:t>
      </w:r>
      <w:r w:rsidRPr="00DB7F33">
        <w:rPr>
          <w:rFonts w:ascii="Times New Roman" w:eastAsia="MS Mincho" w:hAnsi="Times New Roman" w:cs="Times New Roman"/>
          <w:b w:val="0"/>
          <w:sz w:val="22"/>
          <w:szCs w:val="22"/>
          <w:lang w:bidi="he-IL"/>
        </w:rPr>
        <w:t>’s controls</w:t>
      </w:r>
      <w:r w:rsidRPr="005E6FFE">
        <w:rPr>
          <w:rFonts w:ascii="Times New Roman" w:eastAsia="MS Mincho" w:hAnsi="Times New Roman" w:cs="Times New Roman"/>
          <w:b w:val="0"/>
          <w:sz w:val="22"/>
          <w:szCs w:val="22"/>
          <w:lang w:bidi="he-IL"/>
        </w:rPr>
        <w:t>.</w:t>
      </w:r>
      <w:r w:rsidRPr="005E6FFE">
        <w:rPr>
          <w:rFonts w:ascii="Times New Roman" w:eastAsia="MS Mincho" w:hAnsi="Times New Roman" w:cs="Times New Roman"/>
          <w:sz w:val="22"/>
          <w:szCs w:val="22"/>
          <w:vertAlign w:val="superscript"/>
          <w:lang w:bidi="he-IL"/>
        </w:rPr>
        <w:t xml:space="preserve"> </w:t>
      </w:r>
      <w:commentRangeEnd w:id="15"/>
      <w:r w:rsidRPr="005E6FFE">
        <w:rPr>
          <w:rStyle w:val="a9"/>
          <w:rFonts w:ascii="Times New Roman" w:hAnsi="Times New Roman" w:cs="Times New Roman"/>
          <w:sz w:val="22"/>
          <w:szCs w:val="22"/>
        </w:rPr>
        <w:commentReference w:id="15"/>
      </w:r>
    </w:p>
    <w:p w14:paraId="2B3EB281" w14:textId="77777777" w:rsidR="00A30E44" w:rsidRPr="000B7208" w:rsidRDefault="00A30E44"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1F52B976" w14:textId="77777777" w:rsidR="00A30E44" w:rsidRPr="000B7208" w:rsidRDefault="00A30E44" w:rsidP="000E3997">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r w:rsidRPr="000B7208">
        <w:rPr>
          <w:rFonts w:ascii="Times New Roman" w:eastAsia="MS Mincho" w:hAnsi="Times New Roman" w:cs="Times New Roman"/>
          <w:b w:val="0"/>
          <w:sz w:val="22"/>
          <w:szCs w:val="22"/>
          <w:lang w:bidi="he-IL"/>
        </w:rPr>
        <w:t>We confirm, to the best of our knowledge and belief, that:</w:t>
      </w:r>
    </w:p>
    <w:p w14:paraId="43A198FE" w14:textId="67330725" w:rsidR="00A30E44" w:rsidRPr="000B7208" w:rsidRDefault="00A30E44" w:rsidP="00B42DE3">
      <w:pPr>
        <w:widowControl w:val="0"/>
        <w:tabs>
          <w:tab w:val="left" w:pos="1080"/>
        </w:tabs>
        <w:snapToGrid w:val="0"/>
        <w:spacing w:line="276" w:lineRule="auto"/>
        <w:jc w:val="both"/>
        <w:rPr>
          <w:rFonts w:ascii="Times New Roman" w:eastAsia="MS Mincho" w:hAnsi="Times New Roman" w:cs="Times New Roman"/>
          <w:b w:val="0"/>
          <w:sz w:val="22"/>
          <w:szCs w:val="22"/>
          <w:lang w:bidi="he-IL"/>
        </w:rPr>
      </w:pPr>
    </w:p>
    <w:p w14:paraId="297719CC" w14:textId="77777777" w:rsidR="00A30E44" w:rsidRPr="000B7208" w:rsidRDefault="00A30E44" w:rsidP="000E3997">
      <w:pPr>
        <w:widowControl w:val="0"/>
        <w:numPr>
          <w:ilvl w:val="0"/>
          <w:numId w:val="1"/>
        </w:numPr>
        <w:tabs>
          <w:tab w:val="left" w:pos="360"/>
          <w:tab w:val="left" w:pos="720"/>
          <w:tab w:val="left" w:pos="1080"/>
          <w:tab w:val="left" w:pos="1440"/>
        </w:tabs>
        <w:overflowPunct/>
        <w:snapToGrid w:val="0"/>
        <w:spacing w:line="276" w:lineRule="auto"/>
        <w:jc w:val="both"/>
        <w:textAlignment w:val="auto"/>
        <w:rPr>
          <w:rFonts w:ascii="Times New Roman" w:eastAsia="MS Mincho" w:hAnsi="Times New Roman" w:cs="Times New Roman"/>
          <w:b w:val="0"/>
          <w:sz w:val="22"/>
          <w:szCs w:val="22"/>
          <w:lang w:bidi="he-IL"/>
        </w:rPr>
      </w:pPr>
      <w:r w:rsidRPr="000B7208">
        <w:rPr>
          <w:rFonts w:ascii="Times New Roman" w:eastAsia="MS Mincho" w:hAnsi="Times New Roman" w:cs="Times New Roman"/>
          <w:b w:val="0"/>
          <w:sz w:val="22"/>
          <w:szCs w:val="22"/>
          <w:lang w:bidi="he-IL"/>
        </w:rPr>
        <w:t xml:space="preserve">The Description </w:t>
      </w:r>
      <w:bookmarkStart w:id="16" w:name="_DV_M1185"/>
      <w:bookmarkEnd w:id="16"/>
      <w:r w:rsidRPr="000B7208">
        <w:rPr>
          <w:rFonts w:ascii="Times New Roman" w:eastAsia="MS Mincho" w:hAnsi="Times New Roman" w:cs="Times New Roman"/>
          <w:b w:val="0"/>
          <w:sz w:val="22"/>
          <w:szCs w:val="22"/>
          <w:lang w:bidi="he-IL"/>
        </w:rPr>
        <w:t>presents the</w:t>
      </w:r>
      <w:bookmarkStart w:id="17" w:name="_DV_M1186"/>
      <w:bookmarkEnd w:id="17"/>
      <w:r w:rsidRPr="000B7208">
        <w:rPr>
          <w:rFonts w:ascii="Times New Roman" w:eastAsia="MS Mincho" w:hAnsi="Times New Roman" w:cs="Times New Roman"/>
          <w:b w:val="0"/>
          <w:i/>
          <w:sz w:val="22"/>
          <w:szCs w:val="22"/>
          <w:lang w:bidi="he-IL"/>
        </w:rPr>
        <w:t xml:space="preserve"> </w:t>
      </w:r>
      <w:r w:rsidRPr="000B7208">
        <w:rPr>
          <w:rFonts w:ascii="Times New Roman" w:eastAsia="MS Mincho" w:hAnsi="Times New Roman" w:cs="Times New Roman"/>
          <w:b w:val="0"/>
          <w:sz w:val="22"/>
          <w:szCs w:val="22"/>
          <w:lang w:bidi="he-IL"/>
        </w:rPr>
        <w:t xml:space="preserve">System that was designed and implemented throughout </w:t>
      </w:r>
      <w:r w:rsidRPr="000B7208">
        <w:rPr>
          <w:rStyle w:val="DeltaViewInsertion"/>
          <w:rFonts w:ascii="Times New Roman" w:eastAsia="MS Mincho" w:hAnsi="Times New Roman" w:cs="Times New Roman"/>
          <w:b w:val="0"/>
          <w:color w:val="auto"/>
          <w:sz w:val="22"/>
          <w:szCs w:val="22"/>
          <w:u w:val="none"/>
        </w:rPr>
        <w:t>the period</w:t>
      </w:r>
      <w:r w:rsidRPr="000B7208">
        <w:rPr>
          <w:rStyle w:val="DeltaViewInsertion"/>
          <w:rFonts w:ascii="Times New Roman" w:eastAsia="MS Mincho" w:hAnsi="Times New Roman" w:cs="Times New Roman"/>
          <w:color w:val="auto"/>
          <w:sz w:val="22"/>
          <w:szCs w:val="22"/>
          <w:u w:val="none"/>
        </w:rPr>
        <w:t xml:space="preserve"> </w:t>
      </w:r>
      <w:r w:rsidRPr="000B7208">
        <w:rPr>
          <w:rFonts w:ascii="Times New Roman" w:eastAsia="MS Mincho" w:hAnsi="Times New Roman" w:cs="Times New Roman"/>
          <w:bCs/>
          <w:sz w:val="22"/>
          <w:szCs w:val="22"/>
          <w:lang w:bidi="he-IL"/>
        </w:rPr>
        <w:t>[date]</w:t>
      </w:r>
      <w:r w:rsidRPr="000B7208">
        <w:rPr>
          <w:rFonts w:ascii="Times New Roman" w:eastAsia="MS Mincho" w:hAnsi="Times New Roman" w:cs="Times New Roman"/>
          <w:sz w:val="22"/>
          <w:szCs w:val="22"/>
        </w:rPr>
        <w:t xml:space="preserve"> </w:t>
      </w:r>
      <w:r w:rsidRPr="000B7208">
        <w:rPr>
          <w:rFonts w:ascii="Times New Roman" w:eastAsia="MS Mincho" w:hAnsi="Times New Roman" w:cs="Times New Roman"/>
          <w:b w:val="0"/>
          <w:sz w:val="22"/>
          <w:szCs w:val="22"/>
          <w:lang w:bidi="he-IL"/>
        </w:rPr>
        <w:t>to</w:t>
      </w:r>
      <w:r w:rsidRPr="000B7208">
        <w:rPr>
          <w:rFonts w:ascii="Times New Roman" w:eastAsia="MS Mincho" w:hAnsi="Times New Roman" w:cs="Times New Roman"/>
          <w:sz w:val="22"/>
          <w:szCs w:val="22"/>
        </w:rPr>
        <w:t xml:space="preserve"> </w:t>
      </w:r>
      <w:r w:rsidRPr="000B7208">
        <w:rPr>
          <w:rFonts w:ascii="Times New Roman" w:eastAsia="MS Mincho" w:hAnsi="Times New Roman" w:cs="Times New Roman"/>
          <w:bCs/>
          <w:sz w:val="22"/>
          <w:szCs w:val="22"/>
          <w:lang w:bidi="he-IL"/>
        </w:rPr>
        <w:t>[date]</w:t>
      </w:r>
      <w:r w:rsidRPr="000B7208">
        <w:rPr>
          <w:rFonts w:ascii="Times New Roman" w:eastAsia="MS Mincho" w:hAnsi="Times New Roman" w:cs="Times New Roman"/>
          <w:b w:val="0"/>
          <w:sz w:val="22"/>
          <w:szCs w:val="22"/>
          <w:lang w:bidi="he-IL"/>
        </w:rPr>
        <w:t xml:space="preserve"> in accordance with the Description Criteria. </w:t>
      </w:r>
      <w:bookmarkStart w:id="18" w:name="_DV_M1187"/>
      <w:bookmarkEnd w:id="18"/>
    </w:p>
    <w:p w14:paraId="59257290" w14:textId="23E57480" w:rsidR="00A30E44" w:rsidRPr="00C46AD0" w:rsidRDefault="00A30E44" w:rsidP="000E3997">
      <w:pPr>
        <w:widowControl w:val="0"/>
        <w:tabs>
          <w:tab w:val="left" w:pos="360"/>
          <w:tab w:val="left" w:pos="720"/>
          <w:tab w:val="left" w:pos="1080"/>
          <w:tab w:val="left" w:pos="1440"/>
        </w:tabs>
        <w:snapToGrid w:val="0"/>
        <w:spacing w:line="276" w:lineRule="auto"/>
        <w:jc w:val="both"/>
        <w:rPr>
          <w:rFonts w:ascii="Times New Roman" w:eastAsiaTheme="minorEastAsia" w:hAnsi="Times New Roman" w:cs="Times New Roman"/>
          <w:b w:val="0"/>
          <w:sz w:val="22"/>
          <w:szCs w:val="22"/>
          <w:lang w:eastAsia="zh-CN" w:bidi="he-IL"/>
        </w:rPr>
      </w:pPr>
    </w:p>
    <w:p w14:paraId="0CA8D4C9" w14:textId="567D294C" w:rsidR="00A30E44" w:rsidRPr="000B7208" w:rsidRDefault="00A30E44" w:rsidP="000E3997">
      <w:pPr>
        <w:pStyle w:val="a3"/>
        <w:widowControl w:val="0"/>
        <w:numPr>
          <w:ilvl w:val="0"/>
          <w:numId w:val="1"/>
        </w:numPr>
        <w:tabs>
          <w:tab w:val="left" w:pos="360"/>
          <w:tab w:val="left" w:pos="720"/>
          <w:tab w:val="left" w:pos="1080"/>
          <w:tab w:val="left" w:pos="1440"/>
        </w:tabs>
        <w:spacing w:line="276" w:lineRule="auto"/>
        <w:jc w:val="both"/>
        <w:rPr>
          <w:rFonts w:ascii="Times New Roman" w:hAnsi="Times New Roman" w:cs="Times New Roman"/>
          <w:spacing w:val="-2"/>
          <w:sz w:val="22"/>
          <w:szCs w:val="22"/>
        </w:rPr>
      </w:pPr>
      <w:bookmarkStart w:id="19" w:name="_DV_M1189"/>
      <w:bookmarkStart w:id="20" w:name="_DV_M1190"/>
      <w:bookmarkStart w:id="21" w:name="_DV_M1191"/>
      <w:bookmarkStart w:id="22" w:name="_DV_M1192"/>
      <w:bookmarkStart w:id="23" w:name="_DV_M1194"/>
      <w:bookmarkStart w:id="24" w:name="_DV_M1195"/>
      <w:bookmarkStart w:id="25" w:name="_DV_M1197"/>
      <w:bookmarkStart w:id="26" w:name="_DV_M1198"/>
      <w:bookmarkStart w:id="27" w:name="_DV_M1200"/>
      <w:bookmarkStart w:id="28" w:name="_DV_M1201"/>
      <w:bookmarkStart w:id="29" w:name="_DV_M1203"/>
      <w:bookmarkStart w:id="30" w:name="_DV_M1204"/>
      <w:bookmarkStart w:id="31" w:name="_DV_M1208"/>
      <w:bookmarkStart w:id="32" w:name="_DV_M1210"/>
      <w:bookmarkStart w:id="33" w:name="_DV_M1211"/>
      <w:bookmarkStart w:id="34" w:name="_DV_M1212"/>
      <w:bookmarkStart w:id="35" w:name="_DV_M1214"/>
      <w:bookmarkStart w:id="36" w:name="_DV_M1215"/>
      <w:bookmarkStart w:id="37" w:name="_DV_M1217"/>
      <w:bookmarkStart w:id="38" w:name="_DV_M1218"/>
      <w:bookmarkStart w:id="39" w:name="_DV_M1223"/>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0B7208">
        <w:rPr>
          <w:rFonts w:ascii="Times New Roman" w:eastAsia="MS Mincho" w:hAnsi="Times New Roman" w:cs="Times New Roman"/>
          <w:sz w:val="22"/>
          <w:szCs w:val="22"/>
        </w:rPr>
        <w:t xml:space="preserve">The </w:t>
      </w:r>
      <w:bookmarkStart w:id="40" w:name="_DV_M1222"/>
      <w:bookmarkEnd w:id="40"/>
      <w:r w:rsidRPr="000B7208">
        <w:rPr>
          <w:rFonts w:ascii="Times New Roman" w:eastAsia="MS Mincho" w:hAnsi="Times New Roman" w:cs="Times New Roman"/>
          <w:sz w:val="22"/>
          <w:szCs w:val="22"/>
          <w:lang w:bidi="he-IL"/>
        </w:rPr>
        <w:t xml:space="preserve">controls stated in the Description were suitably designed </w:t>
      </w:r>
      <w:r w:rsidR="00A22C6F" w:rsidRPr="005E6FFE">
        <w:rPr>
          <w:rFonts w:ascii="Times New Roman" w:eastAsia="MS Mincho" w:hAnsi="Times New Roman" w:cs="Times New Roman"/>
          <w:sz w:val="22"/>
          <w:szCs w:val="22"/>
          <w:lang w:bidi="he-IL"/>
        </w:rPr>
        <w:t xml:space="preserve">throughout the period </w:t>
      </w:r>
      <w:r w:rsidR="00A22C6F" w:rsidRPr="005E6FFE">
        <w:rPr>
          <w:rFonts w:ascii="Times New Roman" w:hAnsi="Times New Roman" w:cs="Times New Roman"/>
          <w:b/>
          <w:bCs/>
          <w:sz w:val="22"/>
          <w:szCs w:val="22"/>
        </w:rPr>
        <w:t>[date]</w:t>
      </w:r>
      <w:r w:rsidR="00A22C6F" w:rsidRPr="005E6FFE">
        <w:rPr>
          <w:rFonts w:ascii="Times New Roman" w:hAnsi="Times New Roman" w:cs="Times New Roman"/>
          <w:sz w:val="22"/>
          <w:szCs w:val="22"/>
        </w:rPr>
        <w:t xml:space="preserve"> to</w:t>
      </w:r>
      <w:r w:rsidR="00A22C6F" w:rsidRPr="005E6FFE">
        <w:rPr>
          <w:rFonts w:ascii="Times New Roman" w:hAnsi="Times New Roman" w:cs="Times New Roman"/>
          <w:b/>
          <w:bCs/>
          <w:sz w:val="22"/>
          <w:szCs w:val="22"/>
        </w:rPr>
        <w:t xml:space="preserve"> [date]</w:t>
      </w:r>
      <w:r w:rsidR="00A22C6F">
        <w:rPr>
          <w:rFonts w:ascii="Times New Roman" w:hAnsi="Times New Roman" w:cs="Times New Roman"/>
          <w:b/>
          <w:bCs/>
          <w:sz w:val="22"/>
          <w:szCs w:val="22"/>
        </w:rPr>
        <w:t xml:space="preserve"> </w:t>
      </w:r>
      <w:r w:rsidRPr="000B7208">
        <w:rPr>
          <w:rFonts w:ascii="Times New Roman" w:eastAsia="MS Mincho" w:hAnsi="Times New Roman" w:cs="Times New Roman"/>
          <w:sz w:val="22"/>
          <w:szCs w:val="22"/>
          <w:lang w:bidi="he-IL"/>
        </w:rPr>
        <w:t xml:space="preserve">to provide reasonable assurance that </w:t>
      </w:r>
      <w:r w:rsidR="00A22C6F" w:rsidRPr="005E6FFE">
        <w:rPr>
          <w:rFonts w:ascii="Times New Roman" w:eastAsia="MS Mincho" w:hAnsi="Times New Roman" w:cs="Times New Roman"/>
          <w:b/>
          <w:bCs/>
          <w:sz w:val="22"/>
          <w:szCs w:val="22"/>
          <w:lang w:bidi="he-IL"/>
        </w:rPr>
        <w:t>[Service organization short name</w:t>
      </w:r>
      <w:r w:rsidR="00A22C6F" w:rsidRPr="005E6FFE">
        <w:rPr>
          <w:rFonts w:ascii="Times New Roman" w:eastAsia="MS Mincho" w:hAnsi="Times New Roman" w:cs="Times New Roman"/>
          <w:b/>
          <w:bCs/>
          <w:sz w:val="22"/>
          <w:szCs w:val="22"/>
        </w:rPr>
        <w:t>]</w:t>
      </w:r>
      <w:r w:rsidR="00A22C6F" w:rsidRPr="005E6FFE">
        <w:rPr>
          <w:rFonts w:ascii="Times New Roman" w:eastAsia="MS Mincho" w:hAnsi="Times New Roman" w:cs="Times New Roman"/>
          <w:sz w:val="22"/>
          <w:szCs w:val="22"/>
        </w:rPr>
        <w:t>’s</w:t>
      </w:r>
      <w:r w:rsidR="00A22C6F" w:rsidRPr="005E6FFE" w:rsidDel="0026480C">
        <w:rPr>
          <w:rFonts w:ascii="Times New Roman" w:eastAsia="MS Mincho" w:hAnsi="Times New Roman" w:cs="Times New Roman"/>
          <w:sz w:val="22"/>
          <w:szCs w:val="22"/>
          <w:lang w:bidi="he-IL"/>
        </w:rPr>
        <w:t xml:space="preserve"> </w:t>
      </w:r>
      <w:r w:rsidRPr="000B7208">
        <w:rPr>
          <w:rFonts w:ascii="Times New Roman" w:eastAsia="MS Mincho" w:hAnsi="Times New Roman" w:cs="Times New Roman"/>
          <w:sz w:val="22"/>
          <w:szCs w:val="22"/>
          <w:lang w:bidi="he-IL"/>
        </w:rPr>
        <w:t xml:space="preserve">service commitments and system requirements would be achieved based on the applicable trust services criteria, if </w:t>
      </w:r>
      <w:ins w:id="41" w:author="Stella TY Shen" w:date="2023-11-29T14:31:00Z">
        <w:r w:rsidR="007C18CD">
          <w:rPr>
            <w:rFonts w:ascii="Times New Roman" w:eastAsia="MS Mincho" w:hAnsi="Times New Roman" w:cs="Times New Roman"/>
            <w:sz w:val="22"/>
            <w:szCs w:val="22"/>
            <w:lang w:bidi="he-IL"/>
          </w:rPr>
          <w:t>its</w:t>
        </w:r>
      </w:ins>
      <w:del w:id="42" w:author="Stella TY Shen" w:date="2023-11-29T14:31:00Z">
        <w:r w:rsidRPr="000B7208" w:rsidDel="007C18CD">
          <w:rPr>
            <w:rFonts w:ascii="Times New Roman" w:eastAsia="MS Mincho" w:hAnsi="Times New Roman" w:cs="Times New Roman"/>
            <w:sz w:val="22"/>
            <w:szCs w:val="22"/>
            <w:lang w:bidi="he-IL"/>
          </w:rPr>
          <w:delText>the</w:delText>
        </w:r>
      </w:del>
      <w:r w:rsidRPr="000B7208">
        <w:rPr>
          <w:rFonts w:ascii="Times New Roman" w:eastAsia="MS Mincho" w:hAnsi="Times New Roman" w:cs="Times New Roman"/>
          <w:sz w:val="22"/>
          <w:szCs w:val="22"/>
          <w:lang w:bidi="he-IL"/>
        </w:rPr>
        <w:t xml:space="preserve"> controls operated</w:t>
      </w:r>
      <w:r w:rsidR="00A22C6F" w:rsidRPr="00A22C6F">
        <w:rPr>
          <w:rFonts w:ascii="Times New Roman" w:eastAsia="MS Mincho" w:hAnsi="Times New Roman" w:cs="Times New Roman"/>
          <w:sz w:val="22"/>
          <w:szCs w:val="22"/>
          <w:lang w:bidi="he-IL"/>
        </w:rPr>
        <w:t xml:space="preserve"> </w:t>
      </w:r>
      <w:r w:rsidR="00A22C6F" w:rsidRPr="002A1DF1">
        <w:rPr>
          <w:rFonts w:ascii="Times New Roman" w:eastAsia="MS Mincho" w:hAnsi="Times New Roman" w:cs="Times New Roman"/>
          <w:sz w:val="22"/>
          <w:szCs w:val="22"/>
          <w:lang w:bidi="he-IL"/>
        </w:rPr>
        <w:t>effectively</w:t>
      </w:r>
      <w:ins w:id="43" w:author="Stella TY Shen" w:date="2023-11-29T14:32:00Z">
        <w:r w:rsidR="00351EFC">
          <w:rPr>
            <w:rFonts w:ascii="Times New Roman" w:eastAsia="MS Mincho" w:hAnsi="Times New Roman" w:cs="Times New Roman"/>
            <w:sz w:val="22"/>
            <w:szCs w:val="22"/>
            <w:lang w:bidi="he-IL"/>
          </w:rPr>
          <w:t xml:space="preserve"> </w:t>
        </w:r>
        <w:r w:rsidR="00351EFC" w:rsidRPr="00351EFC">
          <w:rPr>
            <w:rFonts w:ascii="Times New Roman" w:eastAsia="MS Mincho" w:hAnsi="Times New Roman" w:cs="Times New Roman"/>
            <w:sz w:val="22"/>
            <w:szCs w:val="22"/>
            <w:lang w:bidi="he-IL"/>
          </w:rPr>
          <w:t>throughout that period</w:t>
        </w:r>
      </w:ins>
      <w:r w:rsidRPr="000B7208">
        <w:rPr>
          <w:rFonts w:ascii="Times New Roman" w:eastAsia="MS Mincho" w:hAnsi="Times New Roman" w:cs="Times New Roman"/>
          <w:sz w:val="22"/>
          <w:szCs w:val="22"/>
          <w:lang w:bidi="he-IL"/>
        </w:rPr>
        <w:t xml:space="preserve"> </w:t>
      </w:r>
      <w:commentRangeStart w:id="44"/>
      <w:r w:rsidR="003E6B3E" w:rsidRPr="000B7208">
        <w:rPr>
          <w:rFonts w:ascii="Times New Roman" w:eastAsia="MS Mincho" w:hAnsi="Times New Roman" w:cs="Times New Roman"/>
          <w:sz w:val="22"/>
          <w:szCs w:val="22"/>
          <w:lang w:bidi="he-IL"/>
        </w:rPr>
        <w:t>[</w:t>
      </w:r>
      <w:r w:rsidRPr="000B7208">
        <w:rPr>
          <w:rFonts w:ascii="Times New Roman" w:hAnsi="Times New Roman" w:cs="Times New Roman"/>
          <w:sz w:val="22"/>
          <w:szCs w:val="22"/>
        </w:rPr>
        <w:t xml:space="preserve">and if user entities applied the complementary user entity controls and the </w:t>
      </w:r>
      <w:ins w:id="45" w:author="Jessica Hua" w:date="2025-07-15T17:14:00Z" w16du:dateUtc="2025-07-15T09:14:00Z">
        <w:r w:rsidR="00E909F2">
          <w:rPr>
            <w:rFonts w:ascii="Times New Roman" w:eastAsiaTheme="minorEastAsia" w:hAnsi="Times New Roman" w:cs="Times New Roman" w:hint="eastAsia"/>
            <w:sz w:val="22"/>
            <w:szCs w:val="22"/>
            <w:lang w:eastAsia="zh-CN"/>
          </w:rPr>
          <w:t xml:space="preserve">carved-out </w:t>
        </w:r>
      </w:ins>
      <w:r w:rsidRPr="000B7208">
        <w:rPr>
          <w:rFonts w:ascii="Times New Roman" w:hAnsi="Times New Roman" w:cs="Times New Roman"/>
          <w:sz w:val="22"/>
          <w:szCs w:val="22"/>
        </w:rPr>
        <w:t>subservice organization</w:t>
      </w:r>
      <w:r w:rsidR="00A22C6F" w:rsidRPr="00A22C6F">
        <w:rPr>
          <w:rFonts w:ascii="Times New Roman" w:hAnsi="Times New Roman" w:cs="Times New Roman"/>
          <w:b/>
          <w:bCs/>
          <w:sz w:val="22"/>
          <w:szCs w:val="22"/>
        </w:rPr>
        <w:t>[</w:t>
      </w:r>
      <w:r w:rsidRPr="00A22C6F">
        <w:rPr>
          <w:rFonts w:ascii="Times New Roman" w:hAnsi="Times New Roman" w:cs="Times New Roman"/>
          <w:b/>
          <w:bCs/>
          <w:sz w:val="22"/>
          <w:szCs w:val="22"/>
        </w:rPr>
        <w:t>s</w:t>
      </w:r>
      <w:r w:rsidR="00A22C6F" w:rsidRPr="00A22C6F">
        <w:rPr>
          <w:rFonts w:ascii="Times New Roman" w:hAnsi="Times New Roman" w:cs="Times New Roman"/>
          <w:b/>
          <w:bCs/>
          <w:sz w:val="22"/>
          <w:szCs w:val="22"/>
        </w:rPr>
        <w:t>]</w:t>
      </w:r>
      <w:r w:rsidRPr="000B7208">
        <w:rPr>
          <w:rFonts w:ascii="Times New Roman" w:hAnsi="Times New Roman" w:cs="Times New Roman"/>
          <w:sz w:val="22"/>
          <w:szCs w:val="22"/>
        </w:rPr>
        <w:t xml:space="preserve"> applied the </w:t>
      </w:r>
      <w:ins w:id="46" w:author="Stella TY Shen" w:date="2023-11-29T14:33:00Z">
        <w:r w:rsidR="00044C65" w:rsidRPr="000B7208">
          <w:rPr>
            <w:rFonts w:ascii="Times New Roman" w:hAnsi="Times New Roman" w:cs="Times New Roman"/>
            <w:sz w:val="22"/>
            <w:szCs w:val="22"/>
          </w:rPr>
          <w:t xml:space="preserve">complementary </w:t>
        </w:r>
      </w:ins>
      <w:r w:rsidRPr="000B7208">
        <w:rPr>
          <w:rFonts w:ascii="Times New Roman" w:hAnsi="Times New Roman" w:cs="Times New Roman"/>
          <w:sz w:val="22"/>
          <w:szCs w:val="22"/>
        </w:rPr>
        <w:t xml:space="preserve">controls assumed in the design of </w:t>
      </w:r>
      <w:r w:rsidRPr="000B7208">
        <w:rPr>
          <w:rFonts w:ascii="Times New Roman" w:hAnsi="Times New Roman" w:cs="Times New Roman"/>
          <w:b/>
          <w:bCs/>
          <w:sz w:val="22"/>
          <w:szCs w:val="22"/>
        </w:rPr>
        <w:t xml:space="preserve">[Service organization </w:t>
      </w:r>
      <w:r w:rsidR="00BF678B" w:rsidRPr="000B7208">
        <w:rPr>
          <w:rFonts w:ascii="Times New Roman" w:hAnsi="Times New Roman" w:cs="Times New Roman"/>
          <w:b/>
          <w:bCs/>
          <w:sz w:val="22"/>
          <w:szCs w:val="22"/>
        </w:rPr>
        <w:t xml:space="preserve">short </w:t>
      </w:r>
      <w:r w:rsidRPr="000B7208">
        <w:rPr>
          <w:rFonts w:ascii="Times New Roman" w:hAnsi="Times New Roman" w:cs="Times New Roman"/>
          <w:b/>
          <w:bCs/>
          <w:sz w:val="22"/>
          <w:szCs w:val="22"/>
        </w:rPr>
        <w:t>name]</w:t>
      </w:r>
      <w:r w:rsidRPr="000B7208">
        <w:rPr>
          <w:rFonts w:ascii="Times New Roman" w:hAnsi="Times New Roman" w:cs="Times New Roman"/>
          <w:bCs/>
          <w:sz w:val="22"/>
          <w:szCs w:val="22"/>
        </w:rPr>
        <w:t>’s controls</w:t>
      </w:r>
      <w:r w:rsidRPr="000B7208">
        <w:rPr>
          <w:rFonts w:ascii="Times New Roman" w:hAnsi="Times New Roman" w:cs="Times New Roman"/>
          <w:sz w:val="22"/>
          <w:szCs w:val="22"/>
        </w:rPr>
        <w:t>]</w:t>
      </w:r>
      <w:commentRangeEnd w:id="44"/>
      <w:r w:rsidR="00241A96">
        <w:rPr>
          <w:rStyle w:val="a9"/>
          <w:rFonts w:ascii="Arial Bold" w:hAnsi="Arial Bold" w:cs="Arial"/>
          <w:b/>
          <w:lang w:val="en-US" w:eastAsia="en-US"/>
        </w:rPr>
        <w:commentReference w:id="44"/>
      </w:r>
      <w:r w:rsidRPr="000B7208">
        <w:rPr>
          <w:rFonts w:ascii="Times New Roman" w:eastAsia="MS Mincho" w:hAnsi="Times New Roman" w:cs="Times New Roman"/>
          <w:sz w:val="22"/>
          <w:szCs w:val="22"/>
          <w:vertAlign w:val="superscript"/>
          <w:lang w:bidi="he-IL"/>
        </w:rPr>
        <w:t xml:space="preserve"> </w:t>
      </w:r>
      <w:r w:rsidRPr="000B7208">
        <w:rPr>
          <w:rFonts w:ascii="Times New Roman" w:eastAsia="MS Mincho" w:hAnsi="Times New Roman" w:cs="Times New Roman"/>
          <w:sz w:val="22"/>
          <w:szCs w:val="22"/>
          <w:lang w:bidi="he-IL"/>
        </w:rPr>
        <w:t xml:space="preserve">throughout </w:t>
      </w:r>
      <w:r w:rsidR="00A22C6F">
        <w:rPr>
          <w:rFonts w:ascii="Times New Roman" w:eastAsia="MS Mincho" w:hAnsi="Times New Roman" w:cs="Times New Roman"/>
          <w:sz w:val="22"/>
          <w:szCs w:val="22"/>
          <w:lang w:bidi="he-IL"/>
        </w:rPr>
        <w:t>that</w:t>
      </w:r>
      <w:r w:rsidR="00A22C6F" w:rsidRPr="000B7208">
        <w:rPr>
          <w:rFonts w:ascii="Times New Roman" w:eastAsia="MS Mincho" w:hAnsi="Times New Roman" w:cs="Times New Roman"/>
          <w:sz w:val="22"/>
          <w:szCs w:val="22"/>
          <w:lang w:bidi="he-IL"/>
        </w:rPr>
        <w:t xml:space="preserve"> </w:t>
      </w:r>
      <w:r w:rsidRPr="000B7208">
        <w:rPr>
          <w:rFonts w:ascii="Times New Roman" w:eastAsia="MS Mincho" w:hAnsi="Times New Roman" w:cs="Times New Roman"/>
          <w:sz w:val="22"/>
          <w:szCs w:val="22"/>
          <w:lang w:bidi="he-IL"/>
        </w:rPr>
        <w:t>period</w:t>
      </w:r>
      <w:r w:rsidRPr="000B7208">
        <w:rPr>
          <w:rFonts w:ascii="Times New Roman" w:hAnsi="Times New Roman" w:cs="Times New Roman"/>
          <w:sz w:val="22"/>
          <w:szCs w:val="22"/>
        </w:rPr>
        <w:t>.</w:t>
      </w:r>
    </w:p>
    <w:p w14:paraId="43F7C7A9" w14:textId="77777777" w:rsidR="00A30E44" w:rsidRPr="00044C65" w:rsidRDefault="00A30E44" w:rsidP="000E3997">
      <w:pPr>
        <w:pStyle w:val="a3"/>
        <w:widowControl w:val="0"/>
        <w:tabs>
          <w:tab w:val="left" w:pos="360"/>
          <w:tab w:val="left" w:pos="1080"/>
          <w:tab w:val="left" w:pos="1440"/>
        </w:tabs>
        <w:spacing w:line="276" w:lineRule="auto"/>
        <w:ind w:left="720"/>
        <w:jc w:val="both"/>
        <w:rPr>
          <w:rFonts w:ascii="Times New Roman" w:hAnsi="Times New Roman" w:cs="Times New Roman"/>
          <w:spacing w:val="-2"/>
          <w:sz w:val="22"/>
          <w:szCs w:val="22"/>
        </w:rPr>
      </w:pPr>
    </w:p>
    <w:p w14:paraId="13B3716B" w14:textId="51B78F01" w:rsidR="00A30E44" w:rsidRPr="000B7208" w:rsidRDefault="00E21333" w:rsidP="1B89C733">
      <w:pPr>
        <w:pStyle w:val="a3"/>
        <w:widowControl w:val="0"/>
        <w:numPr>
          <w:ilvl w:val="0"/>
          <w:numId w:val="1"/>
        </w:numPr>
        <w:tabs>
          <w:tab w:val="left" w:pos="360"/>
          <w:tab w:val="left" w:pos="720"/>
          <w:tab w:val="left" w:pos="1080"/>
          <w:tab w:val="left" w:pos="1440"/>
        </w:tabs>
        <w:spacing w:line="276" w:lineRule="auto"/>
        <w:jc w:val="both"/>
        <w:rPr>
          <w:rFonts w:ascii="Times New Roman" w:hAnsi="Times New Roman" w:cs="Times New Roman"/>
          <w:b/>
          <w:bCs/>
          <w:spacing w:val="-2"/>
          <w:sz w:val="22"/>
          <w:szCs w:val="22"/>
        </w:rPr>
      </w:pPr>
      <w:ins w:id="47" w:author="Jessica Hua" w:date="2025-07-15T17:15:00Z" w16du:dateUtc="2025-07-15T09:15:00Z">
        <w:r w:rsidRPr="04D8F1F4">
          <w:rPr>
            <w:rFonts w:ascii="Times New Roman" w:eastAsiaTheme="minorEastAsia" w:hAnsi="Times New Roman" w:cs="Times New Roman"/>
            <w:b/>
            <w:bCs/>
            <w:sz w:val="22"/>
            <w:szCs w:val="22"/>
            <w:lang w:eastAsia="zh-CN" w:bidi="he-IL"/>
          </w:rPr>
          <w:t xml:space="preserve">The </w:t>
        </w:r>
      </w:ins>
      <w:r w:rsidR="00A30E44" w:rsidRPr="000B7208">
        <w:rPr>
          <w:rFonts w:ascii="Times New Roman" w:eastAsia="MS Mincho" w:hAnsi="Times New Roman" w:cs="Times New Roman"/>
          <w:b/>
          <w:bCs/>
          <w:sz w:val="22"/>
          <w:szCs w:val="22"/>
          <w:lang w:bidi="he-IL"/>
        </w:rPr>
        <w:t xml:space="preserve">[Service organization </w:t>
      </w:r>
      <w:r w:rsidR="00EF65CA" w:rsidRPr="000B7208">
        <w:rPr>
          <w:rFonts w:ascii="Times New Roman" w:eastAsia="MS Mincho" w:hAnsi="Times New Roman" w:cs="Times New Roman"/>
          <w:b/>
          <w:bCs/>
          <w:sz w:val="22"/>
          <w:szCs w:val="22"/>
          <w:lang w:bidi="he-IL"/>
        </w:rPr>
        <w:t xml:space="preserve">short </w:t>
      </w:r>
      <w:r w:rsidR="00A30E44" w:rsidRPr="000B7208">
        <w:rPr>
          <w:rFonts w:ascii="Times New Roman" w:eastAsia="MS Mincho" w:hAnsi="Times New Roman" w:cs="Times New Roman"/>
          <w:b/>
          <w:bCs/>
          <w:sz w:val="22"/>
          <w:szCs w:val="22"/>
          <w:lang w:bidi="he-IL"/>
        </w:rPr>
        <w:t>name</w:t>
      </w:r>
      <w:r w:rsidR="00A30E44" w:rsidRPr="000B7208">
        <w:rPr>
          <w:rFonts w:ascii="Times New Roman" w:eastAsia="MS Mincho" w:hAnsi="Times New Roman" w:cs="Times New Roman"/>
          <w:b/>
          <w:bCs/>
          <w:sz w:val="22"/>
          <w:szCs w:val="22"/>
        </w:rPr>
        <w:t>]</w:t>
      </w:r>
      <w:r w:rsidR="001313F6" w:rsidRPr="000B7208">
        <w:rPr>
          <w:rFonts w:ascii="Times New Roman" w:eastAsia="MS Mincho" w:hAnsi="Times New Roman" w:cs="Times New Roman"/>
          <w:sz w:val="22"/>
          <w:szCs w:val="22"/>
        </w:rPr>
        <w:t>’s</w:t>
      </w:r>
      <w:r w:rsidR="00A30E44" w:rsidRPr="000B7208">
        <w:rPr>
          <w:rFonts w:ascii="Times New Roman" w:eastAsia="MS Mincho" w:hAnsi="Times New Roman" w:cs="Times New Roman"/>
          <w:sz w:val="22"/>
          <w:szCs w:val="22"/>
          <w:lang w:bidi="he-IL"/>
        </w:rPr>
        <w:t xml:space="preserve"> </w:t>
      </w:r>
      <w:r w:rsidR="00A30E44" w:rsidRPr="000B7208">
        <w:rPr>
          <w:rFonts w:ascii="Times New Roman" w:hAnsi="Times New Roman" w:cs="Times New Roman"/>
          <w:spacing w:val="-2"/>
          <w:sz w:val="22"/>
          <w:szCs w:val="22"/>
        </w:rPr>
        <w:t xml:space="preserve">controls stated in the Description operated effectively throughout the period </w:t>
      </w:r>
      <w:r w:rsidR="00A30E44" w:rsidRPr="000B7208">
        <w:rPr>
          <w:rFonts w:ascii="Times New Roman" w:hAnsi="Times New Roman" w:cs="Times New Roman"/>
          <w:b/>
          <w:bCs/>
          <w:sz w:val="22"/>
          <w:szCs w:val="22"/>
        </w:rPr>
        <w:t>[date]</w:t>
      </w:r>
      <w:r w:rsidR="00A30E44" w:rsidRPr="000B7208">
        <w:rPr>
          <w:rFonts w:ascii="Times New Roman" w:hAnsi="Times New Roman" w:cs="Times New Roman"/>
          <w:sz w:val="22"/>
          <w:szCs w:val="22"/>
        </w:rPr>
        <w:t xml:space="preserve"> to </w:t>
      </w:r>
      <w:r w:rsidR="00A30E44" w:rsidRPr="000B7208">
        <w:rPr>
          <w:rFonts w:ascii="Times New Roman" w:hAnsi="Times New Roman" w:cs="Times New Roman"/>
          <w:b/>
          <w:bCs/>
          <w:sz w:val="22"/>
          <w:szCs w:val="22"/>
        </w:rPr>
        <w:t>[date]</w:t>
      </w:r>
      <w:r w:rsidR="00A30E44" w:rsidRPr="000B7208">
        <w:rPr>
          <w:rFonts w:ascii="Times New Roman" w:hAnsi="Times New Roman" w:cs="Times New Roman"/>
          <w:sz w:val="22"/>
          <w:szCs w:val="22"/>
        </w:rPr>
        <w:t xml:space="preserve"> </w:t>
      </w:r>
      <w:r w:rsidR="00A30E44" w:rsidRPr="000B7208">
        <w:rPr>
          <w:rFonts w:ascii="Times New Roman" w:hAnsi="Times New Roman" w:cs="Times New Roman"/>
          <w:spacing w:val="-2"/>
          <w:sz w:val="22"/>
          <w:szCs w:val="22"/>
        </w:rPr>
        <w:t xml:space="preserve">to </w:t>
      </w:r>
      <w:r w:rsidR="00A22C6F" w:rsidRPr="00691490">
        <w:rPr>
          <w:rFonts w:ascii="Times New Roman" w:hAnsi="Times New Roman" w:cs="Times New Roman"/>
          <w:spacing w:val="-2"/>
          <w:sz w:val="22"/>
          <w:szCs w:val="22"/>
        </w:rPr>
        <w:t>provide reasonable assurance that</w:t>
      </w:r>
      <w:r w:rsidR="00A30E44" w:rsidRPr="000B7208">
        <w:rPr>
          <w:rFonts w:ascii="Times New Roman" w:eastAsia="MS Mincho" w:hAnsi="Times New Roman" w:cs="Times New Roman"/>
          <w:sz w:val="22"/>
          <w:szCs w:val="22"/>
          <w:lang w:bidi="he-IL"/>
        </w:rPr>
        <w:t xml:space="preserve"> </w:t>
      </w:r>
      <w:r w:rsidR="00A22C6F" w:rsidRPr="005E6FFE">
        <w:rPr>
          <w:rFonts w:ascii="Times New Roman" w:eastAsia="MS Mincho" w:hAnsi="Times New Roman" w:cs="Times New Roman"/>
          <w:b/>
          <w:bCs/>
          <w:sz w:val="22"/>
          <w:szCs w:val="22"/>
          <w:lang w:bidi="he-IL"/>
        </w:rPr>
        <w:t>[Service organization short name</w:t>
      </w:r>
      <w:r w:rsidR="00A22C6F" w:rsidRPr="005E6FFE">
        <w:rPr>
          <w:rFonts w:ascii="Times New Roman" w:eastAsia="MS Mincho" w:hAnsi="Times New Roman" w:cs="Times New Roman"/>
          <w:b/>
          <w:bCs/>
          <w:sz w:val="22"/>
          <w:szCs w:val="22"/>
        </w:rPr>
        <w:t>]</w:t>
      </w:r>
      <w:r w:rsidR="00A22C6F" w:rsidRPr="005E6FFE">
        <w:rPr>
          <w:rFonts w:ascii="Times New Roman" w:eastAsia="MS Mincho" w:hAnsi="Times New Roman" w:cs="Times New Roman"/>
          <w:sz w:val="22"/>
          <w:szCs w:val="22"/>
        </w:rPr>
        <w:t>’s</w:t>
      </w:r>
      <w:r w:rsidR="00A22C6F" w:rsidRPr="000B7208">
        <w:rPr>
          <w:rFonts w:ascii="Times New Roman" w:eastAsia="MS Mincho" w:hAnsi="Times New Roman" w:cs="Times New Roman"/>
          <w:sz w:val="22"/>
          <w:szCs w:val="22"/>
          <w:lang w:bidi="he-IL"/>
        </w:rPr>
        <w:t xml:space="preserve"> </w:t>
      </w:r>
      <w:r w:rsidR="00A30E44" w:rsidRPr="000B7208">
        <w:rPr>
          <w:rFonts w:ascii="Times New Roman" w:eastAsia="MS Mincho" w:hAnsi="Times New Roman" w:cs="Times New Roman"/>
          <w:sz w:val="22"/>
          <w:szCs w:val="22"/>
          <w:lang w:bidi="he-IL"/>
        </w:rPr>
        <w:t xml:space="preserve">service commitments and system requirements </w:t>
      </w:r>
      <w:r w:rsidR="00A22C6F" w:rsidRPr="0084326F">
        <w:rPr>
          <w:rFonts w:ascii="Times New Roman" w:eastAsia="MS Mincho" w:hAnsi="Times New Roman" w:cs="Times New Roman"/>
          <w:sz w:val="22"/>
          <w:szCs w:val="22"/>
          <w:lang w:bidi="he-IL"/>
        </w:rPr>
        <w:t>were achieved</w:t>
      </w:r>
      <w:r w:rsidR="00A22C6F" w:rsidRPr="000B7208">
        <w:rPr>
          <w:rFonts w:ascii="Times New Roman" w:eastAsia="MS Mincho" w:hAnsi="Times New Roman" w:cs="Times New Roman"/>
          <w:sz w:val="22"/>
          <w:szCs w:val="22"/>
          <w:lang w:bidi="he-IL"/>
        </w:rPr>
        <w:t xml:space="preserve"> </w:t>
      </w:r>
      <w:r w:rsidR="00A30E44" w:rsidRPr="000B7208">
        <w:rPr>
          <w:rFonts w:ascii="Times New Roman" w:eastAsia="MS Mincho" w:hAnsi="Times New Roman" w:cs="Times New Roman"/>
          <w:sz w:val="22"/>
          <w:szCs w:val="22"/>
          <w:lang w:bidi="he-IL"/>
        </w:rPr>
        <w:t xml:space="preserve">based on </w:t>
      </w:r>
      <w:r w:rsidR="00A30E44" w:rsidRPr="000B7208">
        <w:rPr>
          <w:rFonts w:ascii="Times New Roman" w:hAnsi="Times New Roman" w:cs="Times New Roman"/>
          <w:spacing w:val="-2"/>
          <w:sz w:val="22"/>
          <w:szCs w:val="22"/>
        </w:rPr>
        <w:t>the applicable trust services criteria</w:t>
      </w:r>
      <w:commentRangeStart w:id="48"/>
      <w:r w:rsidR="00663854" w:rsidRPr="000B7208">
        <w:rPr>
          <w:rFonts w:ascii="Times New Roman" w:hAnsi="Times New Roman" w:cs="Times New Roman"/>
          <w:spacing w:val="-2"/>
          <w:sz w:val="22"/>
          <w:szCs w:val="22"/>
        </w:rPr>
        <w:t>[</w:t>
      </w:r>
      <w:r w:rsidR="00A30E44" w:rsidRPr="000B7208">
        <w:rPr>
          <w:rFonts w:ascii="Times New Roman" w:hAnsi="Times New Roman" w:cs="Times New Roman"/>
          <w:spacing w:val="-2"/>
          <w:sz w:val="22"/>
          <w:szCs w:val="22"/>
        </w:rPr>
        <w:t xml:space="preserve">, if </w:t>
      </w:r>
      <w:del w:id="49" w:author="Stella TY Shen" w:date="2023-11-29T14:20:00Z">
        <w:r w:rsidRPr="04D8F1F4" w:rsidDel="00E21333">
          <w:rPr>
            <w:rFonts w:ascii="Times New Roman" w:hAnsi="Times New Roman" w:cs="Times New Roman"/>
            <w:sz w:val="22"/>
            <w:szCs w:val="22"/>
          </w:rPr>
          <w:delText xml:space="preserve">user entities applied </w:delText>
        </w:r>
      </w:del>
      <w:r w:rsidR="00A30E44" w:rsidRPr="000B7208">
        <w:rPr>
          <w:rFonts w:ascii="Times New Roman" w:hAnsi="Times New Roman" w:cs="Times New Roman"/>
          <w:spacing w:val="-2"/>
          <w:sz w:val="22"/>
          <w:szCs w:val="22"/>
        </w:rPr>
        <w:t xml:space="preserve">the complementary user entity controls and the </w:t>
      </w:r>
      <w:ins w:id="50" w:author="Stella TY Shen" w:date="2023-11-29T14:21:00Z">
        <w:r w:rsidR="005C2C6B" w:rsidRPr="04D8F1F4">
          <w:rPr>
            <w:rFonts w:ascii="Times New Roman" w:hAnsi="Times New Roman" w:cs="Times New Roman"/>
            <w:sz w:val="22"/>
            <w:szCs w:val="22"/>
          </w:rPr>
          <w:t xml:space="preserve">complementary </w:t>
        </w:r>
      </w:ins>
      <w:ins w:id="51" w:author="Jessica Hua" w:date="2025-07-15T17:17:00Z" w16du:dateUtc="2025-07-15T09:17:00Z">
        <w:r w:rsidR="00990424" w:rsidRPr="04D8F1F4">
          <w:rPr>
            <w:rFonts w:ascii="Times New Roman" w:eastAsiaTheme="minorEastAsia" w:hAnsi="Times New Roman" w:cs="Times New Roman"/>
            <w:sz w:val="22"/>
            <w:szCs w:val="22"/>
            <w:lang w:eastAsia="zh-CN"/>
          </w:rPr>
          <w:t xml:space="preserve">carved-out </w:t>
        </w:r>
      </w:ins>
      <w:r w:rsidR="00A30E44" w:rsidRPr="000B7208">
        <w:rPr>
          <w:rFonts w:ascii="Times New Roman" w:hAnsi="Times New Roman" w:cs="Times New Roman"/>
          <w:spacing w:val="-2"/>
          <w:sz w:val="22"/>
          <w:szCs w:val="22"/>
        </w:rPr>
        <w:t>subservice organization</w:t>
      </w:r>
      <w:del w:id="52" w:author="Stella TY Shen" w:date="2023-11-29T14:21:00Z">
        <w:r w:rsidRPr="04D8F1F4" w:rsidDel="00E21333">
          <w:rPr>
            <w:rFonts w:ascii="Times New Roman" w:hAnsi="Times New Roman" w:cs="Times New Roman"/>
            <w:sz w:val="22"/>
            <w:szCs w:val="22"/>
          </w:rPr>
          <w:delText>s</w:delText>
        </w:r>
      </w:del>
      <w:r w:rsidR="00A30E44" w:rsidRPr="000B7208">
        <w:rPr>
          <w:rFonts w:ascii="Times New Roman" w:hAnsi="Times New Roman" w:cs="Times New Roman"/>
          <w:spacing w:val="-2"/>
          <w:sz w:val="22"/>
          <w:szCs w:val="22"/>
        </w:rPr>
        <w:t xml:space="preserve"> </w:t>
      </w:r>
      <w:del w:id="53" w:author="Stella TY Shen" w:date="2023-11-29T14:21:00Z">
        <w:r w:rsidRPr="04D8F1F4" w:rsidDel="00E21333">
          <w:rPr>
            <w:rFonts w:ascii="Times New Roman" w:hAnsi="Times New Roman" w:cs="Times New Roman"/>
            <w:sz w:val="22"/>
            <w:szCs w:val="22"/>
          </w:rPr>
          <w:delText xml:space="preserve">applied the </w:delText>
        </w:r>
      </w:del>
      <w:ins w:id="54" w:author="Stella TY Shen" w:date="2023-11-29T14:21:00Z">
        <w:del w:id="55" w:author="Mike Ruan" w:date="2025-11-20T18:33:00Z" w16du:dateUtc="2025-11-20T10:33:00Z">
          <w:r w:rsidR="005C2C6B" w:rsidRPr="04D8F1F4" w:rsidDel="00C021C9">
            <w:rPr>
              <w:rFonts w:ascii="Times New Roman" w:hAnsi="Times New Roman" w:cs="Times New Roman"/>
              <w:sz w:val="22"/>
              <w:szCs w:val="22"/>
            </w:rPr>
            <w:delText xml:space="preserve"> </w:delText>
          </w:r>
        </w:del>
      </w:ins>
      <w:r w:rsidR="00A30E44" w:rsidRPr="000B7208">
        <w:rPr>
          <w:rFonts w:ascii="Times New Roman" w:hAnsi="Times New Roman" w:cs="Times New Roman"/>
          <w:spacing w:val="-2"/>
          <w:sz w:val="22"/>
          <w:szCs w:val="22"/>
        </w:rPr>
        <w:t xml:space="preserve">controls assumed in the design of </w:t>
      </w:r>
      <w:r w:rsidR="00A30E44" w:rsidRPr="000B7208">
        <w:rPr>
          <w:rFonts w:ascii="Times New Roman" w:hAnsi="Times New Roman" w:cs="Times New Roman"/>
          <w:b/>
          <w:bCs/>
          <w:sz w:val="22"/>
          <w:szCs w:val="22"/>
        </w:rPr>
        <w:t xml:space="preserve">[Service organization </w:t>
      </w:r>
      <w:r w:rsidR="00BF678B" w:rsidRPr="000B7208">
        <w:rPr>
          <w:rFonts w:ascii="Times New Roman" w:hAnsi="Times New Roman" w:cs="Times New Roman"/>
          <w:b/>
          <w:bCs/>
          <w:sz w:val="22"/>
          <w:szCs w:val="22"/>
        </w:rPr>
        <w:t xml:space="preserve">short </w:t>
      </w:r>
      <w:r w:rsidR="00A30E44" w:rsidRPr="000B7208">
        <w:rPr>
          <w:rFonts w:ascii="Times New Roman" w:hAnsi="Times New Roman" w:cs="Times New Roman"/>
          <w:b/>
          <w:bCs/>
          <w:sz w:val="22"/>
          <w:szCs w:val="22"/>
        </w:rPr>
        <w:t>name]</w:t>
      </w:r>
      <w:r w:rsidR="00A30E44" w:rsidRPr="1B89C733">
        <w:rPr>
          <w:rFonts w:ascii="Times New Roman" w:hAnsi="Times New Roman" w:cs="Times New Roman"/>
          <w:sz w:val="22"/>
          <w:szCs w:val="22"/>
        </w:rPr>
        <w:t>’s controls</w:t>
      </w:r>
      <w:r w:rsidR="00A30E44" w:rsidRPr="1B89C733">
        <w:rPr>
          <w:rFonts w:ascii="Times New Roman" w:hAnsi="Times New Roman" w:cs="Times New Roman"/>
          <w:spacing w:val="-2"/>
          <w:sz w:val="22"/>
          <w:szCs w:val="22"/>
        </w:rPr>
        <w:t xml:space="preserve"> </w:t>
      </w:r>
      <w:ins w:id="56" w:author="Stella TY Shen" w:date="2023-11-29T14:16:00Z">
        <w:r w:rsidR="00E14C8F" w:rsidRPr="04D8F1F4">
          <w:rPr>
            <w:rFonts w:ascii="Times New Roman" w:hAnsi="Times New Roman" w:cs="Times New Roman"/>
            <w:sz w:val="22"/>
            <w:szCs w:val="22"/>
          </w:rPr>
          <w:t>op</w:t>
        </w:r>
        <w:r w:rsidR="00843539" w:rsidRPr="04D8F1F4">
          <w:rPr>
            <w:rFonts w:ascii="Times New Roman" w:hAnsi="Times New Roman" w:cs="Times New Roman"/>
            <w:sz w:val="22"/>
            <w:szCs w:val="22"/>
          </w:rPr>
          <w:t xml:space="preserve">erated effectively </w:t>
        </w:r>
      </w:ins>
      <w:r w:rsidR="00A30E44" w:rsidRPr="1B89C733">
        <w:rPr>
          <w:rFonts w:ascii="Times New Roman" w:hAnsi="Times New Roman" w:cs="Times New Roman"/>
          <w:spacing w:val="-2"/>
          <w:sz w:val="22"/>
          <w:szCs w:val="22"/>
        </w:rPr>
        <w:t xml:space="preserve">throughout </w:t>
      </w:r>
      <w:r w:rsidR="00A22C6F" w:rsidRPr="1B89C733">
        <w:rPr>
          <w:rFonts w:ascii="Times New Roman" w:hAnsi="Times New Roman" w:cs="Times New Roman"/>
          <w:spacing w:val="-2"/>
          <w:sz w:val="22"/>
          <w:szCs w:val="22"/>
        </w:rPr>
        <w:t xml:space="preserve">that </w:t>
      </w:r>
      <w:r w:rsidR="00A30E44" w:rsidRPr="1B89C733">
        <w:rPr>
          <w:rFonts w:ascii="Times New Roman" w:hAnsi="Times New Roman" w:cs="Times New Roman"/>
          <w:spacing w:val="-2"/>
          <w:sz w:val="22"/>
          <w:szCs w:val="22"/>
        </w:rPr>
        <w:t>period</w:t>
      </w:r>
      <w:r w:rsidR="00663854" w:rsidRPr="000B7208">
        <w:rPr>
          <w:rFonts w:ascii="Times New Roman" w:hAnsi="Times New Roman" w:cs="Times New Roman"/>
          <w:spacing w:val="-2"/>
          <w:sz w:val="22"/>
          <w:szCs w:val="22"/>
        </w:rPr>
        <w:t>]</w:t>
      </w:r>
      <w:commentRangeEnd w:id="48"/>
      <w:r w:rsidR="00663854" w:rsidRPr="000B7208">
        <w:rPr>
          <w:rStyle w:val="a9"/>
          <w:rFonts w:ascii="Times New Roman" w:hAnsi="Times New Roman" w:cs="Times New Roman"/>
          <w:b/>
          <w:sz w:val="22"/>
          <w:szCs w:val="22"/>
          <w:lang w:val="en-US" w:eastAsia="en-US"/>
        </w:rPr>
        <w:commentReference w:id="48"/>
      </w:r>
      <w:r w:rsidR="00A30E44" w:rsidRPr="000B7208">
        <w:rPr>
          <w:rFonts w:ascii="Times New Roman" w:hAnsi="Times New Roman" w:cs="Times New Roman"/>
          <w:spacing w:val="-2"/>
          <w:sz w:val="22"/>
          <w:szCs w:val="22"/>
        </w:rPr>
        <w:t>.</w:t>
      </w:r>
    </w:p>
    <w:p w14:paraId="6612D33C" w14:textId="45D78EAA" w:rsidR="00A30E44" w:rsidRPr="000B7208" w:rsidRDefault="00A30E44" w:rsidP="000E3997">
      <w:pPr>
        <w:widowControl w:val="0"/>
        <w:tabs>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bookmarkStart w:id="57" w:name="_DV_M1224"/>
      <w:bookmarkStart w:id="58" w:name="_DV_M1227"/>
      <w:bookmarkStart w:id="59" w:name="_DV_M1228"/>
      <w:bookmarkStart w:id="60" w:name="_DV_M1230"/>
      <w:bookmarkStart w:id="61" w:name="_DV_M1231"/>
      <w:bookmarkEnd w:id="57"/>
      <w:bookmarkEnd w:id="58"/>
      <w:bookmarkEnd w:id="59"/>
      <w:bookmarkEnd w:id="60"/>
      <w:bookmarkEnd w:id="61"/>
    </w:p>
    <w:p w14:paraId="15455AF2" w14:textId="77777777" w:rsidR="00DC2533" w:rsidRPr="000B7208" w:rsidRDefault="00DC2533" w:rsidP="000E3997">
      <w:pPr>
        <w:widowControl w:val="0"/>
        <w:tabs>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7B3E9BEE" w14:textId="77777777" w:rsidR="00A30E44" w:rsidRPr="000B7208" w:rsidRDefault="00A30E44" w:rsidP="000E3997">
      <w:pPr>
        <w:widowControl w:val="0"/>
        <w:snapToGrid w:val="0"/>
        <w:spacing w:line="276" w:lineRule="auto"/>
        <w:jc w:val="both"/>
        <w:rPr>
          <w:rFonts w:ascii="Times New Roman" w:eastAsia="MS Mincho" w:hAnsi="Times New Roman" w:cs="Times New Roman"/>
          <w:b w:val="0"/>
          <w:sz w:val="22"/>
          <w:szCs w:val="22"/>
          <w:lang w:bidi="he-IL"/>
        </w:rPr>
      </w:pPr>
    </w:p>
    <w:p w14:paraId="2BF0F252" w14:textId="77777777" w:rsidR="00A30E44" w:rsidRPr="000B7208" w:rsidRDefault="00A30E44" w:rsidP="000E3997">
      <w:pPr>
        <w:widowControl w:val="0"/>
        <w:snapToGrid w:val="0"/>
        <w:spacing w:line="276" w:lineRule="auto"/>
        <w:jc w:val="both"/>
        <w:rPr>
          <w:rFonts w:ascii="Times New Roman" w:eastAsia="MS Mincho" w:hAnsi="Times New Roman" w:cs="Times New Roman"/>
          <w:b w:val="0"/>
          <w:sz w:val="22"/>
          <w:szCs w:val="22"/>
          <w:lang w:bidi="he-IL"/>
        </w:rPr>
      </w:pPr>
    </w:p>
    <w:p w14:paraId="3C94E7D3" w14:textId="05F7D520" w:rsidR="00740044" w:rsidRPr="000B7208" w:rsidRDefault="00A30E44" w:rsidP="000E3997">
      <w:pPr>
        <w:widowControl w:val="0"/>
        <w:snapToGrid w:val="0"/>
        <w:spacing w:line="276" w:lineRule="auto"/>
        <w:jc w:val="both"/>
        <w:rPr>
          <w:rFonts w:ascii="Times New Roman" w:hAnsi="Times New Roman" w:cs="Times New Roman"/>
          <w:bCs/>
          <w:sz w:val="22"/>
          <w:szCs w:val="22"/>
        </w:rPr>
      </w:pPr>
      <w:commentRangeStart w:id="62"/>
      <w:r w:rsidRPr="000B7208">
        <w:rPr>
          <w:rFonts w:ascii="Times New Roman" w:eastAsia="MS Mincho" w:hAnsi="Times New Roman" w:cs="Times New Roman"/>
          <w:bCs/>
          <w:sz w:val="22"/>
          <w:szCs w:val="22"/>
          <w:lang w:bidi="he-IL"/>
        </w:rPr>
        <w:t>[</w:t>
      </w:r>
      <w:r w:rsidR="00EF65CA" w:rsidRPr="000B7208">
        <w:rPr>
          <w:rFonts w:ascii="Times New Roman" w:eastAsia="MS Mincho" w:hAnsi="Times New Roman" w:cs="Times New Roman"/>
          <w:bCs/>
          <w:sz w:val="22"/>
          <w:szCs w:val="22"/>
          <w:lang w:bidi="he-IL"/>
        </w:rPr>
        <w:t>Service organization name</w:t>
      </w:r>
      <w:commentRangeEnd w:id="62"/>
      <w:r w:rsidR="00D24C18" w:rsidRPr="000B7208">
        <w:rPr>
          <w:rStyle w:val="a9"/>
          <w:rFonts w:ascii="Times New Roman" w:hAnsi="Times New Roman" w:cs="Times New Roman"/>
          <w:bCs/>
          <w:sz w:val="22"/>
          <w:szCs w:val="22"/>
        </w:rPr>
        <w:commentReference w:id="62"/>
      </w:r>
      <w:r w:rsidRPr="000B7208">
        <w:rPr>
          <w:rFonts w:ascii="Times New Roman" w:eastAsia="MS Mincho" w:hAnsi="Times New Roman" w:cs="Times New Roman"/>
          <w:bCs/>
          <w:sz w:val="22"/>
          <w:szCs w:val="22"/>
          <w:lang w:bidi="he-IL"/>
        </w:rPr>
        <w:t>]</w:t>
      </w:r>
    </w:p>
    <w:sectPr w:rsidR="00740044" w:rsidRPr="000B720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lly Zhong" w:date="2023-04-26T15:09:00Z" w:initials="SZ">
    <w:p w14:paraId="7CC355B0" w14:textId="3C3BF723" w:rsidR="0035413C" w:rsidRDefault="0035413C">
      <w:pPr>
        <w:pStyle w:val="aa"/>
        <w:rPr>
          <w:lang w:eastAsia="zh-CN"/>
        </w:rPr>
      </w:pPr>
      <w:r>
        <w:rPr>
          <w:rStyle w:val="a9"/>
        </w:rPr>
        <w:annotationRef/>
      </w:r>
      <w:r w:rsidR="00D575D4" w:rsidRPr="00303002">
        <w:rPr>
          <w:rFonts w:ascii="黑体" w:eastAsia="黑体" w:hAnsi="黑体" w:cs="宋体" w:hint="eastAsia"/>
          <w:b w:val="0"/>
          <w:bCs/>
          <w:sz w:val="22"/>
          <w:szCs w:val="22"/>
          <w:lang w:eastAsia="zh-CN"/>
        </w:rPr>
        <w:t>注：根据报告涵盖范围填写</w:t>
      </w:r>
    </w:p>
  </w:comment>
  <w:comment w:id="7" w:author="Sally Zhong" w:date="2023-04-26T15:29:00Z" w:initials="SZ">
    <w:p w14:paraId="75AFA94A" w14:textId="13CC93A1" w:rsidR="00B95E6A" w:rsidRDefault="00B95E6A">
      <w:pPr>
        <w:pStyle w:val="aa"/>
        <w:rPr>
          <w:lang w:eastAsia="zh-CN"/>
        </w:rPr>
      </w:pPr>
      <w:r>
        <w:rPr>
          <w:rStyle w:val="a9"/>
        </w:rPr>
        <w:annotationRef/>
      </w:r>
      <w:r w:rsidRPr="00303002">
        <w:rPr>
          <w:rFonts w:ascii="黑体" w:eastAsia="黑体" w:hAnsi="黑体" w:cs="宋体" w:hint="eastAsia"/>
          <w:b w:val="0"/>
          <w:bCs/>
          <w:sz w:val="22"/>
          <w:szCs w:val="22"/>
          <w:lang w:eastAsia="zh-CN"/>
        </w:rPr>
        <w:t>注：根据报告涵盖范围填写</w:t>
      </w:r>
    </w:p>
  </w:comment>
  <w:comment w:id="9" w:author="Vic Gong" w:date="2023-08-02T13:16:00Z" w:initials="VG">
    <w:p w14:paraId="239B015D" w14:textId="77777777" w:rsidR="00385826" w:rsidRPr="002341DD" w:rsidRDefault="00385826" w:rsidP="00385826">
      <w:pPr>
        <w:pStyle w:val="aa"/>
        <w:rPr>
          <w:rFonts w:ascii="Times New Roman" w:eastAsia="黑体" w:hAnsi="Times New Roman" w:cs="Times New Roman"/>
          <w:b w:val="0"/>
          <w:bCs/>
          <w:lang w:eastAsia="zh-CN"/>
        </w:rPr>
      </w:pPr>
      <w:r>
        <w:rPr>
          <w:rStyle w:val="a9"/>
        </w:rPr>
        <w:annotationRef/>
      </w:r>
      <w:r w:rsidRPr="002341DD">
        <w:rPr>
          <w:rFonts w:ascii="Times New Roman" w:eastAsia="黑体" w:hAnsi="Times New Roman" w:cs="Times New Roman"/>
          <w:b w:val="0"/>
          <w:bCs/>
          <w:lang w:eastAsia="zh-CN"/>
        </w:rPr>
        <w:t>注：</w:t>
      </w:r>
    </w:p>
    <w:p w14:paraId="0C9014CB" w14:textId="77777777" w:rsidR="00385826" w:rsidRPr="002341DD" w:rsidRDefault="00385826" w:rsidP="00385826">
      <w:pPr>
        <w:pStyle w:val="aa"/>
        <w:numPr>
          <w:ilvl w:val="0"/>
          <w:numId w:val="2"/>
        </w:numPr>
        <w:ind w:leftChars="90" w:left="541"/>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如涉及多家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，使用此句式</w:t>
      </w:r>
    </w:p>
    <w:p w14:paraId="0E7A7894" w14:textId="77777777" w:rsidR="00385826" w:rsidRPr="002341DD" w:rsidRDefault="00385826" w:rsidP="00385826">
      <w:pPr>
        <w:pStyle w:val="aa"/>
        <w:numPr>
          <w:ilvl w:val="0"/>
          <w:numId w:val="2"/>
        </w:numPr>
        <w:ind w:leftChars="90" w:left="541"/>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如果一家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提供多个</w:t>
      </w:r>
      <w:r w:rsidRPr="002341DD">
        <w:rPr>
          <w:rFonts w:ascii="Times New Roman" w:eastAsia="黑体" w:hAnsi="Times New Roman" w:cs="Times New Roman"/>
          <w:b w:val="0"/>
          <w:bCs/>
          <w:lang w:eastAsia="zh-CN"/>
        </w:rPr>
        <w:t>service</w:t>
      </w:r>
      <w:r w:rsidRPr="002341DD">
        <w:rPr>
          <w:rFonts w:ascii="Times New Roman" w:eastAsia="黑体" w:hAnsi="Times New Roman" w:cs="Times New Roman"/>
          <w:b w:val="0"/>
          <w:bCs/>
          <w:lang w:eastAsia="zh-CN"/>
        </w:rPr>
        <w:t>，比如云服务包括</w:t>
      </w:r>
      <w:r w:rsidRPr="002341DD">
        <w:rPr>
          <w:rFonts w:ascii="Times New Roman" w:eastAsia="黑体" w:hAnsi="Times New Roman" w:cs="Times New Roman"/>
          <w:b w:val="0"/>
          <w:bCs/>
          <w:lang w:eastAsia="zh-CN"/>
        </w:rPr>
        <w:t>ECS</w:t>
      </w:r>
      <w:r w:rsidRPr="002341DD">
        <w:rPr>
          <w:rFonts w:ascii="Times New Roman" w:eastAsia="黑体" w:hAnsi="Times New Roman" w:cs="Times New Roman"/>
          <w:b w:val="0"/>
          <w:bCs/>
          <w:lang w:eastAsia="zh-CN"/>
        </w:rPr>
        <w:t>、</w:t>
      </w:r>
      <w:r w:rsidRPr="002341DD">
        <w:rPr>
          <w:rFonts w:ascii="Times New Roman" w:eastAsia="黑体" w:hAnsi="Times New Roman" w:cs="Times New Roman"/>
          <w:b w:val="0"/>
          <w:bCs/>
          <w:lang w:eastAsia="zh-CN"/>
        </w:rPr>
        <w:t>RDS</w:t>
      </w:r>
      <w:r w:rsidRPr="002341DD">
        <w:rPr>
          <w:rFonts w:ascii="Times New Roman" w:eastAsia="黑体" w:hAnsi="Times New Roman" w:cs="Times New Roman"/>
          <w:b w:val="0"/>
          <w:bCs/>
          <w:lang w:eastAsia="zh-CN"/>
        </w:rPr>
        <w:t>等，不建议罗列出所有</w:t>
      </w:r>
      <w:r w:rsidRPr="002341DD">
        <w:rPr>
          <w:rFonts w:ascii="Times New Roman" w:eastAsia="黑体" w:hAnsi="Times New Roman" w:cs="Times New Roman"/>
          <w:b w:val="0"/>
          <w:bCs/>
          <w:lang w:eastAsia="zh-CN"/>
        </w:rPr>
        <w:t>service</w:t>
      </w:r>
      <w:r w:rsidRPr="002341DD">
        <w:rPr>
          <w:rFonts w:ascii="Times New Roman" w:eastAsia="黑体" w:hAnsi="Times New Roman" w:cs="Times New Roman"/>
          <w:b w:val="0"/>
          <w:bCs/>
          <w:lang w:eastAsia="zh-CN"/>
        </w:rPr>
        <w:t>，建议采用统称，如</w:t>
      </w:r>
      <w:r w:rsidRPr="002341DD">
        <w:rPr>
          <w:rFonts w:ascii="Times New Roman" w:eastAsia="黑体" w:hAnsi="Times New Roman" w:cs="Times New Roman"/>
          <w:b w:val="0"/>
          <w:bCs/>
          <w:lang w:eastAsia="zh-CN"/>
        </w:rPr>
        <w:t>cloud computing services, cloud security services</w:t>
      </w:r>
      <w:r w:rsidRPr="002341DD">
        <w:rPr>
          <w:rFonts w:ascii="Times New Roman" w:eastAsia="黑体" w:hAnsi="Times New Roman" w:cs="Times New Roman"/>
          <w:b w:val="0"/>
          <w:bCs/>
          <w:lang w:eastAsia="zh-CN"/>
        </w:rPr>
        <w:t>等</w:t>
      </w:r>
    </w:p>
    <w:p w14:paraId="0B708E86" w14:textId="77777777" w:rsidR="00385826" w:rsidRPr="002341DD" w:rsidRDefault="00385826" w:rsidP="00385826">
      <w:pPr>
        <w:pStyle w:val="aa"/>
        <w:numPr>
          <w:ilvl w:val="0"/>
          <w:numId w:val="2"/>
        </w:numPr>
        <w:ind w:leftChars="90" w:left="541"/>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如果一家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只提供一种具体的服务，可以直接写出，如</w:t>
      </w:r>
      <w:r w:rsidRPr="002341DD">
        <w:rPr>
          <w:rFonts w:ascii="Times New Roman" w:eastAsia="黑体" w:hAnsi="Times New Roman" w:cs="Times New Roman"/>
          <w:b w:val="0"/>
          <w:bCs/>
          <w:lang w:eastAsia="zh-CN"/>
        </w:rPr>
        <w:t>DingTalk Platform service</w:t>
      </w:r>
    </w:p>
  </w:comment>
  <w:comment w:id="15" w:author="Sally Zhong" w:date="2023-05-17T11:45:00Z" w:initials="SZ">
    <w:p w14:paraId="583E207F" w14:textId="77777777" w:rsidR="00385826" w:rsidRDefault="00385826" w:rsidP="00385826">
      <w:pPr>
        <w:pStyle w:val="aa"/>
        <w:rPr>
          <w:lang w:eastAsia="zh-CN"/>
        </w:rPr>
      </w:pPr>
      <w:r>
        <w:rPr>
          <w:rStyle w:val="a9"/>
        </w:rPr>
        <w:annotationRef/>
      </w:r>
      <w:r w:rsidRPr="005B355F">
        <w:rPr>
          <w:rFonts w:ascii="Times New Roman" w:eastAsia="黑体" w:hAnsi="Times New Roman" w:cs="Times New Roman"/>
          <w:b w:val="0"/>
          <w:bCs/>
          <w:sz w:val="22"/>
          <w:lang w:eastAsia="zh-CN"/>
        </w:rPr>
        <w:t>注：</w:t>
      </w:r>
      <w:r w:rsidRPr="005E5EC2">
        <w:rPr>
          <w:rFonts w:ascii="Times New Roman" w:eastAsia="黑体" w:hAnsi="Times New Roman" w:cs="Times New Roman"/>
          <w:b w:val="0"/>
          <w:bCs/>
          <w:sz w:val="22"/>
          <w:lang w:eastAsia="zh-CN"/>
        </w:rPr>
        <w:t>无用户补充</w:t>
      </w:r>
      <w:r>
        <w:rPr>
          <w:rFonts w:ascii="Times New Roman" w:eastAsia="黑体" w:hAnsi="Times New Roman" w:cs="Times New Roman" w:hint="eastAsia"/>
          <w:b w:val="0"/>
          <w:bCs/>
          <w:sz w:val="22"/>
          <w:lang w:eastAsia="zh-CN"/>
        </w:rPr>
        <w:t>性</w:t>
      </w:r>
      <w:r w:rsidRPr="005E5EC2">
        <w:rPr>
          <w:rFonts w:ascii="Times New Roman" w:eastAsia="黑体" w:hAnsi="Times New Roman" w:cs="Times New Roman"/>
          <w:b w:val="0"/>
          <w:bCs/>
          <w:sz w:val="22"/>
          <w:lang w:eastAsia="zh-CN"/>
        </w:rPr>
        <w:t>控制</w:t>
      </w:r>
      <w:r w:rsidRPr="005E5EC2">
        <w:rPr>
          <w:rFonts w:ascii="Times New Roman" w:eastAsia="黑体" w:hAnsi="Times New Roman" w:cs="Times New Roman" w:hint="eastAsia"/>
          <w:b w:val="0"/>
          <w:bCs/>
          <w:sz w:val="22"/>
          <w:lang w:eastAsia="zh-CN"/>
        </w:rPr>
        <w:t>时，则</w:t>
      </w:r>
      <w:r>
        <w:rPr>
          <w:rFonts w:ascii="Times New Roman" w:eastAsia="黑体" w:hAnsi="Times New Roman" w:cs="Times New Roman" w:hint="eastAsia"/>
          <w:b w:val="0"/>
          <w:bCs/>
          <w:sz w:val="22"/>
          <w:lang w:eastAsia="zh-CN"/>
        </w:rPr>
        <w:t>delete</w:t>
      </w:r>
      <w:r>
        <w:rPr>
          <w:rFonts w:ascii="Times New Roman" w:eastAsia="黑体" w:hAnsi="Times New Roman" w:cs="Times New Roman" w:hint="eastAsia"/>
          <w:b w:val="0"/>
          <w:bCs/>
          <w:sz w:val="22"/>
          <w:lang w:eastAsia="zh-CN"/>
        </w:rPr>
        <w:t>此段描述</w:t>
      </w:r>
    </w:p>
  </w:comment>
  <w:comment w:id="44" w:author="Sally Zhong" w:date="2023-05-17T15:39:00Z" w:initials="SZ">
    <w:p w14:paraId="3949CDAE" w14:textId="2B7BC0A8" w:rsidR="00241A96" w:rsidRDefault="00241A96">
      <w:pPr>
        <w:pStyle w:val="aa"/>
        <w:rPr>
          <w:lang w:eastAsia="zh-CN"/>
        </w:rPr>
      </w:pPr>
      <w:r>
        <w:rPr>
          <w:rStyle w:val="a9"/>
        </w:rPr>
        <w:annotationRef/>
      </w:r>
      <w:r w:rsidRPr="009E217A">
        <w:rPr>
          <w:rFonts w:ascii="Times New Roman" w:eastAsia="黑体" w:hAnsi="Times New Roman" w:cs="Times New Roman"/>
          <w:b w:val="0"/>
          <w:bCs/>
          <w:sz w:val="22"/>
          <w:lang w:eastAsia="zh-CN"/>
        </w:rPr>
        <w:t>注：</w:t>
      </w:r>
      <w:r w:rsidRPr="009E217A">
        <w:rPr>
          <w:rFonts w:ascii="Times New Roman" w:eastAsia="黑体" w:hAnsi="Times New Roman" w:cs="Times New Roman" w:hint="eastAsia"/>
          <w:b w:val="0"/>
          <w:bCs/>
          <w:sz w:val="22"/>
          <w:lang w:eastAsia="zh-CN"/>
        </w:rPr>
        <w:t>无用户补充</w:t>
      </w:r>
      <w:r w:rsidR="00463887">
        <w:rPr>
          <w:rFonts w:ascii="Times New Roman" w:eastAsia="黑体" w:hAnsi="Times New Roman" w:cs="Times New Roman" w:hint="eastAsia"/>
          <w:b w:val="0"/>
          <w:bCs/>
          <w:sz w:val="22"/>
          <w:lang w:eastAsia="zh-CN"/>
        </w:rPr>
        <w:t>性</w:t>
      </w:r>
      <w:r w:rsidRPr="009E217A">
        <w:rPr>
          <w:rFonts w:ascii="Times New Roman" w:eastAsia="黑体" w:hAnsi="Times New Roman" w:cs="Times New Roman" w:hint="eastAsia"/>
          <w:b w:val="0"/>
          <w:bCs/>
          <w:sz w:val="22"/>
          <w:lang w:eastAsia="zh-CN"/>
        </w:rPr>
        <w:t>控制或子服务机构补充</w:t>
      </w:r>
      <w:r w:rsidR="00463887">
        <w:rPr>
          <w:rFonts w:ascii="Times New Roman" w:eastAsia="黑体" w:hAnsi="Times New Roman" w:cs="Times New Roman" w:hint="eastAsia"/>
          <w:b w:val="0"/>
          <w:bCs/>
          <w:sz w:val="22"/>
          <w:lang w:eastAsia="zh-CN"/>
        </w:rPr>
        <w:t>性</w:t>
      </w:r>
      <w:r w:rsidRPr="009E217A">
        <w:rPr>
          <w:rFonts w:ascii="Times New Roman" w:eastAsia="黑体" w:hAnsi="Times New Roman" w:cs="Times New Roman" w:hint="eastAsia"/>
          <w:b w:val="0"/>
          <w:bCs/>
          <w:sz w:val="22"/>
          <w:lang w:eastAsia="zh-CN"/>
        </w:rPr>
        <w:t>控制，则相应</w:t>
      </w:r>
      <w:r w:rsidRPr="009E217A">
        <w:rPr>
          <w:rFonts w:ascii="Times New Roman" w:eastAsia="黑体" w:hAnsi="Times New Roman" w:cs="Times New Roman"/>
          <w:b w:val="0"/>
          <w:bCs/>
          <w:sz w:val="22"/>
          <w:lang w:eastAsia="zh-CN"/>
        </w:rPr>
        <w:t>delete</w:t>
      </w:r>
      <w:r w:rsidRPr="009E217A">
        <w:rPr>
          <w:rFonts w:ascii="Times New Roman" w:eastAsia="黑体" w:hAnsi="Times New Roman" w:cs="Times New Roman" w:hint="eastAsia"/>
          <w:b w:val="0"/>
          <w:bCs/>
          <w:sz w:val="22"/>
          <w:lang w:eastAsia="zh-CN"/>
        </w:rPr>
        <w:t>有关</w:t>
      </w:r>
      <w:r w:rsidRPr="009E217A">
        <w:rPr>
          <w:rFonts w:ascii="Times New Roman" w:eastAsia="黑体" w:hAnsi="Times New Roman" w:cs="Times New Roman"/>
          <w:b w:val="0"/>
          <w:bCs/>
          <w:sz w:val="22"/>
          <w:lang w:eastAsia="zh-CN"/>
        </w:rPr>
        <w:t>wording</w:t>
      </w:r>
    </w:p>
  </w:comment>
  <w:comment w:id="48" w:author="Sally Zhong" w:date="2023-05-17T11:24:00Z" w:initials="SZ">
    <w:p w14:paraId="3E57A503" w14:textId="59BA938C" w:rsidR="00663854" w:rsidRDefault="00663854">
      <w:pPr>
        <w:pStyle w:val="aa"/>
        <w:rPr>
          <w:lang w:eastAsia="zh-CN"/>
        </w:rPr>
      </w:pPr>
      <w:r>
        <w:rPr>
          <w:rStyle w:val="a9"/>
        </w:rPr>
        <w:annotationRef/>
      </w:r>
      <w:r w:rsidRPr="009E217A">
        <w:rPr>
          <w:rFonts w:ascii="Times New Roman" w:eastAsia="黑体" w:hAnsi="Times New Roman" w:cs="Times New Roman"/>
          <w:b w:val="0"/>
          <w:bCs/>
          <w:sz w:val="22"/>
          <w:lang w:eastAsia="zh-CN"/>
        </w:rPr>
        <w:t>注：</w:t>
      </w:r>
      <w:r w:rsidRPr="009E217A">
        <w:rPr>
          <w:rFonts w:ascii="Times New Roman" w:eastAsia="黑体" w:hAnsi="Times New Roman" w:cs="Times New Roman" w:hint="eastAsia"/>
          <w:b w:val="0"/>
          <w:bCs/>
          <w:sz w:val="22"/>
          <w:lang w:eastAsia="zh-CN"/>
        </w:rPr>
        <w:t>无用户补充</w:t>
      </w:r>
      <w:r w:rsidR="00BA64DD">
        <w:rPr>
          <w:rFonts w:ascii="Times New Roman" w:eastAsia="黑体" w:hAnsi="Times New Roman" w:cs="Times New Roman" w:hint="eastAsia"/>
          <w:b w:val="0"/>
          <w:bCs/>
          <w:sz w:val="22"/>
          <w:lang w:eastAsia="zh-CN"/>
        </w:rPr>
        <w:t>性</w:t>
      </w:r>
      <w:r w:rsidRPr="009E217A">
        <w:rPr>
          <w:rFonts w:ascii="Times New Roman" w:eastAsia="黑体" w:hAnsi="Times New Roman" w:cs="Times New Roman" w:hint="eastAsia"/>
          <w:b w:val="0"/>
          <w:bCs/>
          <w:sz w:val="22"/>
          <w:lang w:eastAsia="zh-CN"/>
        </w:rPr>
        <w:t>控制或子服务机构补充</w:t>
      </w:r>
      <w:r w:rsidR="00BA64DD">
        <w:rPr>
          <w:rFonts w:ascii="Times New Roman" w:eastAsia="黑体" w:hAnsi="Times New Roman" w:cs="Times New Roman" w:hint="eastAsia"/>
          <w:b w:val="0"/>
          <w:bCs/>
          <w:sz w:val="22"/>
          <w:lang w:eastAsia="zh-CN"/>
        </w:rPr>
        <w:t>性</w:t>
      </w:r>
      <w:r w:rsidRPr="009E217A">
        <w:rPr>
          <w:rFonts w:ascii="Times New Roman" w:eastAsia="黑体" w:hAnsi="Times New Roman" w:cs="Times New Roman" w:hint="eastAsia"/>
          <w:b w:val="0"/>
          <w:bCs/>
          <w:sz w:val="22"/>
          <w:lang w:eastAsia="zh-CN"/>
        </w:rPr>
        <w:t>控制，则相应</w:t>
      </w:r>
      <w:r w:rsidRPr="009E217A">
        <w:rPr>
          <w:rFonts w:ascii="Times New Roman" w:eastAsia="黑体" w:hAnsi="Times New Roman" w:cs="Times New Roman"/>
          <w:b w:val="0"/>
          <w:bCs/>
          <w:sz w:val="22"/>
          <w:lang w:eastAsia="zh-CN"/>
        </w:rPr>
        <w:t>delete</w:t>
      </w:r>
      <w:r w:rsidRPr="009E217A">
        <w:rPr>
          <w:rFonts w:ascii="Times New Roman" w:eastAsia="黑体" w:hAnsi="Times New Roman" w:cs="Times New Roman" w:hint="eastAsia"/>
          <w:b w:val="0"/>
          <w:bCs/>
          <w:sz w:val="22"/>
          <w:lang w:eastAsia="zh-CN"/>
        </w:rPr>
        <w:t>有关</w:t>
      </w:r>
      <w:r w:rsidRPr="009E217A">
        <w:rPr>
          <w:rFonts w:ascii="Times New Roman" w:eastAsia="黑体" w:hAnsi="Times New Roman" w:cs="Times New Roman"/>
          <w:b w:val="0"/>
          <w:bCs/>
          <w:sz w:val="22"/>
          <w:lang w:eastAsia="zh-CN"/>
        </w:rPr>
        <w:t>wording</w:t>
      </w:r>
    </w:p>
  </w:comment>
  <w:comment w:id="62" w:author="Nicole H Jin" w:date="2022-03-24T10:25:00Z" w:initials="NHJ">
    <w:p w14:paraId="0B449818" w14:textId="6C79D883" w:rsidR="00D24C18" w:rsidRPr="00B42DE3" w:rsidRDefault="00D24C18">
      <w:pPr>
        <w:pStyle w:val="aa"/>
        <w:rPr>
          <w:rFonts w:eastAsiaTheme="minorEastAsia" w:hint="eastAsia"/>
          <w:b w:val="0"/>
          <w:bCs/>
          <w:lang w:eastAsia="zh-CN"/>
        </w:rPr>
      </w:pPr>
      <w:r>
        <w:rPr>
          <w:rStyle w:val="a9"/>
        </w:rPr>
        <w:annotationRef/>
      </w:r>
      <w:r w:rsidRPr="00B42DE3">
        <w:rPr>
          <w:rFonts w:ascii="Times New Roman" w:eastAsia="黑体" w:hAnsi="Times New Roman" w:cs="Times New Roman" w:hint="eastAsia"/>
          <w:b w:val="0"/>
          <w:bCs/>
          <w:lang w:eastAsia="zh-CN"/>
        </w:rPr>
        <w:t>注：落款要注意位置，不要单独一页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C355B0" w15:done="0"/>
  <w15:commentEx w15:paraId="75AFA94A" w15:done="0"/>
  <w15:commentEx w15:paraId="0B708E86" w15:done="0"/>
  <w15:commentEx w15:paraId="583E207F" w15:done="0"/>
  <w15:commentEx w15:paraId="3949CDAE" w15:done="0"/>
  <w15:commentEx w15:paraId="3E57A503" w15:done="0"/>
  <w15:commentEx w15:paraId="0B449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3BD1E" w16cex:dateUtc="2023-04-26T07:09:00Z"/>
  <w16cex:commentExtensible w16cex:durableId="27F3C1DB" w16cex:dateUtc="2023-04-26T07:29:00Z"/>
  <w16cex:commentExtensible w16cex:durableId="2874D5B6" w16cex:dateUtc="2023-08-02T05:16:00Z"/>
  <w16cex:commentExtensible w16cex:durableId="280F3CEF" w16cex:dateUtc="2023-05-17T03:45:00Z"/>
  <w16cex:commentExtensible w16cex:durableId="280F7399" w16cex:dateUtc="2023-05-17T07:39:00Z"/>
  <w16cex:commentExtensible w16cex:durableId="280F37D5" w16cex:dateUtc="2023-05-17T03:24:00Z"/>
  <w16cex:commentExtensible w16cex:durableId="25E6C5A9" w16cex:dateUtc="2022-03-24T0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C355B0" w16cid:durableId="27F3BD1E"/>
  <w16cid:commentId w16cid:paraId="75AFA94A" w16cid:durableId="27F3C1DB"/>
  <w16cid:commentId w16cid:paraId="0B708E86" w16cid:durableId="2874D5B6"/>
  <w16cid:commentId w16cid:paraId="583E207F" w16cid:durableId="280F3CEF"/>
  <w16cid:commentId w16cid:paraId="3949CDAE" w16cid:durableId="280F7399"/>
  <w16cid:commentId w16cid:paraId="3E57A503" w16cid:durableId="280F37D5"/>
  <w16cid:commentId w16cid:paraId="0B449818" w16cid:durableId="25E6C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7DFA" w14:textId="77777777" w:rsidR="005B0B05" w:rsidRDefault="005B0B05" w:rsidP="00814941">
      <w:r>
        <w:separator/>
      </w:r>
    </w:p>
  </w:endnote>
  <w:endnote w:type="continuationSeparator" w:id="0">
    <w:p w14:paraId="35F38279" w14:textId="77777777" w:rsidR="005B0B05" w:rsidRDefault="005B0B05" w:rsidP="0081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华文楷体">
    <w:altName w:val="STKaiti"/>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59AF" w14:textId="77777777" w:rsidR="005B0B05" w:rsidRDefault="005B0B05" w:rsidP="00814941">
      <w:r>
        <w:separator/>
      </w:r>
    </w:p>
  </w:footnote>
  <w:footnote w:type="continuationSeparator" w:id="0">
    <w:p w14:paraId="7182A8DA" w14:textId="77777777" w:rsidR="005B0B05" w:rsidRDefault="005B0B05" w:rsidP="00814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052038A"/>
    <w:multiLevelType w:val="hybridMultilevel"/>
    <w:tmpl w:val="59069AEA"/>
    <w:lvl w:ilvl="0" w:tplc="83B6719E">
      <w:start w:val="1"/>
      <w:numFmt w:val="lowerLetter"/>
      <w:lvlText w:val="%1."/>
      <w:lvlJc w:val="left"/>
      <w:pPr>
        <w:tabs>
          <w:tab w:val="num" w:pos="720"/>
        </w:tabs>
        <w:ind w:left="720" w:hanging="360"/>
      </w:pPr>
      <w:rPr>
        <w:rFonts w:cs="Times New Roman" w:hint="default"/>
        <w:b w:val="0"/>
        <w:i w:val="0"/>
      </w:rPr>
    </w:lvl>
    <w:lvl w:ilvl="1" w:tplc="DC0E827C" w:tentative="1">
      <w:start w:val="1"/>
      <w:numFmt w:val="lowerLetter"/>
      <w:lvlText w:val="%2."/>
      <w:lvlJc w:val="left"/>
      <w:pPr>
        <w:tabs>
          <w:tab w:val="num" w:pos="1440"/>
        </w:tabs>
        <w:ind w:left="1440" w:hanging="360"/>
      </w:pPr>
      <w:rPr>
        <w:rFonts w:cs="Times New Roman"/>
      </w:rPr>
    </w:lvl>
    <w:lvl w:ilvl="2" w:tplc="3064EBD8" w:tentative="1">
      <w:start w:val="1"/>
      <w:numFmt w:val="lowerRoman"/>
      <w:lvlText w:val="%3."/>
      <w:lvlJc w:val="right"/>
      <w:pPr>
        <w:tabs>
          <w:tab w:val="num" w:pos="2160"/>
        </w:tabs>
        <w:ind w:left="2160" w:hanging="180"/>
      </w:pPr>
      <w:rPr>
        <w:rFonts w:cs="Times New Roman"/>
      </w:rPr>
    </w:lvl>
    <w:lvl w:ilvl="3" w:tplc="7FBE2ADA" w:tentative="1">
      <w:start w:val="1"/>
      <w:numFmt w:val="decimal"/>
      <w:lvlText w:val="%4."/>
      <w:lvlJc w:val="left"/>
      <w:pPr>
        <w:tabs>
          <w:tab w:val="num" w:pos="2880"/>
        </w:tabs>
        <w:ind w:left="2880" w:hanging="360"/>
      </w:pPr>
      <w:rPr>
        <w:rFonts w:cs="Times New Roman"/>
      </w:rPr>
    </w:lvl>
    <w:lvl w:ilvl="4" w:tplc="6160030C" w:tentative="1">
      <w:start w:val="1"/>
      <w:numFmt w:val="lowerLetter"/>
      <w:lvlText w:val="%5."/>
      <w:lvlJc w:val="left"/>
      <w:pPr>
        <w:tabs>
          <w:tab w:val="num" w:pos="3600"/>
        </w:tabs>
        <w:ind w:left="3600" w:hanging="360"/>
      </w:pPr>
      <w:rPr>
        <w:rFonts w:cs="Times New Roman"/>
      </w:rPr>
    </w:lvl>
    <w:lvl w:ilvl="5" w:tplc="6380A2F6" w:tentative="1">
      <w:start w:val="1"/>
      <w:numFmt w:val="lowerRoman"/>
      <w:lvlText w:val="%6."/>
      <w:lvlJc w:val="right"/>
      <w:pPr>
        <w:tabs>
          <w:tab w:val="num" w:pos="4320"/>
        </w:tabs>
        <w:ind w:left="4320" w:hanging="180"/>
      </w:pPr>
      <w:rPr>
        <w:rFonts w:cs="Times New Roman"/>
      </w:rPr>
    </w:lvl>
    <w:lvl w:ilvl="6" w:tplc="6A20B2B2" w:tentative="1">
      <w:start w:val="1"/>
      <w:numFmt w:val="decimal"/>
      <w:lvlText w:val="%7."/>
      <w:lvlJc w:val="left"/>
      <w:pPr>
        <w:tabs>
          <w:tab w:val="num" w:pos="5040"/>
        </w:tabs>
        <w:ind w:left="5040" w:hanging="360"/>
      </w:pPr>
      <w:rPr>
        <w:rFonts w:cs="Times New Roman"/>
      </w:rPr>
    </w:lvl>
    <w:lvl w:ilvl="7" w:tplc="00C86402" w:tentative="1">
      <w:start w:val="1"/>
      <w:numFmt w:val="lowerLetter"/>
      <w:lvlText w:val="%8."/>
      <w:lvlJc w:val="left"/>
      <w:pPr>
        <w:tabs>
          <w:tab w:val="num" w:pos="5760"/>
        </w:tabs>
        <w:ind w:left="5760" w:hanging="360"/>
      </w:pPr>
      <w:rPr>
        <w:rFonts w:cs="Times New Roman"/>
      </w:rPr>
    </w:lvl>
    <w:lvl w:ilvl="8" w:tplc="1AAEFAC8" w:tentative="1">
      <w:start w:val="1"/>
      <w:numFmt w:val="lowerRoman"/>
      <w:lvlText w:val="%9."/>
      <w:lvlJc w:val="right"/>
      <w:pPr>
        <w:tabs>
          <w:tab w:val="num" w:pos="6480"/>
        </w:tabs>
        <w:ind w:left="6480" w:hanging="180"/>
      </w:pPr>
      <w:rPr>
        <w:rFonts w:cs="Times New Roman"/>
      </w:rPr>
    </w:lvl>
  </w:abstractNum>
  <w:num w:numId="1" w16cid:durableId="126243737">
    <w:abstractNumId w:val="1"/>
  </w:num>
  <w:num w:numId="2" w16cid:durableId="497577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Jessica Hua">
    <w15:presenceInfo w15:providerId="AD" w15:userId="S::Jessica.Hua@cn.ey.com::d795071b-6cbf-465f-b53d-b9746e7d9da0"/>
  </w15:person>
  <w15:person w15:author="Mike Ruan">
    <w15:presenceInfo w15:providerId="AD" w15:userId="S::Mike.Ruan@cn.ey.com::791c2f6a-e79d-42f8-9034-8bcaaaa3a1bd"/>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44"/>
    <w:rsid w:val="000205A2"/>
    <w:rsid w:val="00044C65"/>
    <w:rsid w:val="000B7208"/>
    <w:rsid w:val="000C381B"/>
    <w:rsid w:val="000E3997"/>
    <w:rsid w:val="001208F0"/>
    <w:rsid w:val="00125BD9"/>
    <w:rsid w:val="001313F6"/>
    <w:rsid w:val="0015012B"/>
    <w:rsid w:val="00185A43"/>
    <w:rsid w:val="001A4540"/>
    <w:rsid w:val="001B13D8"/>
    <w:rsid w:val="0020164E"/>
    <w:rsid w:val="00222757"/>
    <w:rsid w:val="0023743E"/>
    <w:rsid w:val="00241A96"/>
    <w:rsid w:val="00263B34"/>
    <w:rsid w:val="00274EBB"/>
    <w:rsid w:val="002869ED"/>
    <w:rsid w:val="003010ED"/>
    <w:rsid w:val="00351EFC"/>
    <w:rsid w:val="0035413C"/>
    <w:rsid w:val="003750E5"/>
    <w:rsid w:val="00385826"/>
    <w:rsid w:val="003E3FE6"/>
    <w:rsid w:val="003E6B3E"/>
    <w:rsid w:val="003F054D"/>
    <w:rsid w:val="003F1C07"/>
    <w:rsid w:val="00440A3F"/>
    <w:rsid w:val="00463887"/>
    <w:rsid w:val="00467EA3"/>
    <w:rsid w:val="004C5F40"/>
    <w:rsid w:val="004C6264"/>
    <w:rsid w:val="004D3752"/>
    <w:rsid w:val="00501A00"/>
    <w:rsid w:val="00535DF3"/>
    <w:rsid w:val="0055037D"/>
    <w:rsid w:val="005A32EF"/>
    <w:rsid w:val="005A424B"/>
    <w:rsid w:val="005B0B05"/>
    <w:rsid w:val="005C2C6B"/>
    <w:rsid w:val="005D54DD"/>
    <w:rsid w:val="005F016C"/>
    <w:rsid w:val="00627ED2"/>
    <w:rsid w:val="00644D2F"/>
    <w:rsid w:val="00663854"/>
    <w:rsid w:val="00677FB4"/>
    <w:rsid w:val="006969D9"/>
    <w:rsid w:val="006B55AF"/>
    <w:rsid w:val="006B7268"/>
    <w:rsid w:val="006C497B"/>
    <w:rsid w:val="007153F0"/>
    <w:rsid w:val="00722A0F"/>
    <w:rsid w:val="00723658"/>
    <w:rsid w:val="00740044"/>
    <w:rsid w:val="007512A9"/>
    <w:rsid w:val="00775064"/>
    <w:rsid w:val="007858E8"/>
    <w:rsid w:val="00786FDA"/>
    <w:rsid w:val="007977C4"/>
    <w:rsid w:val="007A0ADD"/>
    <w:rsid w:val="007B5234"/>
    <w:rsid w:val="007C18CD"/>
    <w:rsid w:val="007E4FBC"/>
    <w:rsid w:val="00814941"/>
    <w:rsid w:val="00814FDE"/>
    <w:rsid w:val="00843539"/>
    <w:rsid w:val="00863197"/>
    <w:rsid w:val="008D4F89"/>
    <w:rsid w:val="008E2B55"/>
    <w:rsid w:val="008E740A"/>
    <w:rsid w:val="00901772"/>
    <w:rsid w:val="009247BD"/>
    <w:rsid w:val="00936F28"/>
    <w:rsid w:val="00957D1D"/>
    <w:rsid w:val="009825F5"/>
    <w:rsid w:val="00990424"/>
    <w:rsid w:val="009A6BF5"/>
    <w:rsid w:val="009B1D6E"/>
    <w:rsid w:val="009B3F6D"/>
    <w:rsid w:val="009B5D41"/>
    <w:rsid w:val="009E4869"/>
    <w:rsid w:val="00A0672D"/>
    <w:rsid w:val="00A123F2"/>
    <w:rsid w:val="00A22C6F"/>
    <w:rsid w:val="00A30E44"/>
    <w:rsid w:val="00A433F9"/>
    <w:rsid w:val="00A50FE2"/>
    <w:rsid w:val="00A512FB"/>
    <w:rsid w:val="00A67F28"/>
    <w:rsid w:val="00A76063"/>
    <w:rsid w:val="00AA449A"/>
    <w:rsid w:val="00AD6327"/>
    <w:rsid w:val="00AF3DE9"/>
    <w:rsid w:val="00B1190A"/>
    <w:rsid w:val="00B34509"/>
    <w:rsid w:val="00B42DE3"/>
    <w:rsid w:val="00B83777"/>
    <w:rsid w:val="00B95E6A"/>
    <w:rsid w:val="00BA64DD"/>
    <w:rsid w:val="00BC08DD"/>
    <w:rsid w:val="00BE23CF"/>
    <w:rsid w:val="00BF678B"/>
    <w:rsid w:val="00C021C9"/>
    <w:rsid w:val="00C107BC"/>
    <w:rsid w:val="00C16247"/>
    <w:rsid w:val="00C321B1"/>
    <w:rsid w:val="00C455E6"/>
    <w:rsid w:val="00C46AD0"/>
    <w:rsid w:val="00C672A7"/>
    <w:rsid w:val="00C81CCD"/>
    <w:rsid w:val="00C91715"/>
    <w:rsid w:val="00C941F2"/>
    <w:rsid w:val="00CA32F9"/>
    <w:rsid w:val="00CB3704"/>
    <w:rsid w:val="00CD366F"/>
    <w:rsid w:val="00D0077A"/>
    <w:rsid w:val="00D16AE4"/>
    <w:rsid w:val="00D24C18"/>
    <w:rsid w:val="00D26672"/>
    <w:rsid w:val="00D575D4"/>
    <w:rsid w:val="00D815F6"/>
    <w:rsid w:val="00DC2533"/>
    <w:rsid w:val="00DD27D4"/>
    <w:rsid w:val="00DE018F"/>
    <w:rsid w:val="00E14C8F"/>
    <w:rsid w:val="00E21333"/>
    <w:rsid w:val="00E263E6"/>
    <w:rsid w:val="00E269E6"/>
    <w:rsid w:val="00E5173A"/>
    <w:rsid w:val="00E909F2"/>
    <w:rsid w:val="00E92FEC"/>
    <w:rsid w:val="00EE5E18"/>
    <w:rsid w:val="00EF65CA"/>
    <w:rsid w:val="00EF6975"/>
    <w:rsid w:val="00F07A6D"/>
    <w:rsid w:val="00F452AC"/>
    <w:rsid w:val="00F76598"/>
    <w:rsid w:val="00F8707B"/>
    <w:rsid w:val="00F94C5D"/>
    <w:rsid w:val="00FA1D8B"/>
    <w:rsid w:val="04D8F1F4"/>
    <w:rsid w:val="1B89C733"/>
    <w:rsid w:val="40430F11"/>
    <w:rsid w:val="4A0413CC"/>
    <w:rsid w:val="5732FA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94D1A"/>
  <w15:chartTrackingRefBased/>
  <w15:docId w15:val="{893E59E9-F0A7-4357-9835-C033DF43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E44"/>
    <w:pPr>
      <w:overflowPunct w:val="0"/>
      <w:autoSpaceDE w:val="0"/>
      <w:autoSpaceDN w:val="0"/>
      <w:adjustRightInd w:val="0"/>
      <w:textAlignment w:val="baseline"/>
    </w:pPr>
    <w:rPr>
      <w:rFonts w:ascii="Arial Bold" w:eastAsia="Times New Roman" w:hAnsi="Arial Bold" w:cs="Arial"/>
      <w:b/>
      <w:kern w:val="0"/>
      <w:sz w:val="20"/>
      <w:szCs w:val="20"/>
      <w:lang w:eastAsia="en-US"/>
    </w:rPr>
  </w:style>
  <w:style w:type="paragraph" w:styleId="1">
    <w:name w:val="heading 1"/>
    <w:basedOn w:val="a"/>
    <w:next w:val="a"/>
    <w:link w:val="10"/>
    <w:qFormat/>
    <w:rsid w:val="00A30E44"/>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30E44"/>
    <w:rPr>
      <w:rFonts w:ascii="Arial" w:eastAsia="Times New Roman" w:hAnsi="Arial" w:cs="Arial"/>
      <w:kern w:val="28"/>
      <w:sz w:val="28"/>
      <w:szCs w:val="20"/>
      <w:lang w:eastAsia="en-US"/>
    </w:rPr>
  </w:style>
  <w:style w:type="paragraph" w:styleId="a3">
    <w:name w:val="Plain Text"/>
    <w:basedOn w:val="a"/>
    <w:link w:val="a4"/>
    <w:uiPriority w:val="99"/>
    <w:rsid w:val="00A30E44"/>
    <w:pPr>
      <w:overflowPunct/>
      <w:autoSpaceDE/>
      <w:autoSpaceDN/>
      <w:snapToGrid w:val="0"/>
      <w:textAlignment w:val="auto"/>
    </w:pPr>
    <w:rPr>
      <w:rFonts w:ascii="Courier New" w:hAnsi="Courier New" w:cs="Courier New"/>
      <w:b w:val="0"/>
      <w:lang w:val="en-AU" w:eastAsia="en-GB"/>
    </w:rPr>
  </w:style>
  <w:style w:type="character" w:customStyle="1" w:styleId="a4">
    <w:name w:val="纯文本 字符"/>
    <w:basedOn w:val="a0"/>
    <w:link w:val="a3"/>
    <w:uiPriority w:val="99"/>
    <w:rsid w:val="00A30E44"/>
    <w:rPr>
      <w:rFonts w:ascii="Courier New" w:eastAsia="Times New Roman" w:hAnsi="Courier New" w:cs="Courier New"/>
      <w:kern w:val="0"/>
      <w:sz w:val="20"/>
      <w:szCs w:val="20"/>
      <w:lang w:val="en-AU" w:eastAsia="en-GB"/>
    </w:rPr>
  </w:style>
  <w:style w:type="character" w:customStyle="1" w:styleId="DeltaViewInsertion">
    <w:name w:val="DeltaView Insertion"/>
    <w:rsid w:val="00A30E44"/>
    <w:rPr>
      <w:color w:val="0000FF"/>
      <w:spacing w:val="0"/>
      <w:u w:val="single"/>
    </w:rPr>
  </w:style>
  <w:style w:type="paragraph" w:styleId="a5">
    <w:name w:val="header"/>
    <w:basedOn w:val="a"/>
    <w:link w:val="a6"/>
    <w:uiPriority w:val="99"/>
    <w:unhideWhenUsed/>
    <w:rsid w:val="0081494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14941"/>
    <w:rPr>
      <w:rFonts w:ascii="Arial Bold" w:eastAsia="Times New Roman" w:hAnsi="Arial Bold" w:cs="Arial"/>
      <w:b/>
      <w:kern w:val="0"/>
      <w:sz w:val="18"/>
      <w:szCs w:val="18"/>
      <w:lang w:eastAsia="en-US"/>
    </w:rPr>
  </w:style>
  <w:style w:type="paragraph" w:styleId="a7">
    <w:name w:val="footer"/>
    <w:basedOn w:val="a"/>
    <w:link w:val="a8"/>
    <w:uiPriority w:val="99"/>
    <w:unhideWhenUsed/>
    <w:rsid w:val="00814941"/>
    <w:pPr>
      <w:tabs>
        <w:tab w:val="center" w:pos="4153"/>
        <w:tab w:val="right" w:pos="8306"/>
      </w:tabs>
      <w:snapToGrid w:val="0"/>
    </w:pPr>
    <w:rPr>
      <w:sz w:val="18"/>
      <w:szCs w:val="18"/>
    </w:rPr>
  </w:style>
  <w:style w:type="character" w:customStyle="1" w:styleId="a8">
    <w:name w:val="页脚 字符"/>
    <w:basedOn w:val="a0"/>
    <w:link w:val="a7"/>
    <w:uiPriority w:val="99"/>
    <w:rsid w:val="00814941"/>
    <w:rPr>
      <w:rFonts w:ascii="Arial Bold" w:eastAsia="Times New Roman" w:hAnsi="Arial Bold" w:cs="Arial"/>
      <w:b/>
      <w:kern w:val="0"/>
      <w:sz w:val="18"/>
      <w:szCs w:val="18"/>
      <w:lang w:eastAsia="en-US"/>
    </w:rPr>
  </w:style>
  <w:style w:type="character" w:styleId="a9">
    <w:name w:val="annotation reference"/>
    <w:basedOn w:val="a0"/>
    <w:uiPriority w:val="99"/>
    <w:semiHidden/>
    <w:unhideWhenUsed/>
    <w:rsid w:val="00C672A7"/>
    <w:rPr>
      <w:sz w:val="21"/>
      <w:szCs w:val="21"/>
    </w:rPr>
  </w:style>
  <w:style w:type="paragraph" w:styleId="aa">
    <w:name w:val="annotation text"/>
    <w:basedOn w:val="a"/>
    <w:link w:val="ab"/>
    <w:uiPriority w:val="99"/>
    <w:semiHidden/>
    <w:unhideWhenUsed/>
    <w:rsid w:val="00C672A7"/>
  </w:style>
  <w:style w:type="character" w:customStyle="1" w:styleId="ab">
    <w:name w:val="批注文字 字符"/>
    <w:basedOn w:val="a0"/>
    <w:link w:val="aa"/>
    <w:uiPriority w:val="99"/>
    <w:semiHidden/>
    <w:rsid w:val="00C672A7"/>
    <w:rPr>
      <w:rFonts w:ascii="Arial Bold" w:eastAsia="Times New Roman" w:hAnsi="Arial Bold" w:cs="Arial"/>
      <w:b/>
      <w:kern w:val="0"/>
      <w:sz w:val="20"/>
      <w:szCs w:val="20"/>
      <w:lang w:eastAsia="en-US"/>
    </w:rPr>
  </w:style>
  <w:style w:type="paragraph" w:styleId="ac">
    <w:name w:val="annotation subject"/>
    <w:basedOn w:val="aa"/>
    <w:next w:val="aa"/>
    <w:link w:val="ad"/>
    <w:uiPriority w:val="99"/>
    <w:semiHidden/>
    <w:unhideWhenUsed/>
    <w:rsid w:val="00C672A7"/>
    <w:rPr>
      <w:bCs/>
    </w:rPr>
  </w:style>
  <w:style w:type="character" w:customStyle="1" w:styleId="ad">
    <w:name w:val="批注主题 字符"/>
    <w:basedOn w:val="ab"/>
    <w:link w:val="ac"/>
    <w:uiPriority w:val="99"/>
    <w:semiHidden/>
    <w:rsid w:val="00C672A7"/>
    <w:rPr>
      <w:rFonts w:ascii="Arial Bold" w:eastAsia="Times New Roman" w:hAnsi="Arial Bold" w:cs="Arial"/>
      <w:b/>
      <w:bCs/>
      <w:kern w:val="0"/>
      <w:sz w:val="20"/>
      <w:szCs w:val="20"/>
      <w:lang w:eastAsia="en-US"/>
    </w:rPr>
  </w:style>
  <w:style w:type="paragraph" w:styleId="ae">
    <w:name w:val="Revision"/>
    <w:hidden/>
    <w:uiPriority w:val="99"/>
    <w:semiHidden/>
    <w:rsid w:val="00385826"/>
    <w:rPr>
      <w:rFonts w:ascii="Arial Bold" w:eastAsia="Times New Roman" w:hAnsi="Arial Bold" w:cs="Arial"/>
      <w:b/>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974D45-1EB4-4D9D-89C4-47C33001A76D}">
  <ds:schemaRefs>
    <ds:schemaRef ds:uri="http://schemas.microsoft.com/sharepoint/v3/contenttype/forms"/>
  </ds:schemaRefs>
</ds:datastoreItem>
</file>

<file path=customXml/itemProps2.xml><?xml version="1.0" encoding="utf-8"?>
<ds:datastoreItem xmlns:ds="http://schemas.openxmlformats.org/officeDocument/2006/customXml" ds:itemID="{6920EDD5-0630-479C-BE45-919405E584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901837-5638-46C3-90DD-9EE0640D2C35}"/>
</file>

<file path=docProps/app.xml><?xml version="1.0" encoding="utf-8"?>
<Properties xmlns="http://schemas.openxmlformats.org/officeDocument/2006/extended-properties" xmlns:vt="http://schemas.openxmlformats.org/officeDocument/2006/docPropsVTypes">
  <Template>Normal.dotm</Template>
  <TotalTime>3</TotalTime>
  <Pages>2</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Mike Ruan</cp:lastModifiedBy>
  <cp:revision>116</cp:revision>
  <dcterms:created xsi:type="dcterms:W3CDTF">2024-10-09T06:04:00Z</dcterms:created>
  <dcterms:modified xsi:type="dcterms:W3CDTF">2025-11-20T10:33:00Z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4424000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{"FileActivityType":"6","FileActivityTimeStamp":"2023-08-21T09:06:21.137Z","FileActivityUsersOnPage":[{"DisplayName":"Jessica Hua","Id":"jessica.hua@cn.ey.com"}],"FileActivityNavigationId":null}</vt:lpwstr>
  </property>
  <property fmtid="{D5CDD505-2E9C-101B-9397-08002B2CF9AE}" pid="7" name="_ExtendedDescription">
    <vt:lpwstr/>
  </property>
</Properties>
</file>
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E6FFE" w:rsidR="00814941" w:rsidP="000E3997" w:rsidRDefault="00814941" w14:paraId="07D19BA0" w14:textId="77777777">
      <w:pPr>
        <w:widowControl w:val="0"/>
        <w:overflowPunct/>
        <w:autoSpaceDE/>
        <w:autoSpaceDN/>
        <w:snapToGrid w:val="0"/>
        <w:spacing w:line="276" w:lineRule="auto"/>
        <w:jc w:val="both"/>
        <w:rPr>
          <w:rFonts w:ascii="Times New Roman" w:hAnsi="Times New Roman" w:cs="Times New Roman"/>
          <w:sz w:val="22"/>
          <w:szCs w:val="22"/>
          <w:lang w:eastAsia="zh-CN"/>
        </w:rPr>
      </w:pPr>
    </w:p>
    <w:p w:rsidRPr="005E6FFE" w:rsidR="00814941" w:rsidP="000E3997" w:rsidRDefault="00814941" w14:paraId="70F2B3F1" w14:textId="77777777">
      <w:pPr>
        <w:widowControl w:val="0"/>
        <w:overflowPunct/>
        <w:autoSpaceDE/>
        <w:autoSpaceDN/>
        <w:snapToGrid w:val="0"/>
        <w:spacing w:line="276" w:lineRule="auto"/>
        <w:jc w:val="both"/>
        <w:rPr>
          <w:rFonts w:ascii="Times New Roman" w:hAnsi="Times New Roman" w:cs="Times New Roman"/>
          <w:sz w:val="22"/>
          <w:szCs w:val="22"/>
          <w:lang w:eastAsia="zh-CN"/>
        </w:rPr>
      </w:pPr>
    </w:p>
    <w:p w:rsidRPr="005E6FFE" w:rsidR="00A30E44" w:rsidP="000E3997" w:rsidRDefault="00A30E44" w14:paraId="53F9C3AC" w14:textId="3BAD8975">
      <w:pPr>
        <w:widowControl w:val="0"/>
        <w:overflowPunct/>
        <w:autoSpaceDE/>
        <w:autoSpaceDN/>
        <w:snapToGrid w:val="0"/>
        <w:spacing w:line="276" w:lineRule="auto"/>
        <w:jc w:val="both"/>
        <w:rPr>
          <w:rFonts w:ascii="Times New Roman" w:hAnsi="Times New Roman" w:cs="Times New Roman"/>
          <w:sz w:val="22"/>
          <w:szCs w:val="22"/>
          <w:lang w:eastAsia="zh-CN"/>
        </w:rPr>
      </w:pPr>
      <w:r w:rsidRPr="005E6FFE">
        <w:rPr>
          <w:rFonts w:ascii="Times New Roman" w:hAnsi="Times New Roman" w:cs="Times New Roman"/>
          <w:sz w:val="22"/>
          <w:szCs w:val="22"/>
          <w:lang w:eastAsia="zh-CN"/>
        </w:rPr>
        <w:t xml:space="preserve">[Service </w:t>
      </w:r>
      <w:r w:rsidRPr="005E6FFE" w:rsidR="0073103B">
        <w:rPr>
          <w:rFonts w:ascii="Times New Roman" w:hAnsi="Times New Roman" w:cs="Times New Roman"/>
          <w:sz w:val="22"/>
          <w:szCs w:val="22"/>
          <w:lang w:eastAsia="zh-CN"/>
        </w:rPr>
        <w:t>organization name</w:t>
      </w:r>
      <w:r w:rsidRPr="005E6FFE">
        <w:rPr>
          <w:rFonts w:ascii="Times New Roman" w:hAnsi="Times New Roman" w:cs="Times New Roman"/>
          <w:sz w:val="22"/>
          <w:szCs w:val="22"/>
          <w:lang w:eastAsia="zh-CN"/>
        </w:rPr>
        <w:t xml:space="preserve">]’s Management Assertion </w:t>
      </w:r>
    </w:p>
    <w:p w:rsidRPr="005E6FFE" w:rsidR="00814941" w:rsidP="000E3997" w:rsidRDefault="00814941" w14:paraId="2F91D709" w14:textId="77777777">
      <w:pPr>
        <w:widowControl w:val="0"/>
        <w:overflowPunct/>
        <w:autoSpaceDE/>
        <w:autoSpaceDN/>
        <w:snapToGrid w:val="0"/>
        <w:spacing w:line="276" w:lineRule="auto"/>
        <w:jc w:val="both"/>
        <w:rPr>
          <w:rFonts w:ascii="Times New Roman" w:hAnsi="Times New Roman" w:cs="Times New Roman"/>
          <w:sz w:val="22"/>
          <w:szCs w:val="22"/>
          <w:lang w:eastAsia="zh-CN"/>
        </w:rPr>
      </w:pPr>
    </w:p>
    <w:p w:rsidRPr="005E6FFE" w:rsidR="00A30E44" w:rsidP="000E3997" w:rsidRDefault="00A30E44" w14:paraId="2FD48DBA" w14:textId="29A00152">
      <w:pPr>
        <w:widowControl w:val="0"/>
        <w:overflowPunct/>
        <w:autoSpaceDE/>
        <w:autoSpaceDN/>
        <w:snapToGrid w:val="0"/>
        <w:spacing w:line="276" w:lineRule="auto"/>
        <w:jc w:val="both"/>
        <w:rPr>
          <w:rFonts w:ascii="Times New Roman" w:hAnsi="Times New Roman" w:cs="Times New Roman"/>
          <w:sz w:val="22"/>
          <w:szCs w:val="22"/>
          <w:lang w:eastAsia="zh-CN"/>
        </w:rPr>
      </w:pPr>
      <w:r w:rsidRPr="005E6FFE">
        <w:rPr>
          <w:rFonts w:ascii="Times New Roman" w:hAnsi="Times New Roman" w:cs="Times New Roman"/>
          <w:sz w:val="22"/>
          <w:szCs w:val="22"/>
          <w:lang w:eastAsia="zh-CN"/>
        </w:rPr>
        <w:t>[</w:t>
      </w:r>
      <w:r w:rsidRPr="005E6FFE" w:rsidR="00FF6FF7">
        <w:rPr>
          <w:rFonts w:ascii="Times New Roman" w:hAnsi="Times New Roman" w:eastAsia="MS Mincho" w:cs="Times New Roman"/>
          <w:sz w:val="22"/>
          <w:szCs w:val="22"/>
          <w:lang w:bidi="he-IL"/>
        </w:rPr>
        <w:t>Date</w:t>
      </w:r>
      <w:r w:rsidRPr="005E6FFE" w:rsidR="00FF6FF7">
        <w:rPr>
          <w:rFonts w:ascii="Times New Roman" w:hAnsi="Times New Roman" w:cs="Times New Roman"/>
          <w:bCs/>
          <w:sz w:val="22"/>
          <w:szCs w:val="22"/>
        </w:rPr>
        <w:t xml:space="preserve"> of report</w:t>
      </w:r>
      <w:r w:rsidRPr="005E6FFE">
        <w:rPr>
          <w:rFonts w:ascii="Times New Roman" w:hAnsi="Times New Roman" w:cs="Times New Roman"/>
          <w:sz w:val="22"/>
          <w:szCs w:val="22"/>
          <w:lang w:eastAsia="zh-CN"/>
        </w:rPr>
        <w:t>]</w:t>
      </w:r>
    </w:p>
    <w:p w:rsidRPr="005E6FFE" w:rsidR="00957D1D" w:rsidP="000E3997" w:rsidRDefault="00957D1D" w14:paraId="4CC03C13" w14:textId="77777777">
      <w:pPr>
        <w:widowControl w:val="0"/>
        <w:tabs>
          <w:tab w:val="left" w:pos="360"/>
          <w:tab w:val="left" w:pos="720"/>
          <w:tab w:val="left" w:pos="1080"/>
          <w:tab w:val="left" w:pos="1440"/>
        </w:tabs>
        <w:snapToGrid w:val="0"/>
        <w:spacing w:line="276" w:lineRule="auto"/>
        <w:jc w:val="both"/>
        <w:rPr>
          <w:rFonts w:ascii="Times New Roman" w:hAnsi="Times New Roman" w:eastAsia="MS Mincho" w:cs="Times New Roman"/>
          <w:b w:val="0"/>
          <w:sz w:val="22"/>
          <w:szCs w:val="22"/>
          <w:lang w:bidi="he-IL"/>
        </w:rPr>
      </w:pPr>
    </w:p>
    <w:p w:rsidRPr="005E6FFE" w:rsidR="00A30E44" w:rsidP="000E3997" w:rsidRDefault="00A30E44" w14:paraId="31E9315A" w14:textId="7D90ECD7">
      <w:pPr>
        <w:widowControl w:val="0"/>
        <w:tabs>
          <w:tab w:val="left" w:pos="360"/>
          <w:tab w:val="left" w:pos="720"/>
          <w:tab w:val="left" w:pos="1080"/>
          <w:tab w:val="left" w:pos="1440"/>
        </w:tabs>
        <w:snapToGrid w:val="0"/>
        <w:spacing w:line="276" w:lineRule="auto"/>
        <w:jc w:val="both"/>
        <w:rPr>
          <w:rFonts w:ascii="Times New Roman" w:hAnsi="Times New Roman" w:cs="Times New Roman"/>
          <w:sz w:val="22"/>
          <w:szCs w:val="22"/>
        </w:rPr>
      </w:pPr>
      <w:bookmarkStart w:name="_DV_M1178" w:id="0"/>
      <w:bookmarkEnd w:id="0"/>
      <w:r w:rsidRPr="005E6FFE">
        <w:rPr>
          <w:rFonts w:ascii="Times New Roman" w:hAnsi="Times New Roman" w:eastAsia="MS Mincho" w:cs="Times New Roman"/>
          <w:sz w:val="22"/>
          <w:szCs w:val="22"/>
          <w:lang w:bidi="he-IL"/>
        </w:rPr>
        <w:t>[Service organization name]</w:t>
      </w:r>
      <w:r w:rsidRPr="005E6FFE">
        <w:rPr>
          <w:rFonts w:ascii="Times New Roman" w:hAnsi="Times New Roman" w:eastAsia="MS Mincho" w:cs="Times New Roman"/>
          <w:b w:val="0"/>
          <w:bCs/>
          <w:sz w:val="22"/>
          <w:szCs w:val="22"/>
          <w:lang w:bidi="he-IL"/>
        </w:rPr>
        <w:t xml:space="preserve"> (“</w:t>
      </w:r>
      <w:r w:rsidRPr="005E6FFE">
        <w:rPr>
          <w:rFonts w:ascii="Times New Roman" w:hAnsi="Times New Roman" w:eastAsia="MS Mincho" w:cs="Times New Roman"/>
          <w:sz w:val="22"/>
          <w:szCs w:val="22"/>
          <w:lang w:bidi="he-IL"/>
        </w:rPr>
        <w:t>[</w:t>
      </w:r>
      <w:r w:rsidRPr="005E6FFE">
        <w:rPr>
          <w:rFonts w:ascii="Times New Roman" w:hAnsi="Times New Roman" w:eastAsia="MS Mincho" w:cs="Times New Roman"/>
          <w:bCs/>
          <w:sz w:val="22"/>
          <w:szCs w:val="22"/>
          <w:lang w:bidi="he-IL"/>
        </w:rPr>
        <w:t>Service organization</w:t>
      </w:r>
      <w:r w:rsidRPr="005E6FFE">
        <w:rPr>
          <w:rFonts w:ascii="Times New Roman" w:hAnsi="Times New Roman" w:cs="Times New Roman" w:eastAsiaTheme="minorEastAsia"/>
          <w:bCs/>
          <w:sz w:val="22"/>
          <w:szCs w:val="22"/>
          <w:lang w:eastAsia="zh-CN" w:bidi="he-IL"/>
        </w:rPr>
        <w:t xml:space="preserve"> short name</w:t>
      </w:r>
      <w:r w:rsidRPr="005E6FFE">
        <w:rPr>
          <w:rFonts w:ascii="Times New Roman" w:hAnsi="Times New Roman" w:eastAsia="MS Mincho" w:cs="Times New Roman"/>
          <w:sz w:val="22"/>
          <w:szCs w:val="22"/>
          <w:lang w:bidi="he-IL"/>
        </w:rPr>
        <w:t>]</w:t>
      </w:r>
      <w:r w:rsidRPr="005E6FFE">
        <w:rPr>
          <w:rFonts w:ascii="Times New Roman" w:hAnsi="Times New Roman" w:eastAsia="MS Mincho" w:cs="Times New Roman"/>
          <w:b w:val="0"/>
          <w:bCs/>
          <w:sz w:val="22"/>
          <w:szCs w:val="22"/>
          <w:lang w:bidi="he-IL"/>
        </w:rPr>
        <w:t>” or “we” or the “</w:t>
      </w:r>
      <w:r w:rsidRPr="005E6FFE">
        <w:rPr>
          <w:rFonts w:ascii="Times New Roman" w:hAnsi="Times New Roman" w:eastAsia="MS Mincho" w:cs="Times New Roman"/>
          <w:b w:val="0"/>
          <w:sz w:val="22"/>
          <w:szCs w:val="22"/>
          <w:lang w:bidi="he-IL"/>
        </w:rPr>
        <w:t>Service Organization</w:t>
      </w:r>
      <w:r w:rsidRPr="005E6FFE">
        <w:rPr>
          <w:rFonts w:ascii="Times New Roman" w:hAnsi="Times New Roman" w:eastAsia="MS Mincho" w:cs="Times New Roman"/>
          <w:b w:val="0"/>
          <w:bCs/>
          <w:sz w:val="22"/>
          <w:szCs w:val="22"/>
          <w:lang w:bidi="he-IL"/>
        </w:rPr>
        <w:t>”) has</w:t>
      </w:r>
      <w:r w:rsidRPr="005E6FFE">
        <w:rPr>
          <w:rFonts w:ascii="Times New Roman" w:hAnsi="Times New Roman" w:eastAsia="MS Mincho" w:cs="Times New Roman"/>
          <w:b w:val="0"/>
          <w:sz w:val="22"/>
          <w:szCs w:val="22"/>
          <w:lang w:bidi="he-IL"/>
        </w:rPr>
        <w:t xml:space="preserve"> prepared the accompanying </w:t>
      </w:r>
      <w:r w:rsidRPr="005E6FFE">
        <w:rPr>
          <w:rFonts w:ascii="Times New Roman" w:hAnsi="Times New Roman" w:eastAsia="MS Mincho" w:cs="Times New Roman"/>
          <w:b w:val="0"/>
          <w:i/>
          <w:iCs/>
          <w:sz w:val="22"/>
          <w:szCs w:val="22"/>
          <w:lang w:bidi="he-IL"/>
        </w:rPr>
        <w:t xml:space="preserve">Description of </w:t>
      </w:r>
      <w:r w:rsidRPr="005E6FFE" w:rsidR="00814941">
        <w:rPr>
          <w:rFonts w:ascii="Times New Roman" w:hAnsi="Times New Roman" w:eastAsia="MS Mincho" w:cs="Times New Roman"/>
          <w:bCs/>
          <w:i/>
          <w:iCs/>
          <w:sz w:val="22"/>
          <w:szCs w:val="22"/>
          <w:lang w:bidi="he-IL"/>
        </w:rPr>
        <w:t>[</w:t>
      </w:r>
      <w:r w:rsidRPr="005E6FFE" w:rsidR="00814941">
        <w:rPr>
          <w:rFonts w:ascii="Times New Roman" w:hAnsi="Times New Roman" w:eastAsia="MS Mincho" w:cs="Times New Roman"/>
          <w:i/>
          <w:iCs/>
          <w:sz w:val="22"/>
          <w:szCs w:val="22"/>
          <w:lang w:bidi="he-IL"/>
        </w:rPr>
        <w:t>Service organization name]</w:t>
      </w:r>
      <w:r w:rsidRPr="005E6FFE" w:rsidR="00814941">
        <w:rPr>
          <w:rFonts w:ascii="Times New Roman" w:hAnsi="Times New Roman" w:eastAsia="MS Mincho" w:cs="Times New Roman"/>
          <w:b w:val="0"/>
          <w:bCs/>
          <w:i/>
          <w:iCs/>
          <w:sz w:val="22"/>
          <w:szCs w:val="22"/>
          <w:lang w:bidi="he-IL"/>
        </w:rPr>
        <w:t>’s</w:t>
      </w:r>
      <w:r w:rsidRPr="005E6FFE" w:rsidR="00814941">
        <w:rPr>
          <w:rFonts w:ascii="Times New Roman" w:hAnsi="Times New Roman" w:eastAsia="MS Mincho" w:cs="Times New Roman"/>
          <w:i/>
          <w:iCs/>
          <w:sz w:val="22"/>
          <w:szCs w:val="22"/>
          <w:lang w:bidi="he-IL"/>
        </w:rPr>
        <w:t xml:space="preserve"> [</w:t>
      </w:r>
      <w:r w:rsidRPr="00AD6991" w:rsidR="00AD6991">
        <w:rPr>
          <w:rFonts w:ascii="Times New Roman" w:hAnsi="Times New Roman" w:eastAsia="MS Mincho" w:cs="Times New Roman"/>
          <w:i/>
          <w:iCs/>
          <w:sz w:val="22"/>
          <w:szCs w:val="22"/>
          <w:lang w:bidi="he-IL"/>
        </w:rPr>
        <w:t>Service organization</w:t>
      </w:r>
      <w:r w:rsidR="00AD6991">
        <w:rPr>
          <w:rFonts w:ascii="Times New Roman" w:hAnsi="Times New Roman" w:cs="Times New Roman" w:eastAsiaTheme="minorEastAsia"/>
          <w:i/>
          <w:iCs/>
          <w:sz w:val="22"/>
          <w:szCs w:val="22"/>
          <w:lang w:eastAsia="zh-CN" w:bidi="he-IL"/>
        </w:rPr>
        <w:t>’</w:t>
      </w:r>
      <w:r w:rsidRPr="00AD6991" w:rsidR="00AD6991">
        <w:rPr>
          <w:rFonts w:ascii="Times New Roman" w:hAnsi="Times New Roman" w:eastAsia="MS Mincho" w:cs="Times New Roman"/>
          <w:i/>
          <w:iCs/>
          <w:sz w:val="22"/>
          <w:szCs w:val="22"/>
          <w:lang w:bidi="he-IL"/>
        </w:rPr>
        <w:t>s system</w:t>
      </w:r>
      <w:r w:rsidRPr="005E6FFE" w:rsidR="00814941">
        <w:rPr>
          <w:rFonts w:ascii="Times New Roman" w:hAnsi="Times New Roman" w:eastAsia="MS Mincho" w:cs="Times New Roman"/>
          <w:bCs/>
          <w:i/>
          <w:iCs/>
          <w:sz w:val="22"/>
          <w:szCs w:val="22"/>
          <w:lang w:bidi="he-IL"/>
        </w:rPr>
        <w:t>]</w:t>
      </w:r>
      <w:r w:rsidRPr="005E6FFE" w:rsidR="008D4F89">
        <w:rPr>
          <w:rFonts w:ascii="Times New Roman" w:hAnsi="Times New Roman" w:eastAsia="华文楷体" w:cs="Times New Roman"/>
          <w:b w:val="0"/>
          <w:bCs/>
          <w:i/>
          <w:sz w:val="22"/>
          <w:szCs w:val="22"/>
          <w:lang w:bidi="he-IL"/>
        </w:rPr>
        <w:t xml:space="preserve"> Relevant to </w:t>
      </w:r>
      <w:commentRangeStart w:id="1"/>
      <w:r w:rsidRPr="005E6FFE" w:rsidR="005A32EF">
        <w:rPr>
          <w:rFonts w:ascii="Times New Roman" w:hAnsi="Times New Roman" w:eastAsia="华文楷体" w:cs="Times New Roman"/>
          <w:i/>
          <w:sz w:val="22"/>
          <w:szCs w:val="22"/>
          <w:lang w:bidi="he-IL"/>
        </w:rPr>
        <w:t>[</w:t>
      </w:r>
      <w:r w:rsidRPr="005E6FFE" w:rsidR="008D4F89">
        <w:rPr>
          <w:rFonts w:ascii="Times New Roman" w:hAnsi="Times New Roman" w:eastAsia="华文楷体" w:cs="Times New Roman"/>
          <w:i/>
          <w:sz w:val="22"/>
          <w:szCs w:val="22"/>
          <w:lang w:bidi="he-IL"/>
        </w:rPr>
        <w:t xml:space="preserve">Security, Availability, </w:t>
      </w:r>
      <w:r w:rsidRPr="005E6FFE" w:rsidR="005A32EF">
        <w:rPr>
          <w:rFonts w:ascii="Times New Roman" w:hAnsi="Times New Roman" w:eastAsia="华文楷体" w:cs="Times New Roman"/>
          <w:i/>
          <w:sz w:val="22"/>
          <w:szCs w:val="22"/>
          <w:lang w:bidi="he-IL"/>
        </w:rPr>
        <w:t>Processing In</w:t>
      </w:r>
      <w:r w:rsidRPr="005E6FFE" w:rsidR="0035413C">
        <w:rPr>
          <w:rFonts w:ascii="Times New Roman" w:hAnsi="Times New Roman" w:eastAsia="华文楷体" w:cs="Times New Roman"/>
          <w:i/>
          <w:sz w:val="22"/>
          <w:szCs w:val="22"/>
          <w:lang w:bidi="he-IL"/>
        </w:rPr>
        <w:t xml:space="preserve">tegrity, </w:t>
      </w:r>
      <w:r w:rsidRPr="005E6FFE" w:rsidR="008D4F89">
        <w:rPr>
          <w:rFonts w:ascii="Times New Roman" w:hAnsi="Times New Roman" w:eastAsia="华文楷体" w:cs="Times New Roman"/>
          <w:i/>
          <w:sz w:val="22"/>
          <w:szCs w:val="22"/>
          <w:lang w:bidi="he-IL"/>
        </w:rPr>
        <w:t>Confidentiality</w:t>
      </w:r>
      <w:r w:rsidRPr="005E6FFE" w:rsidR="008D4F89">
        <w:rPr>
          <w:rFonts w:ascii="Times New Roman" w:hAnsi="Times New Roman" w:eastAsia="华文楷体" w:cs="Times New Roman"/>
          <w:b w:val="0"/>
          <w:bCs/>
          <w:i/>
          <w:sz w:val="22"/>
          <w:szCs w:val="22"/>
          <w:lang w:bidi="he-IL"/>
        </w:rPr>
        <w:t>,</w:t>
      </w:r>
      <w:r w:rsidRPr="005E6FFE" w:rsidR="008D4F89">
        <w:rPr>
          <w:rFonts w:ascii="Times New Roman" w:hAnsi="Times New Roman" w:eastAsia="华文楷体" w:cs="Times New Roman"/>
          <w:i/>
          <w:sz w:val="22"/>
          <w:szCs w:val="22"/>
          <w:lang w:bidi="he-IL"/>
        </w:rPr>
        <w:t xml:space="preserve"> </w:t>
      </w:r>
      <w:r w:rsidRPr="005E6FFE" w:rsidR="008D4F89">
        <w:rPr>
          <w:rFonts w:ascii="Times New Roman" w:hAnsi="Times New Roman" w:eastAsia="华文楷体" w:cs="Times New Roman"/>
          <w:b w:val="0"/>
          <w:bCs/>
          <w:i/>
          <w:sz w:val="22"/>
          <w:szCs w:val="22"/>
          <w:lang w:bidi="he-IL"/>
        </w:rPr>
        <w:t>and</w:t>
      </w:r>
      <w:r w:rsidRPr="005E6FFE" w:rsidR="008D4F89">
        <w:rPr>
          <w:rFonts w:ascii="Times New Roman" w:hAnsi="Times New Roman" w:eastAsia="华文楷体" w:cs="Times New Roman"/>
          <w:i/>
          <w:sz w:val="22"/>
          <w:szCs w:val="22"/>
          <w:lang w:bidi="he-IL"/>
        </w:rPr>
        <w:t xml:space="preserve"> Privacy</w:t>
      </w:r>
      <w:r w:rsidRPr="005E6FFE" w:rsidR="005A32EF">
        <w:rPr>
          <w:rFonts w:ascii="Times New Roman" w:hAnsi="Times New Roman" w:eastAsia="华文楷体" w:cs="Times New Roman"/>
          <w:i/>
          <w:sz w:val="22"/>
          <w:szCs w:val="22"/>
          <w:lang w:bidi="he-IL"/>
        </w:rPr>
        <w:t>]</w:t>
      </w:r>
      <w:commentRangeEnd w:id="1"/>
      <w:r w:rsidRPr="005E6FFE" w:rsidR="0035413C">
        <w:rPr>
          <w:rStyle w:val="a9"/>
          <w:rFonts w:ascii="Times New Roman" w:hAnsi="Times New Roman" w:cs="Times New Roman"/>
          <w:sz w:val="22"/>
          <w:szCs w:val="22"/>
        </w:rPr>
        <w:commentReference w:id="1"/>
      </w:r>
      <w:r w:rsidRPr="005E6FFE" w:rsidR="008D4F89">
        <w:rPr>
          <w:rFonts w:ascii="Times New Roman" w:hAnsi="Times New Roman" w:eastAsia="华文楷体" w:cs="Times New Roman"/>
          <w:b w:val="0"/>
          <w:bCs/>
          <w:i/>
          <w:sz w:val="22"/>
          <w:szCs w:val="22"/>
          <w:lang w:bidi="he-IL"/>
        </w:rPr>
        <w:t xml:space="preserve"> throughout the Period</w:t>
      </w:r>
      <w:r w:rsidRPr="005E6FFE" w:rsidR="008D4F89">
        <w:rPr>
          <w:rFonts w:ascii="Times New Roman" w:hAnsi="Times New Roman" w:eastAsia="华文楷体" w:cs="Times New Roman"/>
          <w:b w:val="0"/>
          <w:bCs/>
          <w:i/>
          <w:sz w:val="22"/>
          <w:szCs w:val="22"/>
          <w:lang w:eastAsia="zh-CN" w:bidi="he-IL"/>
        </w:rPr>
        <w:t xml:space="preserve"> </w:t>
      </w:r>
      <w:r w:rsidRPr="005E6FFE" w:rsidR="008D4F89">
        <w:rPr>
          <w:rFonts w:ascii="Times New Roman" w:hAnsi="Times New Roman" w:eastAsia="华文楷体" w:cs="Times New Roman"/>
          <w:i/>
          <w:sz w:val="22"/>
          <w:szCs w:val="22"/>
          <w:lang w:eastAsia="zh-CN" w:bidi="he-IL"/>
        </w:rPr>
        <w:t>[date]</w:t>
      </w:r>
      <w:r w:rsidRPr="005E6FFE" w:rsidR="008D4F89">
        <w:rPr>
          <w:rFonts w:ascii="Times New Roman" w:hAnsi="Times New Roman" w:eastAsia="华文楷体" w:cs="Times New Roman"/>
          <w:b w:val="0"/>
          <w:bCs/>
          <w:i/>
          <w:sz w:val="22"/>
          <w:szCs w:val="22"/>
          <w:lang w:bidi="he-IL"/>
        </w:rPr>
        <w:t xml:space="preserve"> to </w:t>
      </w:r>
      <w:r w:rsidRPr="005E6FFE" w:rsidR="008D4F89">
        <w:rPr>
          <w:rFonts w:ascii="Times New Roman" w:hAnsi="Times New Roman" w:eastAsia="华文楷体" w:cs="Times New Roman"/>
          <w:i/>
          <w:sz w:val="22"/>
          <w:szCs w:val="22"/>
          <w:lang w:eastAsia="zh-CN" w:bidi="he-IL"/>
        </w:rPr>
        <w:t>[date]</w:t>
      </w:r>
      <w:r w:rsidRPr="005E6FFE">
        <w:rPr>
          <w:rFonts w:ascii="Times New Roman" w:hAnsi="Times New Roman" w:eastAsia="MS Mincho" w:cs="Times New Roman"/>
          <w:b w:val="0"/>
          <w:sz w:val="22"/>
          <w:szCs w:val="22"/>
          <w:lang w:bidi="he-IL"/>
        </w:rPr>
        <w:t xml:space="preserve"> (</w:t>
      </w:r>
      <w:r w:rsidRPr="005E6FFE" w:rsidR="00EF65CA">
        <w:rPr>
          <w:rFonts w:ascii="Times New Roman" w:hAnsi="Times New Roman" w:eastAsia="MS Mincho" w:cs="Times New Roman"/>
          <w:b w:val="0"/>
          <w:sz w:val="22"/>
          <w:szCs w:val="22"/>
          <w:lang w:bidi="he-IL"/>
        </w:rPr>
        <w:t>the “Description”</w:t>
      </w:r>
      <w:r w:rsidRPr="005E6FFE">
        <w:rPr>
          <w:rFonts w:ascii="Times New Roman" w:hAnsi="Times New Roman" w:eastAsia="MS Mincho" w:cs="Times New Roman"/>
          <w:b w:val="0"/>
          <w:sz w:val="22"/>
          <w:szCs w:val="22"/>
          <w:lang w:bidi="he-IL"/>
        </w:rPr>
        <w:t>)</w:t>
      </w:r>
      <w:r w:rsidRPr="005E6FFE" w:rsidR="00814941">
        <w:rPr>
          <w:rFonts w:ascii="Times New Roman" w:hAnsi="Times New Roman" w:eastAsia="MS Mincho" w:cs="Times New Roman"/>
          <w:b w:val="0"/>
          <w:sz w:val="22"/>
          <w:szCs w:val="22"/>
          <w:lang w:bidi="he-IL"/>
        </w:rPr>
        <w:t>,</w:t>
      </w:r>
      <w:r w:rsidRPr="005E6FFE">
        <w:rPr>
          <w:rFonts w:ascii="Times New Roman" w:hAnsi="Times New Roman" w:eastAsia="MS Mincho" w:cs="Times New Roman"/>
          <w:b w:val="0"/>
          <w:sz w:val="22"/>
          <w:szCs w:val="22"/>
          <w:lang w:bidi="he-IL"/>
        </w:rPr>
        <w:t xml:space="preserve"> </w:t>
      </w:r>
      <w:bookmarkStart w:name="_DV_M1180" w:id="2"/>
      <w:bookmarkEnd w:id="2"/>
      <w:r w:rsidRPr="005E6FFE">
        <w:rPr>
          <w:rFonts w:ascii="Times New Roman" w:hAnsi="Times New Roman" w:eastAsia="MS Mincho" w:cs="Times New Roman"/>
          <w:b w:val="0"/>
          <w:sz w:val="22"/>
          <w:szCs w:val="22"/>
          <w:lang w:bidi="he-IL"/>
        </w:rPr>
        <w:t xml:space="preserve">in accordance with the criteria for a description </w:t>
      </w:r>
      <w:r w:rsidRPr="005E6FFE">
        <w:rPr>
          <w:rFonts w:ascii="Times New Roman" w:hAnsi="Times New Roman" w:eastAsia="MS Mincho" w:cs="Times New Roman"/>
          <w:b w:val="0"/>
          <w:sz w:val="22"/>
          <w:szCs w:val="22"/>
        </w:rPr>
        <w:t xml:space="preserve">of </w:t>
      </w:r>
      <w:r w:rsidRPr="005E6FFE">
        <w:rPr>
          <w:rFonts w:ascii="Times New Roman" w:hAnsi="Times New Roman" w:eastAsia="MS Mincho" w:cs="Times New Roman"/>
          <w:b w:val="0"/>
          <w:sz w:val="22"/>
          <w:szCs w:val="22"/>
          <w:lang w:bidi="he-IL"/>
        </w:rPr>
        <w:t xml:space="preserve">a service </w:t>
      </w:r>
      <w:r w:rsidRPr="005E6FFE">
        <w:rPr>
          <w:rFonts w:ascii="Times New Roman" w:hAnsi="Times New Roman" w:eastAsia="MS Mincho" w:cs="Times New Roman"/>
          <w:b w:val="0"/>
          <w:sz w:val="22"/>
          <w:szCs w:val="22"/>
        </w:rPr>
        <w:t>organization’s system</w:t>
      </w:r>
      <w:r w:rsidRPr="005E6FFE">
        <w:rPr>
          <w:rFonts w:ascii="Times New Roman" w:hAnsi="Times New Roman" w:eastAsia="MS Mincho" w:cs="Times New Roman"/>
          <w:b w:val="0"/>
          <w:sz w:val="22"/>
          <w:szCs w:val="22"/>
          <w:lang w:bidi="he-IL"/>
        </w:rPr>
        <w:t xml:space="preserve"> set forth in the Description Criteria DC section 200</w:t>
      </w:r>
      <w:r w:rsidR="009C48D9">
        <w:rPr>
          <w:rFonts w:ascii="Times New Roman" w:hAnsi="Times New Roman" w:eastAsia="MS Mincho" w:cs="Times New Roman"/>
          <w:b w:val="0"/>
          <w:sz w:val="22"/>
          <w:szCs w:val="22"/>
          <w:lang w:bidi="he-IL"/>
        </w:rPr>
        <w:t>,</w:t>
      </w:r>
      <w:r w:rsidRPr="005E6FFE">
        <w:rPr>
          <w:rFonts w:ascii="Times New Roman" w:hAnsi="Times New Roman" w:eastAsia="MS Mincho" w:cs="Times New Roman"/>
          <w:b w:val="0"/>
          <w:sz w:val="22"/>
          <w:szCs w:val="22"/>
          <w:lang w:bidi="he-IL"/>
        </w:rPr>
        <w:t xml:space="preserve"> </w:t>
      </w:r>
      <w:r w:rsidRPr="005E6FFE">
        <w:rPr>
          <w:rFonts w:ascii="Times New Roman" w:hAnsi="Times New Roman" w:eastAsia="MS Mincho" w:cs="Times New Roman"/>
          <w:b w:val="0"/>
          <w:i/>
          <w:sz w:val="22"/>
          <w:szCs w:val="22"/>
          <w:lang w:bidi="he-IL"/>
        </w:rPr>
        <w:t>2018 Description Criteria for a Description of a Service Organization’s System in a SOC 2 Report</w:t>
      </w:r>
      <w:r w:rsidRPr="005E6FFE">
        <w:rPr>
          <w:rFonts w:ascii="Times New Roman" w:hAnsi="Times New Roman" w:eastAsia="MS Mincho" w:cs="Times New Roman"/>
          <w:b w:val="0"/>
          <w:sz w:val="22"/>
          <w:szCs w:val="22"/>
          <w:lang w:bidi="he-IL"/>
        </w:rPr>
        <w:t xml:space="preserve"> (</w:t>
      </w:r>
      <w:r w:rsidRPr="005E6FFE" w:rsidR="00EF65CA">
        <w:rPr>
          <w:rFonts w:ascii="Times New Roman" w:hAnsi="Times New Roman" w:eastAsia="MS Mincho" w:cs="Times New Roman"/>
          <w:b w:val="0"/>
          <w:sz w:val="22"/>
          <w:szCs w:val="22"/>
          <w:lang w:bidi="he-IL"/>
        </w:rPr>
        <w:t>the “</w:t>
      </w:r>
      <w:r w:rsidRPr="005E6FFE">
        <w:rPr>
          <w:rFonts w:ascii="Times New Roman" w:hAnsi="Times New Roman" w:eastAsia="MS Mincho" w:cs="Times New Roman"/>
          <w:b w:val="0"/>
          <w:sz w:val="22"/>
          <w:szCs w:val="22"/>
          <w:lang w:bidi="he-IL"/>
        </w:rPr>
        <w:t>Description Criteria</w:t>
      </w:r>
      <w:r w:rsidRPr="005E6FFE" w:rsidR="00EF65CA">
        <w:rPr>
          <w:rFonts w:ascii="Times New Roman" w:hAnsi="Times New Roman" w:eastAsia="MS Mincho" w:cs="Times New Roman"/>
          <w:b w:val="0"/>
          <w:sz w:val="22"/>
          <w:szCs w:val="22"/>
          <w:lang w:bidi="he-IL"/>
        </w:rPr>
        <w:t>”</w:t>
      </w:r>
      <w:r w:rsidRPr="005E6FFE">
        <w:rPr>
          <w:rFonts w:ascii="Times New Roman" w:hAnsi="Times New Roman" w:eastAsia="MS Mincho" w:cs="Times New Roman"/>
          <w:b w:val="0"/>
          <w:sz w:val="22"/>
          <w:szCs w:val="22"/>
          <w:lang w:bidi="he-IL"/>
        </w:rPr>
        <w:t>).</w:t>
      </w:r>
      <w:bookmarkStart w:name="_DV_M1181" w:id="3"/>
      <w:bookmarkEnd w:id="3"/>
      <w:r w:rsidRPr="005E6FFE">
        <w:rPr>
          <w:rFonts w:ascii="Times New Roman" w:hAnsi="Times New Roman" w:eastAsia="MS Mincho" w:cs="Times New Roman"/>
          <w:b w:val="0"/>
          <w:sz w:val="22"/>
          <w:szCs w:val="22"/>
          <w:lang w:bidi="he-IL"/>
        </w:rPr>
        <w:t xml:space="preserve"> The Description is intended to provide </w:t>
      </w:r>
      <w:bookmarkStart w:name="_DV_C1386" w:id="4"/>
      <w:r w:rsidRPr="005E6FFE">
        <w:rPr>
          <w:rFonts w:ascii="Times New Roman" w:hAnsi="Times New Roman" w:eastAsia="MS Mincho" w:cs="Times New Roman"/>
          <w:b w:val="0"/>
          <w:sz w:val="22"/>
          <w:szCs w:val="22"/>
          <w:lang w:bidi="he-IL"/>
        </w:rPr>
        <w:t xml:space="preserve">report users with information about </w:t>
      </w:r>
      <w:r w:rsidRPr="005E6FFE" w:rsidR="00814941">
        <w:rPr>
          <w:rFonts w:ascii="Times New Roman" w:hAnsi="Times New Roman" w:eastAsia="MS Mincho" w:cs="Times New Roman"/>
          <w:bCs/>
          <w:sz w:val="22"/>
          <w:szCs w:val="22"/>
          <w:lang w:bidi="he-IL"/>
        </w:rPr>
        <w:t>[Service organization short name]</w:t>
      </w:r>
      <w:r w:rsidRPr="005E6FFE" w:rsidR="00814941">
        <w:rPr>
          <w:rFonts w:ascii="Times New Roman" w:hAnsi="Times New Roman" w:eastAsia="MS Mincho" w:cs="Times New Roman"/>
          <w:b w:val="0"/>
          <w:bCs/>
          <w:sz w:val="22"/>
          <w:szCs w:val="22"/>
          <w:lang w:bidi="he-IL"/>
        </w:rPr>
        <w:t>’s</w:t>
      </w:r>
      <w:r w:rsidRPr="005E6FFE" w:rsidR="00814941">
        <w:rPr>
          <w:rFonts w:ascii="Times New Roman" w:hAnsi="Times New Roman" w:eastAsia="MS Mincho" w:cs="Times New Roman"/>
          <w:b w:val="0"/>
          <w:sz w:val="22"/>
          <w:szCs w:val="22"/>
          <w:lang w:bidi="he-IL"/>
        </w:rPr>
        <w:t xml:space="preserve"> </w:t>
      </w:r>
      <w:r w:rsidRPr="005E6FFE">
        <w:rPr>
          <w:rFonts w:ascii="Times New Roman" w:hAnsi="Times New Roman" w:eastAsia="MS Mincho" w:cs="Times New Roman"/>
          <w:bCs/>
          <w:sz w:val="22"/>
          <w:szCs w:val="22"/>
          <w:lang w:bidi="he-IL"/>
        </w:rPr>
        <w:t>[</w:t>
      </w:r>
      <w:r w:rsidRPr="00AD6991" w:rsidR="00AD6991">
        <w:rPr>
          <w:rFonts w:ascii="Times New Roman" w:hAnsi="Times New Roman" w:eastAsia="MS Mincho" w:cs="Times New Roman"/>
          <w:bCs/>
          <w:sz w:val="22"/>
          <w:szCs w:val="22"/>
          <w:lang w:bidi="he-IL"/>
        </w:rPr>
        <w:t>Service organization</w:t>
      </w:r>
      <w:r w:rsidR="00AD6991">
        <w:rPr>
          <w:rFonts w:ascii="Times New Roman" w:hAnsi="Times New Roman" w:cs="Times New Roman" w:eastAsiaTheme="minorEastAsia"/>
          <w:bCs/>
          <w:sz w:val="22"/>
          <w:szCs w:val="22"/>
          <w:lang w:eastAsia="zh-CN" w:bidi="he-IL"/>
        </w:rPr>
        <w:t>’</w:t>
      </w:r>
      <w:r w:rsidRPr="00AD6991" w:rsidR="00AD6991">
        <w:rPr>
          <w:rFonts w:ascii="Times New Roman" w:hAnsi="Times New Roman" w:eastAsia="MS Mincho" w:cs="Times New Roman"/>
          <w:bCs/>
          <w:sz w:val="22"/>
          <w:szCs w:val="22"/>
          <w:lang w:bidi="he-IL"/>
        </w:rPr>
        <w:t>s system</w:t>
      </w:r>
      <w:r w:rsidRPr="005E6FFE">
        <w:rPr>
          <w:rFonts w:ascii="Times New Roman" w:hAnsi="Times New Roman" w:eastAsia="MS Mincho" w:cs="Times New Roman"/>
          <w:bCs/>
          <w:sz w:val="22"/>
          <w:szCs w:val="22"/>
          <w:lang w:bidi="he-IL"/>
        </w:rPr>
        <w:t>]</w:t>
      </w:r>
      <w:r w:rsidRPr="005E6FFE">
        <w:rPr>
          <w:rFonts w:ascii="Times New Roman" w:hAnsi="Times New Roman" w:eastAsia="MS Mincho" w:cs="Times New Roman"/>
          <w:b w:val="0"/>
          <w:sz w:val="22"/>
          <w:szCs w:val="22"/>
          <w:lang w:bidi="he-IL"/>
        </w:rPr>
        <w:t xml:space="preserve"> (</w:t>
      </w:r>
      <w:r w:rsidRPr="005E6FFE" w:rsidR="00EF65CA">
        <w:rPr>
          <w:rFonts w:ascii="Times New Roman" w:hAnsi="Times New Roman" w:eastAsia="MS Mincho" w:cs="Times New Roman"/>
          <w:b w:val="0"/>
          <w:sz w:val="22"/>
          <w:szCs w:val="22"/>
          <w:lang w:bidi="he-IL"/>
        </w:rPr>
        <w:t>the “</w:t>
      </w:r>
      <w:r w:rsidRPr="005E6FFE">
        <w:rPr>
          <w:rFonts w:ascii="Times New Roman" w:hAnsi="Times New Roman" w:eastAsia="MS Mincho" w:cs="Times New Roman"/>
          <w:b w:val="0"/>
          <w:sz w:val="22"/>
          <w:szCs w:val="22"/>
          <w:lang w:bidi="he-IL"/>
        </w:rPr>
        <w:t>System</w:t>
      </w:r>
      <w:r w:rsidRPr="005E6FFE" w:rsidR="00EF65CA">
        <w:rPr>
          <w:rFonts w:ascii="Times New Roman" w:hAnsi="Times New Roman" w:eastAsia="MS Mincho" w:cs="Times New Roman"/>
          <w:b w:val="0"/>
          <w:sz w:val="22"/>
          <w:szCs w:val="22"/>
          <w:lang w:bidi="he-IL"/>
        </w:rPr>
        <w:t>”</w:t>
      </w:r>
      <w:r w:rsidRPr="005E6FFE">
        <w:rPr>
          <w:rFonts w:ascii="Times New Roman" w:hAnsi="Times New Roman" w:eastAsia="MS Mincho" w:cs="Times New Roman"/>
          <w:b w:val="0"/>
          <w:sz w:val="22"/>
          <w:szCs w:val="22"/>
          <w:lang w:bidi="he-IL"/>
        </w:rPr>
        <w:t xml:space="preserve">) that may be useful when assessing the risks arising from interactions with the System, particularly information about system controls that the Service Organization has designed, implemented and operated to provide reasonable assurance that its service commitments and system requirements were achieved based on </w:t>
      </w:r>
      <w:r w:rsidRPr="005E6FFE">
        <w:rPr>
          <w:rFonts w:ascii="Times New Roman" w:hAnsi="Times New Roman" w:eastAsia="MS Mincho" w:cs="Times New Roman"/>
          <w:b w:val="0"/>
          <w:sz w:val="22"/>
          <w:szCs w:val="22"/>
        </w:rPr>
        <w:t>the trust services</w:t>
      </w:r>
      <w:r w:rsidRPr="005E6FFE">
        <w:rPr>
          <w:rFonts w:ascii="Times New Roman" w:hAnsi="Times New Roman" w:eastAsia="MS Mincho" w:cs="Times New Roman"/>
          <w:sz w:val="22"/>
          <w:szCs w:val="22"/>
        </w:rPr>
        <w:t xml:space="preserve"> </w:t>
      </w:r>
      <w:bookmarkEnd w:id="4"/>
      <w:r w:rsidRPr="005E6FFE">
        <w:rPr>
          <w:rFonts w:ascii="Times New Roman" w:hAnsi="Times New Roman" w:eastAsia="MS Mincho" w:cs="Times New Roman"/>
          <w:b w:val="0"/>
          <w:sz w:val="22"/>
          <w:szCs w:val="22"/>
          <w:lang w:bidi="he-IL"/>
        </w:rPr>
        <w:t xml:space="preserve">criteria </w:t>
      </w:r>
      <w:r w:rsidR="00AB006A">
        <w:rPr>
          <w:rFonts w:ascii="Times New Roman" w:hAnsi="Times New Roman" w:eastAsia="MS Mincho" w:cs="Times New Roman"/>
          <w:b w:val="0"/>
          <w:sz w:val="22"/>
          <w:szCs w:val="22"/>
          <w:lang w:bidi="he-IL"/>
        </w:rPr>
        <w:t>relevant to</w:t>
      </w:r>
      <w:r w:rsidRPr="005E6FFE" w:rsidR="00AB006A">
        <w:rPr>
          <w:rFonts w:ascii="Times New Roman" w:hAnsi="Times New Roman" w:eastAsia="MS Mincho" w:cs="Times New Roman"/>
          <w:b w:val="0"/>
          <w:sz w:val="22"/>
          <w:szCs w:val="22"/>
          <w:lang w:bidi="he-IL"/>
        </w:rPr>
        <w:t xml:space="preserve"> </w:t>
      </w:r>
      <w:commentRangeStart w:id="5"/>
      <w:r w:rsidRPr="005E6FFE">
        <w:rPr>
          <w:rFonts w:ascii="Times New Roman" w:hAnsi="Times New Roman" w:cs="Times New Roman"/>
          <w:bCs/>
          <w:sz w:val="22"/>
          <w:szCs w:val="22"/>
        </w:rPr>
        <w:t>[s</w:t>
      </w:r>
      <w:r w:rsidRPr="005E6FFE">
        <w:rPr>
          <w:rFonts w:ascii="Times New Roman" w:hAnsi="Times New Roman" w:cs="Times New Roman"/>
          <w:sz w:val="22"/>
          <w:szCs w:val="22"/>
        </w:rPr>
        <w:t>ecurity, availability, processing integrity, confidentiality</w:t>
      </w:r>
      <w:r w:rsidRPr="005E6FFE">
        <w:rPr>
          <w:rFonts w:ascii="Times New Roman" w:hAnsi="Times New Roman" w:cs="Times New Roman"/>
          <w:b w:val="0"/>
          <w:sz w:val="22"/>
          <w:szCs w:val="22"/>
        </w:rPr>
        <w:t xml:space="preserve">, and </w:t>
      </w:r>
      <w:r w:rsidRPr="005E6FFE">
        <w:rPr>
          <w:rFonts w:ascii="Times New Roman" w:hAnsi="Times New Roman" w:cs="Times New Roman"/>
          <w:sz w:val="22"/>
          <w:szCs w:val="22"/>
        </w:rPr>
        <w:t>privacy]</w:t>
      </w:r>
      <w:commentRangeEnd w:id="5"/>
      <w:r w:rsidRPr="005E6FFE" w:rsidR="00B95E6A">
        <w:rPr>
          <w:rStyle w:val="a9"/>
          <w:rFonts w:ascii="Times New Roman" w:hAnsi="Times New Roman" w:cs="Times New Roman"/>
          <w:sz w:val="22"/>
          <w:szCs w:val="22"/>
        </w:rPr>
        <w:commentReference w:id="5"/>
      </w:r>
      <w:r w:rsidRPr="005E6FFE">
        <w:rPr>
          <w:rFonts w:ascii="Times New Roman" w:hAnsi="Times New Roman" w:cs="Times New Roman"/>
          <w:b w:val="0"/>
          <w:sz w:val="22"/>
          <w:szCs w:val="22"/>
        </w:rPr>
        <w:t xml:space="preserve"> set forth in TSP section 100, </w:t>
      </w:r>
      <w:r w:rsidRPr="005E6FFE">
        <w:rPr>
          <w:rFonts w:ascii="Times New Roman" w:hAnsi="Times New Roman" w:cs="Times New Roman"/>
          <w:b w:val="0"/>
          <w:i/>
          <w:sz w:val="22"/>
          <w:szCs w:val="22"/>
        </w:rPr>
        <w:t>2017 Trust Services Criteria for Security, Availability, Processing Integrity, Confidentiality, and Privacy</w:t>
      </w:r>
      <w:r w:rsidR="00C25970">
        <w:rPr>
          <w:rFonts w:ascii="Times New Roman" w:hAnsi="Times New Roman" w:cs="Times New Roman"/>
          <w:b w:val="0"/>
          <w:iCs/>
          <w:sz w:val="22"/>
          <w:szCs w:val="22"/>
        </w:rPr>
        <w:t xml:space="preserve">, </w:t>
      </w:r>
      <w:r w:rsidR="0085188A">
        <w:rPr>
          <w:rFonts w:ascii="Times New Roman" w:hAnsi="Times New Roman" w:cs="Times New Roman"/>
          <w:b w:val="0"/>
          <w:sz w:val="22"/>
          <w:szCs w:val="22"/>
        </w:rPr>
        <w:t xml:space="preserve">in AICPA </w:t>
      </w:r>
      <w:r w:rsidRPr="00AC3E9B" w:rsidR="0085188A">
        <w:rPr>
          <w:rFonts w:ascii="Times New Roman" w:hAnsi="Times New Roman" w:cs="Times New Roman"/>
          <w:b w:val="0"/>
          <w:sz w:val="22"/>
          <w:szCs w:val="22"/>
          <w:rPrChange w:author="Stella TY Shen" w:date="2024-01-25T11:32:00Z" w:id="6">
            <w:rPr>
              <w:rFonts w:ascii="Times New Roman" w:hAnsi="Times New Roman" w:cs="Times New Roman"/>
              <w:b w:val="0"/>
              <w:i/>
              <w:iCs/>
              <w:sz w:val="22"/>
              <w:szCs w:val="22"/>
            </w:rPr>
          </w:rPrChange>
        </w:rPr>
        <w:t>Trust Services Criteria</w:t>
      </w:r>
      <w:r w:rsidRPr="005E6FFE">
        <w:rPr>
          <w:rFonts w:ascii="Times New Roman" w:hAnsi="Times New Roman" w:cs="Times New Roman"/>
          <w:b w:val="0"/>
          <w:sz w:val="22"/>
          <w:szCs w:val="22"/>
        </w:rPr>
        <w:t xml:space="preserve"> (</w:t>
      </w:r>
      <w:r w:rsidRPr="005E6FFE" w:rsidR="00EF65CA">
        <w:rPr>
          <w:rFonts w:ascii="Times New Roman" w:hAnsi="Times New Roman" w:cs="Times New Roman"/>
          <w:b w:val="0"/>
          <w:sz w:val="22"/>
          <w:szCs w:val="22"/>
        </w:rPr>
        <w:t>the “</w:t>
      </w:r>
      <w:r w:rsidRPr="005E6FFE">
        <w:rPr>
          <w:rFonts w:ascii="Times New Roman" w:hAnsi="Times New Roman" w:cs="Times New Roman"/>
          <w:b w:val="0"/>
          <w:sz w:val="22"/>
          <w:szCs w:val="22"/>
        </w:rPr>
        <w:t>applicable trust services criteria</w:t>
      </w:r>
      <w:r w:rsidRPr="005E6FFE" w:rsidR="00EF65CA">
        <w:rPr>
          <w:rFonts w:ascii="Times New Roman" w:hAnsi="Times New Roman" w:cs="Times New Roman"/>
          <w:b w:val="0"/>
          <w:sz w:val="22"/>
          <w:szCs w:val="22"/>
        </w:rPr>
        <w:t>”</w:t>
      </w:r>
      <w:r w:rsidRPr="005E6FFE">
        <w:rPr>
          <w:rFonts w:ascii="Times New Roman" w:hAnsi="Times New Roman" w:cs="Times New Roman"/>
          <w:b w:val="0"/>
          <w:sz w:val="22"/>
          <w:szCs w:val="22"/>
        </w:rPr>
        <w:t>).</w:t>
      </w:r>
      <w:r w:rsidRPr="005E6FFE">
        <w:rPr>
          <w:rFonts w:ascii="Times New Roman" w:hAnsi="Times New Roman" w:eastAsia="MS Mincho" w:cs="Times New Roman"/>
          <w:b w:val="0"/>
          <w:sz w:val="22"/>
          <w:szCs w:val="22"/>
          <w:lang w:bidi="he-IL"/>
        </w:rPr>
        <w:t xml:space="preserve"> </w:t>
      </w:r>
    </w:p>
    <w:p w:rsidRPr="005E6FFE" w:rsidR="00A30E44" w:rsidP="000E3997" w:rsidRDefault="00A30E44" w14:paraId="76FF8C38" w14:textId="77777777">
      <w:pPr>
        <w:widowControl w:val="0"/>
        <w:tabs>
          <w:tab w:val="left" w:pos="360"/>
          <w:tab w:val="left" w:pos="720"/>
          <w:tab w:val="left" w:pos="1080"/>
          <w:tab w:val="left" w:pos="1440"/>
        </w:tabs>
        <w:snapToGrid w:val="0"/>
        <w:spacing w:line="276" w:lineRule="auto"/>
        <w:jc w:val="both"/>
        <w:rPr>
          <w:rFonts w:ascii="Times New Roman" w:hAnsi="Times New Roman" w:eastAsia="MS Mincho" w:cs="Times New Roman"/>
          <w:b w:val="0"/>
          <w:sz w:val="22"/>
          <w:szCs w:val="22"/>
          <w:lang w:bidi="he-IL"/>
        </w:rPr>
      </w:pPr>
    </w:p>
    <w:p w:rsidRPr="005E6FFE" w:rsidR="00A30E44" w:rsidP="000E3997" w:rsidRDefault="00A30E44" w14:paraId="44B33D2D" w14:textId="4298BFBA">
      <w:pPr>
        <w:widowControl w:val="0"/>
        <w:tabs>
          <w:tab w:val="left" w:pos="360"/>
          <w:tab w:val="left" w:pos="720"/>
          <w:tab w:val="left" w:pos="1080"/>
          <w:tab w:val="left" w:pos="1440"/>
        </w:tabs>
        <w:snapToGrid w:val="0"/>
        <w:spacing w:line="276" w:lineRule="auto"/>
        <w:jc w:val="both"/>
        <w:rPr>
          <w:rFonts w:ascii="Times New Roman" w:hAnsi="Times New Roman" w:eastAsia="MS Mincho" w:cs="Times New Roman"/>
          <w:b w:val="0"/>
          <w:sz w:val="22"/>
          <w:szCs w:val="22"/>
          <w:lang w:bidi="he-IL"/>
        </w:rPr>
      </w:pPr>
      <w:commentRangeStart w:id="7"/>
      <w:r w:rsidRPr="005E6FFE">
        <w:rPr>
          <w:rFonts w:ascii="Times New Roman" w:hAnsi="Times New Roman" w:eastAsia="MS Mincho" w:cs="Times New Roman"/>
          <w:b w:val="0"/>
          <w:sz w:val="22"/>
          <w:szCs w:val="22"/>
          <w:lang w:bidi="he-IL"/>
        </w:rPr>
        <w:t xml:space="preserve">The Description indicates </w:t>
      </w:r>
      <w:r w:rsidRPr="00FE11AD" w:rsidR="00D36D69">
        <w:rPr>
          <w:rFonts w:ascii="Times New Roman" w:hAnsi="Times New Roman" w:eastAsia="MS Mincho" w:cs="Times New Roman"/>
          <w:b w:val="0"/>
          <w:sz w:val="22"/>
          <w:szCs w:val="22"/>
          <w:lang w:bidi="he-IL"/>
        </w:rPr>
        <w:t>complementary user entity controls that are suitably designed and operating effectively are necessary along with</w:t>
      </w:r>
      <w:r w:rsidRPr="005E6FFE">
        <w:rPr>
          <w:rFonts w:ascii="Times New Roman" w:hAnsi="Times New Roman" w:eastAsia="MS Mincho" w:cs="Times New Roman"/>
          <w:b w:val="0"/>
          <w:sz w:val="22"/>
          <w:szCs w:val="22"/>
          <w:lang w:bidi="he-IL"/>
        </w:rPr>
        <w:t xml:space="preserve"> </w:t>
      </w:r>
      <w:r w:rsidRPr="005E6FFE" w:rsidR="00EF65CA">
        <w:rPr>
          <w:rFonts w:ascii="Times New Roman" w:hAnsi="Times New Roman" w:eastAsia="MS Mincho" w:cs="Times New Roman"/>
          <w:bCs/>
          <w:sz w:val="22"/>
          <w:szCs w:val="22"/>
          <w:lang w:bidi="he-IL"/>
        </w:rPr>
        <w:t>[S</w:t>
      </w:r>
      <w:r w:rsidRPr="005E6FFE" w:rsidR="00EF65CA">
        <w:rPr>
          <w:rFonts w:ascii="Times New Roman" w:hAnsi="Times New Roman" w:eastAsia="MS Mincho" w:cs="Times New Roman"/>
          <w:sz w:val="22"/>
          <w:szCs w:val="22"/>
          <w:lang w:bidi="he-IL"/>
        </w:rPr>
        <w:t>ervice organization sh</w:t>
      </w:r>
      <w:r w:rsidRPr="005E6FFE" w:rsidR="00BF678B">
        <w:rPr>
          <w:rFonts w:ascii="Times New Roman" w:hAnsi="Times New Roman" w:eastAsia="MS Mincho" w:cs="Times New Roman"/>
          <w:sz w:val="22"/>
          <w:szCs w:val="22"/>
          <w:lang w:bidi="he-IL"/>
        </w:rPr>
        <w:t>or</w:t>
      </w:r>
      <w:r w:rsidRPr="005E6FFE" w:rsidR="00EF65CA">
        <w:rPr>
          <w:rFonts w:ascii="Times New Roman" w:hAnsi="Times New Roman" w:eastAsia="MS Mincho" w:cs="Times New Roman"/>
          <w:sz w:val="22"/>
          <w:szCs w:val="22"/>
          <w:lang w:bidi="he-IL"/>
        </w:rPr>
        <w:t>t name</w:t>
      </w:r>
      <w:r w:rsidRPr="005E6FFE">
        <w:rPr>
          <w:rFonts w:ascii="Times New Roman" w:hAnsi="Times New Roman" w:eastAsia="MS Mincho" w:cs="Times New Roman"/>
          <w:b w:val="0"/>
          <w:bCs/>
          <w:sz w:val="22"/>
          <w:szCs w:val="22"/>
          <w:lang w:bidi="he-IL"/>
        </w:rPr>
        <w:t>]</w:t>
      </w:r>
      <w:r w:rsidRPr="005E6FFE">
        <w:rPr>
          <w:rFonts w:ascii="Times New Roman" w:hAnsi="Times New Roman" w:eastAsia="MS Mincho" w:cs="Times New Roman"/>
          <w:b w:val="0"/>
          <w:sz w:val="22"/>
          <w:szCs w:val="22"/>
          <w:lang w:bidi="he-IL"/>
        </w:rPr>
        <w:t xml:space="preserve">’s controls </w:t>
      </w:r>
      <w:r w:rsidR="000C1714">
        <w:rPr>
          <w:rFonts w:ascii="Times New Roman" w:hAnsi="Times New Roman" w:eastAsia="MS Mincho" w:cs="Times New Roman"/>
          <w:b w:val="0"/>
          <w:sz w:val="22"/>
          <w:szCs w:val="22"/>
          <w:lang w:bidi="he-IL"/>
        </w:rPr>
        <w:t>t</w:t>
      </w:r>
      <w:r w:rsidRPr="009572DE" w:rsidR="0073659C">
        <w:rPr>
          <w:rFonts w:ascii="Times New Roman" w:hAnsi="Times New Roman" w:eastAsia="MS Mincho" w:cs="Times New Roman"/>
          <w:b w:val="0"/>
          <w:sz w:val="22"/>
          <w:szCs w:val="22"/>
          <w:lang w:bidi="he-IL"/>
        </w:rPr>
        <w:t>o achieve the service commitments and system requirements</w:t>
      </w:r>
      <w:r w:rsidRPr="005E6FFE">
        <w:rPr>
          <w:rFonts w:ascii="Times New Roman" w:hAnsi="Times New Roman" w:eastAsia="MS Mincho" w:cs="Times New Roman"/>
          <w:b w:val="0"/>
          <w:sz w:val="22"/>
          <w:szCs w:val="22"/>
          <w:lang w:bidi="he-IL"/>
        </w:rPr>
        <w:t xml:space="preserve">. The Description </w:t>
      </w:r>
      <w:r w:rsidRPr="0034501D" w:rsidR="00510733">
        <w:rPr>
          <w:rFonts w:ascii="Times New Roman" w:hAnsi="Times New Roman" w:eastAsia="MS Mincho" w:cs="Times New Roman"/>
          <w:b w:val="0"/>
          <w:sz w:val="22"/>
          <w:szCs w:val="22"/>
          <w:lang w:bidi="he-IL"/>
        </w:rPr>
        <w:t xml:space="preserve">presents </w:t>
      </w:r>
      <w:r w:rsidRPr="00DB7F33" w:rsidR="00510733">
        <w:rPr>
          <w:rFonts w:ascii="Times New Roman" w:hAnsi="Times New Roman" w:eastAsia="MS Mincho" w:cs="Times New Roman"/>
          <w:bCs/>
          <w:sz w:val="22"/>
          <w:szCs w:val="22"/>
          <w:lang w:bidi="he-IL"/>
        </w:rPr>
        <w:t>[</w:t>
      </w:r>
      <w:r w:rsidRPr="00DB7F33" w:rsidR="00510733">
        <w:rPr>
          <w:rFonts w:ascii="Times New Roman" w:hAnsi="Times New Roman" w:eastAsia="MS Mincho" w:cs="Times New Roman"/>
          <w:sz w:val="22"/>
          <w:szCs w:val="22"/>
          <w:lang w:bidi="he-IL"/>
        </w:rPr>
        <w:t>Service organization short name]</w:t>
      </w:r>
      <w:r w:rsidRPr="00DB7F33" w:rsidR="00510733">
        <w:rPr>
          <w:rFonts w:ascii="Times New Roman" w:hAnsi="Times New Roman" w:eastAsia="MS Mincho" w:cs="Times New Roman"/>
          <w:b w:val="0"/>
          <w:sz w:val="22"/>
          <w:szCs w:val="22"/>
          <w:lang w:bidi="he-IL"/>
        </w:rPr>
        <w:t xml:space="preserve">’s controls </w:t>
      </w:r>
      <w:r w:rsidRPr="008E4A38" w:rsidR="00510733">
        <w:rPr>
          <w:rFonts w:ascii="Times New Roman" w:hAnsi="Times New Roman" w:eastAsia="MS Mincho" w:cs="Times New Roman"/>
          <w:b w:val="0"/>
          <w:sz w:val="22"/>
          <w:szCs w:val="22"/>
          <w:lang w:bidi="he-IL"/>
        </w:rPr>
        <w:t xml:space="preserve">and the complementary user entity controls assumed in the design of </w:t>
      </w:r>
      <w:r w:rsidRPr="00DB7F33" w:rsidR="00510733">
        <w:rPr>
          <w:rFonts w:ascii="Times New Roman" w:hAnsi="Times New Roman" w:eastAsia="MS Mincho" w:cs="Times New Roman"/>
          <w:bCs/>
          <w:sz w:val="22"/>
          <w:szCs w:val="22"/>
          <w:lang w:bidi="he-IL"/>
        </w:rPr>
        <w:t>[</w:t>
      </w:r>
      <w:r w:rsidRPr="00DB7F33" w:rsidR="00510733">
        <w:rPr>
          <w:rFonts w:ascii="Times New Roman" w:hAnsi="Times New Roman" w:eastAsia="MS Mincho" w:cs="Times New Roman"/>
          <w:sz w:val="22"/>
          <w:szCs w:val="22"/>
          <w:lang w:bidi="he-IL"/>
        </w:rPr>
        <w:t>Service organization short name]</w:t>
      </w:r>
      <w:r w:rsidRPr="00DB7F33" w:rsidR="00510733">
        <w:rPr>
          <w:rFonts w:ascii="Times New Roman" w:hAnsi="Times New Roman" w:eastAsia="MS Mincho" w:cs="Times New Roman"/>
          <w:b w:val="0"/>
          <w:sz w:val="22"/>
          <w:szCs w:val="22"/>
          <w:lang w:bidi="he-IL"/>
        </w:rPr>
        <w:t>’s controls</w:t>
      </w:r>
      <w:r w:rsidRPr="005E6FFE">
        <w:rPr>
          <w:rFonts w:ascii="Times New Roman" w:hAnsi="Times New Roman" w:eastAsia="MS Mincho" w:cs="Times New Roman"/>
          <w:b w:val="0"/>
          <w:sz w:val="22"/>
          <w:szCs w:val="22"/>
          <w:lang w:bidi="he-IL"/>
        </w:rPr>
        <w:t>.</w:t>
      </w:r>
      <w:r w:rsidRPr="005E6FFE">
        <w:rPr>
          <w:rFonts w:ascii="Times New Roman" w:hAnsi="Times New Roman" w:eastAsia="MS Mincho" w:cs="Times New Roman"/>
          <w:sz w:val="22"/>
          <w:szCs w:val="22"/>
          <w:vertAlign w:val="superscript"/>
          <w:lang w:bidi="he-IL"/>
        </w:rPr>
        <w:t xml:space="preserve"> </w:t>
      </w:r>
      <w:commentRangeEnd w:id="7"/>
      <w:r w:rsidRPr="005E6FFE" w:rsidR="009562A6">
        <w:rPr>
          <w:rStyle w:val="a9"/>
          <w:rFonts w:ascii="Times New Roman" w:hAnsi="Times New Roman" w:cs="Times New Roman"/>
          <w:sz w:val="22"/>
          <w:szCs w:val="22"/>
        </w:rPr>
        <w:commentReference w:id="7"/>
      </w:r>
    </w:p>
    <w:p w:rsidRPr="005E6FFE" w:rsidR="00A30E44" w:rsidP="000E3997" w:rsidRDefault="00A30E44" w14:paraId="2B3EB281" w14:textId="77777777">
      <w:pPr>
        <w:widowControl w:val="0"/>
        <w:tabs>
          <w:tab w:val="left" w:pos="360"/>
          <w:tab w:val="left" w:pos="720"/>
          <w:tab w:val="left" w:pos="1080"/>
          <w:tab w:val="left" w:pos="1440"/>
        </w:tabs>
        <w:snapToGrid w:val="0"/>
        <w:spacing w:line="276" w:lineRule="auto"/>
        <w:jc w:val="both"/>
        <w:rPr>
          <w:rFonts w:ascii="Times New Roman" w:hAnsi="Times New Roman" w:eastAsia="MS Mincho" w:cs="Times New Roman"/>
          <w:b w:val="0"/>
          <w:sz w:val="22"/>
          <w:szCs w:val="22"/>
          <w:lang w:bidi="he-IL"/>
        </w:rPr>
      </w:pPr>
    </w:p>
    <w:p w:rsidRPr="005E6FFE" w:rsidR="00A30E44" w:rsidP="000E3997" w:rsidRDefault="00A30E44" w14:paraId="1F52B976" w14:textId="77777777">
      <w:pPr>
        <w:widowControl w:val="0"/>
        <w:tabs>
          <w:tab w:val="left" w:pos="360"/>
          <w:tab w:val="left" w:pos="720"/>
          <w:tab w:val="left" w:pos="1080"/>
          <w:tab w:val="left" w:pos="1440"/>
        </w:tabs>
        <w:snapToGrid w:val="0"/>
        <w:spacing w:line="276" w:lineRule="auto"/>
        <w:jc w:val="both"/>
        <w:rPr>
          <w:rFonts w:ascii="Times New Roman" w:hAnsi="Times New Roman" w:eastAsia="MS Mincho" w:cs="Times New Roman"/>
          <w:b w:val="0"/>
          <w:sz w:val="22"/>
          <w:szCs w:val="22"/>
          <w:lang w:bidi="he-IL"/>
        </w:rPr>
      </w:pPr>
      <w:r w:rsidRPr="005E6FFE">
        <w:rPr>
          <w:rFonts w:ascii="Times New Roman" w:hAnsi="Times New Roman" w:eastAsia="MS Mincho" w:cs="Times New Roman"/>
          <w:b w:val="0"/>
          <w:sz w:val="22"/>
          <w:szCs w:val="22"/>
          <w:lang w:bidi="he-IL"/>
        </w:rPr>
        <w:t>We confirm, to the best of our knowledge and belief, that:</w:t>
      </w:r>
    </w:p>
    <w:p w:rsidRPr="005E6FFE" w:rsidR="00A30E44" w:rsidP="00B42DE3" w:rsidRDefault="00A30E44" w14:paraId="43A198FE" w14:textId="384AA7DE">
      <w:pPr>
        <w:widowControl w:val="0"/>
        <w:tabs>
          <w:tab w:val="left" w:pos="1080"/>
        </w:tabs>
        <w:snapToGrid w:val="0"/>
        <w:spacing w:line="276" w:lineRule="auto"/>
        <w:jc w:val="both"/>
        <w:rPr>
          <w:rFonts w:ascii="Times New Roman" w:hAnsi="Times New Roman" w:eastAsia="MS Mincho" w:cs="Times New Roman"/>
          <w:b w:val="0"/>
          <w:sz w:val="22"/>
          <w:szCs w:val="22"/>
          <w:lang w:bidi="he-IL"/>
        </w:rPr>
      </w:pPr>
    </w:p>
    <w:p w:rsidRPr="005E6FFE" w:rsidR="00A30E44" w:rsidP="000E3997" w:rsidRDefault="00A30E44" w14:paraId="297719CC" w14:textId="77777777">
      <w:pPr>
        <w:widowControl w:val="0"/>
        <w:numPr>
          <w:ilvl w:val="0"/>
          <w:numId w:val="1"/>
        </w:numPr>
        <w:tabs>
          <w:tab w:val="left" w:pos="360"/>
          <w:tab w:val="left" w:pos="720"/>
          <w:tab w:val="left" w:pos="1080"/>
          <w:tab w:val="left" w:pos="1440"/>
        </w:tabs>
        <w:overflowPunct/>
        <w:snapToGrid w:val="0"/>
        <w:spacing w:line="276" w:lineRule="auto"/>
        <w:jc w:val="both"/>
        <w:textAlignment w:val="auto"/>
        <w:rPr>
          <w:rFonts w:ascii="Times New Roman" w:hAnsi="Times New Roman" w:eastAsia="MS Mincho" w:cs="Times New Roman"/>
          <w:b w:val="0"/>
          <w:sz w:val="22"/>
          <w:szCs w:val="22"/>
          <w:lang w:bidi="he-IL"/>
        </w:rPr>
      </w:pPr>
      <w:r w:rsidRPr="005E6FFE">
        <w:rPr>
          <w:rFonts w:ascii="Times New Roman" w:hAnsi="Times New Roman" w:eastAsia="MS Mincho" w:cs="Times New Roman"/>
          <w:b w:val="0"/>
          <w:sz w:val="22"/>
          <w:szCs w:val="22"/>
          <w:lang w:bidi="he-IL"/>
        </w:rPr>
        <w:t xml:space="preserve">The Description </w:t>
      </w:r>
      <w:bookmarkStart w:name="_DV_M1185" w:id="8"/>
      <w:bookmarkEnd w:id="8"/>
      <w:r w:rsidRPr="005E6FFE">
        <w:rPr>
          <w:rFonts w:ascii="Times New Roman" w:hAnsi="Times New Roman" w:eastAsia="MS Mincho" w:cs="Times New Roman"/>
          <w:b w:val="0"/>
          <w:sz w:val="22"/>
          <w:szCs w:val="22"/>
          <w:lang w:bidi="he-IL"/>
        </w:rPr>
        <w:t>presents the</w:t>
      </w:r>
      <w:bookmarkStart w:name="_DV_M1186" w:id="9"/>
      <w:bookmarkEnd w:id="9"/>
      <w:r w:rsidRPr="005E6FFE">
        <w:rPr>
          <w:rFonts w:ascii="Times New Roman" w:hAnsi="Times New Roman" w:eastAsia="MS Mincho" w:cs="Times New Roman"/>
          <w:b w:val="0"/>
          <w:i/>
          <w:sz w:val="22"/>
          <w:szCs w:val="22"/>
          <w:lang w:bidi="he-IL"/>
        </w:rPr>
        <w:t xml:space="preserve"> </w:t>
      </w:r>
      <w:r w:rsidRPr="005E6FFE">
        <w:rPr>
          <w:rFonts w:ascii="Times New Roman" w:hAnsi="Times New Roman" w:eastAsia="MS Mincho" w:cs="Times New Roman"/>
          <w:b w:val="0"/>
          <w:sz w:val="22"/>
          <w:szCs w:val="22"/>
          <w:lang w:bidi="he-IL"/>
        </w:rPr>
        <w:t xml:space="preserve">System that was designed and implemented throughout </w:t>
      </w:r>
      <w:r w:rsidRPr="005E6FFE">
        <w:rPr>
          <w:rStyle w:val="DeltaViewInsertion"/>
          <w:rFonts w:ascii="Times New Roman" w:hAnsi="Times New Roman" w:eastAsia="MS Mincho" w:cs="Times New Roman"/>
          <w:b w:val="0"/>
          <w:color w:val="auto"/>
          <w:sz w:val="22"/>
          <w:szCs w:val="22"/>
          <w:u w:val="none"/>
        </w:rPr>
        <w:t>the period</w:t>
      </w:r>
      <w:r w:rsidRPr="005E6FFE">
        <w:rPr>
          <w:rStyle w:val="DeltaViewInsertion"/>
          <w:rFonts w:ascii="Times New Roman" w:hAnsi="Times New Roman" w:eastAsia="MS Mincho" w:cs="Times New Roman"/>
          <w:color w:val="auto"/>
          <w:sz w:val="22"/>
          <w:szCs w:val="22"/>
          <w:u w:val="none"/>
        </w:rPr>
        <w:t xml:space="preserve"> </w:t>
      </w:r>
      <w:r w:rsidRPr="005E6FFE">
        <w:rPr>
          <w:rFonts w:ascii="Times New Roman" w:hAnsi="Times New Roman" w:eastAsia="MS Mincho" w:cs="Times New Roman"/>
          <w:bCs/>
          <w:sz w:val="22"/>
          <w:szCs w:val="22"/>
          <w:lang w:bidi="he-IL"/>
        </w:rPr>
        <w:t>[date]</w:t>
      </w:r>
      <w:r w:rsidRPr="005E6FFE">
        <w:rPr>
          <w:rFonts w:ascii="Times New Roman" w:hAnsi="Times New Roman" w:eastAsia="MS Mincho" w:cs="Times New Roman"/>
          <w:sz w:val="22"/>
          <w:szCs w:val="22"/>
        </w:rPr>
        <w:t xml:space="preserve"> </w:t>
      </w:r>
      <w:r w:rsidRPr="005E6FFE">
        <w:rPr>
          <w:rFonts w:ascii="Times New Roman" w:hAnsi="Times New Roman" w:eastAsia="MS Mincho" w:cs="Times New Roman"/>
          <w:b w:val="0"/>
          <w:sz w:val="22"/>
          <w:szCs w:val="22"/>
          <w:lang w:bidi="he-IL"/>
        </w:rPr>
        <w:t>to</w:t>
      </w:r>
      <w:r w:rsidRPr="005E6FFE">
        <w:rPr>
          <w:rFonts w:ascii="Times New Roman" w:hAnsi="Times New Roman" w:eastAsia="MS Mincho" w:cs="Times New Roman"/>
          <w:sz w:val="22"/>
          <w:szCs w:val="22"/>
        </w:rPr>
        <w:t xml:space="preserve"> </w:t>
      </w:r>
      <w:r w:rsidRPr="005E6FFE">
        <w:rPr>
          <w:rFonts w:ascii="Times New Roman" w:hAnsi="Times New Roman" w:eastAsia="MS Mincho" w:cs="Times New Roman"/>
          <w:bCs/>
          <w:sz w:val="22"/>
          <w:szCs w:val="22"/>
          <w:lang w:bidi="he-IL"/>
        </w:rPr>
        <w:t>[date]</w:t>
      </w:r>
      <w:r w:rsidRPr="005E6FFE">
        <w:rPr>
          <w:rFonts w:ascii="Times New Roman" w:hAnsi="Times New Roman" w:eastAsia="MS Mincho" w:cs="Times New Roman"/>
          <w:b w:val="0"/>
          <w:sz w:val="22"/>
          <w:szCs w:val="22"/>
          <w:lang w:bidi="he-IL"/>
        </w:rPr>
        <w:t xml:space="preserve"> in accordance with the Description Criteria. </w:t>
      </w:r>
      <w:bookmarkStart w:name="_DV_M1187" w:id="10"/>
      <w:bookmarkEnd w:id="10"/>
    </w:p>
    <w:p w:rsidRPr="005E6FFE" w:rsidR="00A30E44" w:rsidP="000E3997" w:rsidRDefault="00A30E44" w14:paraId="59257290" w14:textId="77777777">
      <w:pPr>
        <w:widowControl w:val="0"/>
        <w:tabs>
          <w:tab w:val="left" w:pos="360"/>
          <w:tab w:val="left" w:pos="720"/>
          <w:tab w:val="left" w:pos="1080"/>
          <w:tab w:val="left" w:pos="1440"/>
        </w:tabs>
        <w:snapToGrid w:val="0"/>
        <w:spacing w:line="276" w:lineRule="auto"/>
        <w:jc w:val="both"/>
        <w:rPr>
          <w:rFonts w:ascii="Times New Roman" w:hAnsi="Times New Roman" w:eastAsia="MS Mincho" w:cs="Times New Roman"/>
          <w:b w:val="0"/>
          <w:sz w:val="22"/>
          <w:szCs w:val="22"/>
          <w:lang w:bidi="he-IL"/>
        </w:rPr>
      </w:pPr>
    </w:p>
    <w:p w:rsidRPr="005E6FFE" w:rsidR="00A30E44" w:rsidP="000E3997" w:rsidRDefault="00A30E44" w14:paraId="0CA8D4C9" w14:textId="5611BA07">
      <w:pPr>
        <w:pStyle w:val="a3"/>
        <w:widowControl w:val="0"/>
        <w:numPr>
          <w:ilvl w:val="0"/>
          <w:numId w:val="1"/>
        </w:numPr>
        <w:tabs>
          <w:tab w:val="left" w:pos="360"/>
          <w:tab w:val="left" w:pos="720"/>
          <w:tab w:val="left" w:pos="1080"/>
          <w:tab w:val="left" w:pos="1440"/>
        </w:tabs>
        <w:spacing w:line="276" w:lineRule="auto"/>
        <w:jc w:val="both"/>
        <w:rPr>
          <w:rFonts w:ascii="Times New Roman" w:hAnsi="Times New Roman" w:cs="Times New Roman"/>
          <w:spacing w:val="-2"/>
          <w:sz w:val="22"/>
          <w:szCs w:val="22"/>
        </w:rPr>
      </w:pPr>
      <w:bookmarkStart w:name="_DV_M1189" w:id="11"/>
      <w:bookmarkStart w:name="_DV_M1190" w:id="12"/>
      <w:bookmarkStart w:name="_DV_M1191" w:id="13"/>
      <w:bookmarkStart w:name="_DV_M1192" w:id="14"/>
      <w:bookmarkStart w:name="_DV_M1194" w:id="15"/>
      <w:bookmarkStart w:name="_DV_M1195" w:id="16"/>
      <w:bookmarkStart w:name="_DV_M1197" w:id="17"/>
      <w:bookmarkStart w:name="_DV_M1198" w:id="18"/>
      <w:bookmarkStart w:name="_DV_M1200" w:id="19"/>
      <w:bookmarkStart w:name="_DV_M1201" w:id="20"/>
      <w:bookmarkStart w:name="_DV_M1203" w:id="21"/>
      <w:bookmarkStart w:name="_DV_M1204" w:id="22"/>
      <w:bookmarkStart w:name="_DV_M1208" w:id="23"/>
      <w:bookmarkStart w:name="_DV_M1210" w:id="24"/>
      <w:bookmarkStart w:name="_DV_M1211" w:id="25"/>
      <w:bookmarkStart w:name="_DV_M1212" w:id="26"/>
      <w:bookmarkStart w:name="_DV_M1214" w:id="27"/>
      <w:bookmarkStart w:name="_DV_M1215" w:id="28"/>
      <w:bookmarkStart w:name="_DV_M1217" w:id="29"/>
      <w:bookmarkStart w:name="_DV_M1218" w:id="30"/>
      <w:bookmarkStart w:name="_DV_M1223" w:id="31"/>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7D1D46BC" w:rsidR="00A30E44">
        <w:rPr>
          <w:rFonts w:ascii="Times New Roman" w:hAnsi="Times New Roman" w:eastAsia="MS Mincho" w:cs="Times New Roman"/>
          <w:sz w:val="22"/>
          <w:szCs w:val="22"/>
        </w:rPr>
        <w:t xml:space="preserve">The </w:t>
      </w:r>
      <w:bookmarkStart w:name="_DV_M1222" w:id="32"/>
      <w:bookmarkEnd w:id="32"/>
      <w:r w:rsidRPr="7D1D46BC" w:rsidR="00A30E44">
        <w:rPr>
          <w:rFonts w:ascii="Times New Roman" w:hAnsi="Times New Roman" w:eastAsia="MS Mincho" w:cs="Times New Roman"/>
          <w:sz w:val="22"/>
          <w:szCs w:val="22"/>
          <w:lang w:bidi="he-IL"/>
        </w:rPr>
        <w:t xml:space="preserve">controls stated in the Description were suitably designed </w:t>
      </w:r>
      <w:r w:rsidRPr="7D1D46BC" w:rsidR="0026480C">
        <w:rPr>
          <w:rFonts w:ascii="Times New Roman" w:hAnsi="Times New Roman" w:eastAsia="MS Mincho" w:cs="Times New Roman"/>
          <w:sz w:val="22"/>
          <w:szCs w:val="22"/>
          <w:lang w:bidi="he-IL"/>
        </w:rPr>
        <w:t xml:space="preserve">throughout the period </w:t>
      </w:r>
      <w:r w:rsidRPr="7D1D46BC" w:rsidR="0026480C">
        <w:rPr>
          <w:rFonts w:ascii="Times New Roman" w:hAnsi="Times New Roman" w:cs="Times New Roman"/>
          <w:b w:val="1"/>
          <w:bCs w:val="1"/>
          <w:sz w:val="22"/>
          <w:szCs w:val="22"/>
        </w:rPr>
        <w:t>[date]</w:t>
      </w:r>
      <w:r w:rsidRPr="7D1D46BC" w:rsidR="0026480C">
        <w:rPr>
          <w:rFonts w:ascii="Times New Roman" w:hAnsi="Times New Roman" w:cs="Times New Roman"/>
          <w:sz w:val="22"/>
          <w:szCs w:val="22"/>
        </w:rPr>
        <w:t xml:space="preserve"> to</w:t>
      </w:r>
      <w:r w:rsidRPr="7D1D46BC" w:rsidR="0026480C">
        <w:rPr>
          <w:rFonts w:ascii="Times New Roman" w:hAnsi="Times New Roman" w:cs="Times New Roman"/>
          <w:b w:val="1"/>
          <w:bCs w:val="1"/>
          <w:sz w:val="22"/>
          <w:szCs w:val="22"/>
        </w:rPr>
        <w:t xml:space="preserve"> [date]</w:t>
      </w:r>
      <w:r w:rsidRPr="7D1D46BC" w:rsidR="0026480C">
        <w:rPr>
          <w:rFonts w:ascii="Times New Roman" w:hAnsi="Times New Roman" w:cs="Times New Roman"/>
          <w:b w:val="1"/>
          <w:bCs w:val="1"/>
          <w:sz w:val="22"/>
          <w:szCs w:val="22"/>
        </w:rPr>
        <w:t xml:space="preserve"> </w:t>
      </w:r>
      <w:r w:rsidRPr="7D1D46BC" w:rsidR="00A30E44">
        <w:rPr>
          <w:rFonts w:ascii="Times New Roman" w:hAnsi="Times New Roman" w:eastAsia="MS Mincho" w:cs="Times New Roman"/>
          <w:sz w:val="22"/>
          <w:szCs w:val="22"/>
          <w:lang w:bidi="he-IL"/>
        </w:rPr>
        <w:t xml:space="preserve">to provide reasonable assurance that </w:t>
      </w:r>
      <w:r w:rsidRPr="7D1D46BC" w:rsidR="0026480C">
        <w:rPr>
          <w:rFonts w:ascii="Times New Roman" w:hAnsi="Times New Roman" w:eastAsia="MS Mincho" w:cs="Times New Roman"/>
          <w:b w:val="1"/>
          <w:bCs w:val="1"/>
          <w:sz w:val="22"/>
          <w:szCs w:val="22"/>
          <w:lang w:bidi="he-IL"/>
        </w:rPr>
        <w:t>[Service organization short name</w:t>
      </w:r>
      <w:r w:rsidRPr="7D1D46BC" w:rsidR="0026480C">
        <w:rPr>
          <w:rFonts w:ascii="Times New Roman" w:hAnsi="Times New Roman" w:eastAsia="MS Mincho" w:cs="Times New Roman"/>
          <w:b w:val="1"/>
          <w:bCs w:val="1"/>
          <w:sz w:val="22"/>
          <w:szCs w:val="22"/>
        </w:rPr>
        <w:t>]</w:t>
      </w:r>
      <w:r w:rsidRPr="7D1D46BC" w:rsidR="0026480C">
        <w:rPr>
          <w:rFonts w:ascii="Times New Roman" w:hAnsi="Times New Roman" w:eastAsia="MS Mincho" w:cs="Times New Roman"/>
          <w:sz w:val="22"/>
          <w:szCs w:val="22"/>
        </w:rPr>
        <w:t>’s</w:t>
      </w:r>
      <w:r w:rsidRPr="7D1D46BC" w:rsidR="0026480C">
        <w:rPr>
          <w:rFonts w:ascii="Times New Roman" w:hAnsi="Times New Roman" w:eastAsia="MS Mincho" w:cs="Times New Roman"/>
          <w:sz w:val="22"/>
          <w:szCs w:val="22"/>
          <w:lang w:bidi="he-IL"/>
        </w:rPr>
        <w:t xml:space="preserve"> </w:t>
      </w:r>
      <w:r w:rsidRPr="7D1D46BC" w:rsidR="00A30E44">
        <w:rPr>
          <w:rFonts w:ascii="Times New Roman" w:hAnsi="Times New Roman" w:eastAsia="MS Mincho" w:cs="Times New Roman"/>
          <w:sz w:val="22"/>
          <w:szCs w:val="22"/>
          <w:lang w:bidi="he-IL"/>
        </w:rPr>
        <w:t xml:space="preserve">service commitments and system requirements would be achieved based on the applicable trust services criteria, if </w:t>
      </w:r>
      <w:del w:author="Stella TY Shen" w:date="2023-11-29T15:43:00Z" w:id="1957727033">
        <w:r w:rsidRPr="7D1D46BC" w:rsidDel="00A30E44">
          <w:rPr>
            <w:rFonts w:ascii="Times New Roman" w:hAnsi="Times New Roman" w:eastAsia="MS Mincho" w:cs="Times New Roman"/>
            <w:sz w:val="22"/>
            <w:szCs w:val="22"/>
            <w:lang w:bidi="he-IL"/>
            <w:rPrChange w:author="Stella TY Shen" w:date="2023-11-29T15:43:00Z" w:id="2093053510">
              <w:rPr>
                <w:rFonts w:ascii="等线" w:hAnsi="等线" w:eastAsia="等线" w:cs="Times New Roman" w:asciiTheme="minorEastAsia" w:hAnsiTheme="minorEastAsia" w:eastAsiaTheme="minorEastAsia"/>
                <w:sz w:val="22"/>
                <w:szCs w:val="22"/>
                <w:lang w:eastAsia="zh-CN" w:bidi="he-IL"/>
              </w:rPr>
            </w:rPrChange>
          </w:rPr>
          <w:delText>the</w:delText>
        </w:r>
      </w:del>
      <w:ins w:author="Stella TY Shen" w:date="2023-11-29T15:43:00Z" w:id="2078303264">
        <w:r w:rsidRPr="7D1D46BC" w:rsidR="00591D49">
          <w:rPr>
            <w:rFonts w:ascii="Times New Roman" w:hAnsi="Times New Roman" w:eastAsia="MS Mincho" w:cs="Times New Roman"/>
            <w:sz w:val="22"/>
            <w:szCs w:val="22"/>
            <w:lang w:bidi="he-IL"/>
            <w:rPrChange w:author="Stella TY Shen" w:date="2023-11-29T15:43:00Z" w:id="1962782213">
              <w:rPr>
                <w:rFonts w:ascii="等线" w:hAnsi="等线" w:eastAsia="等线" w:cs="Times New Roman" w:asciiTheme="minorEastAsia" w:hAnsiTheme="minorEastAsia" w:eastAsiaTheme="minorEastAsia"/>
                <w:sz w:val="22"/>
                <w:szCs w:val="22"/>
                <w:lang w:eastAsia="zh-CN" w:bidi="he-IL"/>
              </w:rPr>
            </w:rPrChange>
          </w:rPr>
          <w:t>its</w:t>
        </w:r>
      </w:ins>
      <w:r w:rsidRPr="7D1D46BC" w:rsidR="00A30E44">
        <w:rPr>
          <w:rFonts w:ascii="Times New Roman" w:hAnsi="Times New Roman" w:eastAsia="MS Mincho" w:cs="Times New Roman"/>
          <w:sz w:val="22"/>
          <w:szCs w:val="22"/>
          <w:lang w:bidi="he-IL"/>
        </w:rPr>
        <w:t xml:space="preserve"> controls operated</w:t>
      </w:r>
      <w:r w:rsidRPr="7D1D46BC" w:rsidR="002A1DF1">
        <w:rPr>
          <w:rFonts w:ascii="Times New Roman" w:hAnsi="Times New Roman" w:eastAsia="MS Mincho" w:cs="Times New Roman"/>
          <w:sz w:val="22"/>
          <w:szCs w:val="22"/>
          <w:lang w:bidi="he-IL"/>
        </w:rPr>
        <w:t xml:space="preserve"> </w:t>
      </w:r>
      <w:r w:rsidRPr="7D1D46BC" w:rsidR="002A1DF1">
        <w:rPr>
          <w:rFonts w:ascii="Times New Roman" w:hAnsi="Times New Roman" w:eastAsia="MS Mincho" w:cs="Times New Roman"/>
          <w:sz w:val="22"/>
          <w:szCs w:val="22"/>
          <w:lang w:bidi="he-IL"/>
        </w:rPr>
        <w:t>effectively</w:t>
      </w:r>
      <w:r w:rsidRPr="7D1D46BC" w:rsidR="00A30E44">
        <w:rPr>
          <w:rFonts w:ascii="Times New Roman" w:hAnsi="Times New Roman" w:eastAsia="MS Mincho" w:cs="Times New Roman"/>
          <w:sz w:val="22"/>
          <w:szCs w:val="22"/>
          <w:lang w:bidi="he-IL"/>
        </w:rPr>
        <w:t xml:space="preserve"> </w:t>
      </w:r>
      <w:ins w:author="Stella TY Shen" w:date="2023-11-29T15:44:00Z" w:id="97502898">
        <w:r w:rsidRPr="7D1D46BC" w:rsidR="00552A85">
          <w:rPr>
            <w:rFonts w:ascii="Times New Roman" w:hAnsi="Times New Roman" w:eastAsia="MS Mincho" w:cs="Times New Roman"/>
            <w:sz w:val="22"/>
            <w:szCs w:val="22"/>
            <w:lang w:bidi="he-IL"/>
          </w:rPr>
          <w:t>throughout that period</w:t>
        </w:r>
        <w:r w:rsidRPr="7D1D46BC" w:rsidR="00552A85">
          <w:rPr>
            <w:rFonts w:ascii="Times New Roman" w:hAnsi="Times New Roman" w:eastAsia="MS Mincho" w:cs="Times New Roman"/>
            <w:sz w:val="22"/>
            <w:szCs w:val="22"/>
            <w:lang w:bidi="he-IL"/>
          </w:rPr>
          <w:t xml:space="preserve"> </w:t>
        </w:r>
      </w:ins>
      <w:commentRangeStart w:id="38"/>
      <w:r w:rsidRPr="7D1D46BC" w:rsidR="003D21D4">
        <w:rPr>
          <w:rFonts w:ascii="Times New Roman" w:hAnsi="Times New Roman" w:eastAsia="MS Mincho" w:cs="Times New Roman"/>
          <w:sz w:val="22"/>
          <w:szCs w:val="22"/>
          <w:lang w:bidi="he-IL"/>
        </w:rPr>
        <w:t>[</w:t>
      </w:r>
      <w:r w:rsidRPr="7D1D46BC" w:rsidR="00A30E44">
        <w:rPr>
          <w:rFonts w:ascii="Times New Roman" w:hAnsi="Times New Roman" w:cs="Times New Roman"/>
          <w:sz w:val="22"/>
          <w:szCs w:val="22"/>
        </w:rPr>
        <w:t xml:space="preserve">and if user entities applied the complementary user entity controls assumed in the design of </w:t>
      </w:r>
      <w:r w:rsidRPr="7D1D46BC" w:rsidR="00A30E44">
        <w:rPr>
          <w:rFonts w:ascii="Times New Roman" w:hAnsi="Times New Roman" w:cs="Times New Roman"/>
          <w:b w:val="1"/>
          <w:bCs w:val="1"/>
          <w:sz w:val="22"/>
          <w:szCs w:val="22"/>
        </w:rPr>
        <w:t xml:space="preserve">[Service organization </w:t>
      </w:r>
      <w:r w:rsidRPr="7D1D46BC" w:rsidR="00BF678B">
        <w:rPr>
          <w:rFonts w:ascii="Times New Roman" w:hAnsi="Times New Roman" w:cs="Times New Roman"/>
          <w:b w:val="1"/>
          <w:bCs w:val="1"/>
          <w:sz w:val="22"/>
          <w:szCs w:val="22"/>
        </w:rPr>
        <w:t xml:space="preserve">short </w:t>
      </w:r>
      <w:r w:rsidRPr="7D1D46BC" w:rsidR="00A30E44">
        <w:rPr>
          <w:rFonts w:ascii="Times New Roman" w:hAnsi="Times New Roman" w:cs="Times New Roman"/>
          <w:b w:val="1"/>
          <w:bCs w:val="1"/>
          <w:sz w:val="22"/>
          <w:szCs w:val="22"/>
        </w:rPr>
        <w:t>name]</w:t>
      </w:r>
      <w:r w:rsidRPr="7D1D46BC" w:rsidR="00A30E44">
        <w:rPr>
          <w:rFonts w:ascii="Times New Roman" w:hAnsi="Times New Roman" w:cs="Times New Roman"/>
          <w:sz w:val="22"/>
          <w:szCs w:val="22"/>
        </w:rPr>
        <w:t>’s controls</w:t>
      </w:r>
      <w:ins w:author="Mary Y Xu" w:date="2025-02-12T09:15:59.675Z" w:id="221200517">
        <w:r w:rsidRPr="7D1D46BC" w:rsidR="6C1B762E">
          <w:rPr>
            <w:rFonts w:ascii="Times New Roman" w:hAnsi="Times New Roman" w:cs="Times New Roman"/>
            <w:sz w:val="22"/>
            <w:szCs w:val="22"/>
          </w:rPr>
          <w:t xml:space="preserve"> throughout that period</w:t>
        </w:r>
      </w:ins>
      <w:r w:rsidRPr="7D1D46BC" w:rsidR="00042280">
        <w:rPr>
          <w:rFonts w:ascii="Times New Roman" w:hAnsi="Times New Roman" w:cs="Times New Roman"/>
          <w:sz w:val="22"/>
          <w:szCs w:val="22"/>
        </w:rPr>
        <w:t>]</w:t>
      </w:r>
      <w:commentRangeEnd w:id="38"/>
      <w:r>
        <w:rPr>
          <w:rStyle w:val="CommentReference"/>
        </w:rPr>
        <w:commentReference w:id="38"/>
      </w:r>
      <w:del w:author="Mary Y Xu" w:date="2025-02-12T09:15:48.772Z" w:id="1444001100">
        <w:r w:rsidRPr="7D1D46BC" w:rsidDel="00A30E44">
          <w:rPr>
            <w:rFonts w:ascii="Times New Roman" w:hAnsi="Times New Roman" w:eastAsia="MS Mincho" w:cs="Times New Roman"/>
            <w:sz w:val="22"/>
            <w:szCs w:val="22"/>
            <w:lang w:bidi="he-IL"/>
          </w:rPr>
          <w:delText xml:space="preserve"> throughout </w:delText>
        </w:r>
        <w:r w:rsidRPr="7D1D46BC" w:rsidDel="001967FD">
          <w:rPr>
            <w:rFonts w:ascii="Times New Roman" w:hAnsi="Times New Roman" w:eastAsia="MS Mincho" w:cs="Times New Roman"/>
            <w:sz w:val="22"/>
            <w:szCs w:val="22"/>
            <w:lang w:bidi="he-IL"/>
          </w:rPr>
          <w:delText>that</w:delText>
        </w:r>
        <w:r w:rsidRPr="7D1D46BC" w:rsidDel="001967FD">
          <w:rPr>
            <w:rFonts w:ascii="Times New Roman" w:hAnsi="Times New Roman" w:eastAsia="MS Mincho" w:cs="Times New Roman"/>
            <w:sz w:val="22"/>
            <w:szCs w:val="22"/>
            <w:lang w:bidi="he-IL"/>
          </w:rPr>
          <w:delText xml:space="preserve"> </w:delText>
        </w:r>
        <w:r w:rsidRPr="7D1D46BC" w:rsidDel="00A30E44">
          <w:rPr>
            <w:rFonts w:ascii="Times New Roman" w:hAnsi="Times New Roman" w:eastAsia="MS Mincho" w:cs="Times New Roman"/>
            <w:sz w:val="22"/>
            <w:szCs w:val="22"/>
            <w:lang w:bidi="he-IL"/>
          </w:rPr>
          <w:delText>period</w:delText>
        </w:r>
      </w:del>
      <w:r w:rsidRPr="7D1D46BC" w:rsidR="00A30E44">
        <w:rPr>
          <w:rFonts w:ascii="Times New Roman" w:hAnsi="Times New Roman" w:cs="Times New Roman"/>
          <w:sz w:val="22"/>
          <w:szCs w:val="22"/>
        </w:rPr>
        <w:t>.</w:t>
      </w:r>
    </w:p>
    <w:p w:rsidRPr="005E6FFE" w:rsidR="00A30E44" w:rsidP="000E3997" w:rsidRDefault="00A30E44" w14:paraId="43F7C7A9" w14:textId="77777777">
      <w:pPr>
        <w:pStyle w:val="a3"/>
        <w:widowControl w:val="0"/>
        <w:tabs>
          <w:tab w:val="left" w:pos="360"/>
          <w:tab w:val="left" w:pos="1080"/>
          <w:tab w:val="left" w:pos="1440"/>
        </w:tabs>
        <w:spacing w:line="276" w:lineRule="auto"/>
        <w:ind w:left="720"/>
        <w:jc w:val="both"/>
        <w:rPr>
          <w:rFonts w:ascii="Times New Roman" w:hAnsi="Times New Roman" w:cs="Times New Roman"/>
          <w:spacing w:val="-2"/>
          <w:sz w:val="22"/>
          <w:szCs w:val="22"/>
        </w:rPr>
      </w:pPr>
    </w:p>
    <w:p w:rsidRPr="005E6FFE" w:rsidR="00A30E44" w:rsidP="000E3997" w:rsidRDefault="00A30E44" w14:paraId="13B3716B" w14:textId="1B605C9D">
      <w:pPr>
        <w:pStyle w:val="a3"/>
        <w:widowControl w:val="0"/>
        <w:numPr>
          <w:ilvl w:val="0"/>
          <w:numId w:val="1"/>
        </w:numPr>
        <w:tabs>
          <w:tab w:val="left" w:pos="360"/>
          <w:tab w:val="left" w:pos="720"/>
          <w:tab w:val="left" w:pos="1080"/>
          <w:tab w:val="left" w:pos="1440"/>
        </w:tabs>
        <w:spacing w:line="276" w:lineRule="auto"/>
        <w:jc w:val="both"/>
        <w:rPr>
          <w:rFonts w:ascii="Times New Roman" w:hAnsi="Times New Roman" w:cs="Times New Roman"/>
          <w:b/>
          <w:spacing w:val="-2"/>
          <w:sz w:val="22"/>
          <w:szCs w:val="22"/>
        </w:rPr>
      </w:pPr>
      <w:r w:rsidRPr="005E6FFE">
        <w:rPr>
          <w:rFonts w:ascii="Times New Roman" w:hAnsi="Times New Roman" w:eastAsia="MS Mincho" w:cs="Times New Roman"/>
          <w:b/>
          <w:bCs/>
          <w:sz w:val="22"/>
          <w:szCs w:val="22"/>
          <w:lang w:bidi="he-IL"/>
        </w:rPr>
        <w:t xml:space="preserve">[Service organization </w:t>
      </w:r>
      <w:r w:rsidRPr="005E6FFE" w:rsidR="00EF65CA">
        <w:rPr>
          <w:rFonts w:ascii="Times New Roman" w:hAnsi="Times New Roman" w:eastAsia="MS Mincho" w:cs="Times New Roman"/>
          <w:b/>
          <w:bCs/>
          <w:sz w:val="22"/>
          <w:szCs w:val="22"/>
          <w:lang w:bidi="he-IL"/>
        </w:rPr>
        <w:t xml:space="preserve">short </w:t>
      </w:r>
      <w:r w:rsidRPr="005E6FFE">
        <w:rPr>
          <w:rFonts w:ascii="Times New Roman" w:hAnsi="Times New Roman" w:eastAsia="MS Mincho" w:cs="Times New Roman"/>
          <w:b/>
          <w:bCs/>
          <w:sz w:val="22"/>
          <w:szCs w:val="22"/>
          <w:lang w:bidi="he-IL"/>
        </w:rPr>
        <w:t>name</w:t>
      </w:r>
      <w:r w:rsidRPr="005E6FFE">
        <w:rPr>
          <w:rFonts w:ascii="Times New Roman" w:hAnsi="Times New Roman" w:eastAsia="MS Mincho" w:cs="Times New Roman"/>
          <w:b/>
          <w:bCs/>
          <w:sz w:val="22"/>
          <w:szCs w:val="22"/>
        </w:rPr>
        <w:t>]</w:t>
      </w:r>
      <w:r w:rsidRPr="005E6FFE" w:rsidR="001313F6">
        <w:rPr>
          <w:rFonts w:ascii="Times New Roman" w:hAnsi="Times New Roman" w:eastAsia="MS Mincho" w:cs="Times New Roman"/>
          <w:sz w:val="22"/>
          <w:szCs w:val="22"/>
        </w:rPr>
        <w:t>’s</w:t>
      </w:r>
      <w:r w:rsidRPr="005E6FFE">
        <w:rPr>
          <w:rFonts w:ascii="Times New Roman" w:hAnsi="Times New Roman" w:eastAsia="MS Mincho" w:cs="Times New Roman"/>
          <w:sz w:val="22"/>
          <w:szCs w:val="22"/>
          <w:lang w:bidi="he-IL"/>
        </w:rPr>
        <w:t xml:space="preserve"> </w:t>
      </w:r>
      <w:r w:rsidRPr="005E6FFE">
        <w:rPr>
          <w:rFonts w:ascii="Times New Roman" w:hAnsi="Times New Roman" w:cs="Times New Roman"/>
          <w:spacing w:val="-2"/>
          <w:sz w:val="22"/>
          <w:szCs w:val="22"/>
        </w:rPr>
        <w:t xml:space="preserve">controls stated in the Description operated effectively throughout the period </w:t>
      </w:r>
      <w:r w:rsidRPr="005E6FFE">
        <w:rPr>
          <w:rFonts w:ascii="Times New Roman" w:hAnsi="Times New Roman" w:cs="Times New Roman"/>
          <w:b/>
          <w:bCs/>
          <w:sz w:val="22"/>
          <w:szCs w:val="22"/>
        </w:rPr>
        <w:t>[date]</w:t>
      </w:r>
      <w:r w:rsidRPr="005E6FFE">
        <w:rPr>
          <w:rFonts w:ascii="Times New Roman" w:hAnsi="Times New Roman" w:cs="Times New Roman"/>
          <w:sz w:val="22"/>
          <w:szCs w:val="22"/>
        </w:rPr>
        <w:t xml:space="preserve"> to </w:t>
      </w:r>
      <w:r w:rsidRPr="005E6FFE">
        <w:rPr>
          <w:rFonts w:ascii="Times New Roman" w:hAnsi="Times New Roman" w:cs="Times New Roman"/>
          <w:b/>
          <w:bCs/>
          <w:sz w:val="22"/>
          <w:szCs w:val="22"/>
        </w:rPr>
        <w:t>[date]</w:t>
      </w:r>
      <w:r w:rsidRPr="005E6FFE">
        <w:rPr>
          <w:rFonts w:ascii="Times New Roman" w:hAnsi="Times New Roman" w:cs="Times New Roman"/>
          <w:sz w:val="22"/>
          <w:szCs w:val="22"/>
        </w:rPr>
        <w:t xml:space="preserve"> </w:t>
      </w:r>
      <w:r w:rsidRPr="005E6FFE">
        <w:rPr>
          <w:rFonts w:ascii="Times New Roman" w:hAnsi="Times New Roman" w:cs="Times New Roman"/>
          <w:spacing w:val="-2"/>
          <w:sz w:val="22"/>
          <w:szCs w:val="22"/>
        </w:rPr>
        <w:t xml:space="preserve">to </w:t>
      </w:r>
      <w:r w:rsidRPr="00691490" w:rsidR="00691490">
        <w:rPr>
          <w:rFonts w:ascii="Times New Roman" w:hAnsi="Times New Roman" w:cs="Times New Roman"/>
          <w:spacing w:val="-2"/>
          <w:sz w:val="22"/>
          <w:szCs w:val="22"/>
        </w:rPr>
        <w:t>provide reasonable assurance that</w:t>
      </w:r>
      <w:r w:rsidRPr="005E6FFE">
        <w:rPr>
          <w:rFonts w:ascii="Times New Roman" w:hAnsi="Times New Roman" w:eastAsia="MS Mincho" w:cs="Times New Roman"/>
          <w:sz w:val="22"/>
          <w:szCs w:val="22"/>
          <w:lang w:bidi="he-IL"/>
        </w:rPr>
        <w:t xml:space="preserve"> </w:t>
      </w:r>
      <w:r w:rsidRPr="005E6FFE" w:rsidR="00691490">
        <w:rPr>
          <w:rFonts w:ascii="Times New Roman" w:hAnsi="Times New Roman" w:eastAsia="MS Mincho" w:cs="Times New Roman"/>
          <w:b/>
          <w:bCs/>
          <w:sz w:val="22"/>
          <w:szCs w:val="22"/>
          <w:lang w:bidi="he-IL"/>
        </w:rPr>
        <w:t>[Service organization short name</w:t>
      </w:r>
      <w:r w:rsidRPr="005E6FFE" w:rsidR="00691490">
        <w:rPr>
          <w:rFonts w:ascii="Times New Roman" w:hAnsi="Times New Roman" w:eastAsia="MS Mincho" w:cs="Times New Roman"/>
          <w:b/>
          <w:bCs/>
          <w:sz w:val="22"/>
          <w:szCs w:val="22"/>
        </w:rPr>
        <w:t>]</w:t>
      </w:r>
      <w:r w:rsidRPr="005E6FFE" w:rsidR="00691490">
        <w:rPr>
          <w:rFonts w:ascii="Times New Roman" w:hAnsi="Times New Roman" w:eastAsia="MS Mincho" w:cs="Times New Roman"/>
          <w:sz w:val="22"/>
          <w:szCs w:val="22"/>
        </w:rPr>
        <w:t>’s</w:t>
      </w:r>
      <w:r w:rsidRPr="005E6FFE" w:rsidR="00691490">
        <w:rPr>
          <w:rFonts w:ascii="Times New Roman" w:hAnsi="Times New Roman" w:eastAsia="MS Mincho" w:cs="Times New Roman"/>
          <w:sz w:val="22"/>
          <w:szCs w:val="22"/>
          <w:lang w:bidi="he-IL"/>
        </w:rPr>
        <w:t xml:space="preserve"> </w:t>
      </w:r>
      <w:r w:rsidRPr="005E6FFE">
        <w:rPr>
          <w:rFonts w:ascii="Times New Roman" w:hAnsi="Times New Roman" w:eastAsia="MS Mincho" w:cs="Times New Roman"/>
          <w:sz w:val="22"/>
          <w:szCs w:val="22"/>
          <w:lang w:bidi="he-IL"/>
        </w:rPr>
        <w:t xml:space="preserve">service commitments and system requirements </w:t>
      </w:r>
      <w:r w:rsidRPr="0084326F" w:rsidR="0084326F">
        <w:rPr>
          <w:rFonts w:ascii="Times New Roman" w:hAnsi="Times New Roman" w:eastAsia="MS Mincho" w:cs="Times New Roman"/>
          <w:sz w:val="22"/>
          <w:szCs w:val="22"/>
          <w:lang w:bidi="he-IL"/>
        </w:rPr>
        <w:t xml:space="preserve">were achieved </w:t>
      </w:r>
      <w:r w:rsidRPr="005E6FFE">
        <w:rPr>
          <w:rFonts w:ascii="Times New Roman" w:hAnsi="Times New Roman" w:eastAsia="MS Mincho" w:cs="Times New Roman"/>
          <w:sz w:val="22"/>
          <w:szCs w:val="22"/>
          <w:lang w:bidi="he-IL"/>
        </w:rPr>
        <w:t xml:space="preserve">based on </w:t>
      </w:r>
      <w:r w:rsidRPr="005E6FFE">
        <w:rPr>
          <w:rFonts w:ascii="Times New Roman" w:hAnsi="Times New Roman" w:cs="Times New Roman"/>
          <w:spacing w:val="-2"/>
          <w:sz w:val="22"/>
          <w:szCs w:val="22"/>
        </w:rPr>
        <w:t>the applicable trust services criteria</w:t>
      </w:r>
      <w:commentRangeStart w:id="39"/>
      <w:r w:rsidRPr="005E6FFE" w:rsidR="00DD072E">
        <w:rPr>
          <w:rFonts w:ascii="Times New Roman" w:hAnsi="Times New Roman" w:cs="Times New Roman"/>
          <w:spacing w:val="-2"/>
          <w:sz w:val="22"/>
          <w:szCs w:val="22"/>
        </w:rPr>
        <w:t>[</w:t>
      </w:r>
      <w:r w:rsidRPr="005E6FFE">
        <w:rPr>
          <w:rFonts w:ascii="Times New Roman" w:hAnsi="Times New Roman" w:cs="Times New Roman"/>
          <w:spacing w:val="-2"/>
          <w:sz w:val="22"/>
          <w:szCs w:val="22"/>
        </w:rPr>
        <w:t xml:space="preserve">, if </w:t>
      </w:r>
      <w:del w:author="Stella TY Shen" w:date="2023-11-29T15:45:00Z" w:id="40">
        <w:r w:rsidRPr="005E6FFE" w:rsidDel="00120CA9">
          <w:rPr>
            <w:rFonts w:ascii="Times New Roman" w:hAnsi="Times New Roman" w:cs="Times New Roman"/>
            <w:spacing w:val="-2"/>
            <w:sz w:val="22"/>
            <w:szCs w:val="22"/>
          </w:rPr>
          <w:delText xml:space="preserve">user entities applied </w:delText>
        </w:r>
      </w:del>
      <w:r w:rsidRPr="005E6FFE">
        <w:rPr>
          <w:rFonts w:ascii="Times New Roman" w:hAnsi="Times New Roman" w:cs="Times New Roman"/>
          <w:spacing w:val="-2"/>
          <w:sz w:val="22"/>
          <w:szCs w:val="22"/>
        </w:rPr>
        <w:t xml:space="preserve">the complementary user entity controls assumed in the design of </w:t>
      </w:r>
      <w:r w:rsidRPr="005E6FFE">
        <w:rPr>
          <w:rFonts w:ascii="Times New Roman" w:hAnsi="Times New Roman" w:cs="Times New Roman"/>
          <w:b/>
          <w:bCs/>
          <w:sz w:val="22"/>
          <w:szCs w:val="22"/>
        </w:rPr>
        <w:t xml:space="preserve">[Service organization </w:t>
      </w:r>
      <w:r w:rsidRPr="005E6FFE" w:rsidR="00BF678B">
        <w:rPr>
          <w:rFonts w:ascii="Times New Roman" w:hAnsi="Times New Roman" w:cs="Times New Roman"/>
          <w:b/>
          <w:bCs/>
          <w:sz w:val="22"/>
          <w:szCs w:val="22"/>
        </w:rPr>
        <w:t xml:space="preserve">short </w:t>
      </w:r>
      <w:r w:rsidRPr="005E6FFE">
        <w:rPr>
          <w:rFonts w:ascii="Times New Roman" w:hAnsi="Times New Roman" w:cs="Times New Roman"/>
          <w:b/>
          <w:bCs/>
          <w:sz w:val="22"/>
          <w:szCs w:val="22"/>
        </w:rPr>
        <w:t>name]</w:t>
      </w:r>
      <w:r w:rsidRPr="005E6FFE">
        <w:rPr>
          <w:rFonts w:ascii="Times New Roman" w:hAnsi="Times New Roman" w:cs="Times New Roman"/>
          <w:bCs/>
          <w:sz w:val="22"/>
          <w:szCs w:val="22"/>
        </w:rPr>
        <w:t>’s controls</w:t>
      </w:r>
      <w:r w:rsidRPr="005E6FFE">
        <w:rPr>
          <w:rFonts w:ascii="Times New Roman" w:hAnsi="Times New Roman" w:cs="Times New Roman"/>
          <w:bCs/>
          <w:spacing w:val="-2"/>
          <w:sz w:val="22"/>
          <w:szCs w:val="22"/>
        </w:rPr>
        <w:t xml:space="preserve"> </w:t>
      </w:r>
      <w:ins w:author="Stella TY Shen" w:date="2023-11-29T15:45:00Z" w:id="41">
        <w:r w:rsidR="00F4129C">
          <w:rPr>
            <w:rFonts w:ascii="Times New Roman" w:hAnsi="Times New Roman" w:cs="Times New Roman"/>
            <w:bCs/>
            <w:spacing w:val="-2"/>
            <w:sz w:val="22"/>
            <w:szCs w:val="22"/>
          </w:rPr>
          <w:t xml:space="preserve">operated effectively </w:t>
        </w:r>
      </w:ins>
      <w:r w:rsidRPr="005E6FFE">
        <w:rPr>
          <w:rFonts w:ascii="Times New Roman" w:hAnsi="Times New Roman" w:cs="Times New Roman"/>
          <w:bCs/>
          <w:spacing w:val="-2"/>
          <w:sz w:val="22"/>
          <w:szCs w:val="22"/>
        </w:rPr>
        <w:t xml:space="preserve">throughout </w:t>
      </w:r>
      <w:r w:rsidR="00786EE0">
        <w:rPr>
          <w:rFonts w:ascii="Times New Roman" w:hAnsi="Times New Roman" w:cs="Times New Roman"/>
          <w:bCs/>
          <w:spacing w:val="-2"/>
          <w:sz w:val="22"/>
          <w:szCs w:val="22"/>
        </w:rPr>
        <w:t>that</w:t>
      </w:r>
      <w:r w:rsidRPr="005E6FFE" w:rsidR="00786EE0">
        <w:rPr>
          <w:rFonts w:ascii="Times New Roman" w:hAnsi="Times New Roman" w:cs="Times New Roman"/>
          <w:bCs/>
          <w:spacing w:val="-2"/>
          <w:sz w:val="22"/>
          <w:szCs w:val="22"/>
        </w:rPr>
        <w:t xml:space="preserve"> </w:t>
      </w:r>
      <w:r w:rsidRPr="005E6FFE">
        <w:rPr>
          <w:rFonts w:ascii="Times New Roman" w:hAnsi="Times New Roman" w:cs="Times New Roman"/>
          <w:bCs/>
          <w:spacing w:val="-2"/>
          <w:sz w:val="22"/>
          <w:szCs w:val="22"/>
        </w:rPr>
        <w:t>period</w:t>
      </w:r>
      <w:r w:rsidRPr="005E6FFE" w:rsidR="00DD072E">
        <w:rPr>
          <w:rFonts w:ascii="Times New Roman" w:hAnsi="Times New Roman" w:cs="Times New Roman"/>
          <w:spacing w:val="-2"/>
          <w:sz w:val="22"/>
          <w:szCs w:val="22"/>
        </w:rPr>
        <w:t>]</w:t>
      </w:r>
      <w:commentRangeEnd w:id="39"/>
      <w:r w:rsidRPr="005E6FFE" w:rsidR="00DD072E">
        <w:rPr>
          <w:rStyle w:val="a9"/>
          <w:rFonts w:ascii="Times New Roman" w:hAnsi="Times New Roman" w:cs="Times New Roman"/>
          <w:b/>
          <w:sz w:val="22"/>
          <w:szCs w:val="22"/>
          <w:lang w:val="en-US" w:eastAsia="en-US"/>
        </w:rPr>
        <w:commentReference w:id="39"/>
      </w:r>
      <w:r w:rsidRPr="005E6FFE">
        <w:rPr>
          <w:rFonts w:ascii="Times New Roman" w:hAnsi="Times New Roman" w:cs="Times New Roman"/>
          <w:spacing w:val="-2"/>
          <w:sz w:val="22"/>
          <w:szCs w:val="22"/>
        </w:rPr>
        <w:t>.</w:t>
      </w:r>
    </w:p>
    <w:p w:rsidRPr="005E6FFE" w:rsidR="00A30E44" w:rsidP="000E3997" w:rsidRDefault="00A30E44" w14:paraId="6612D33C" w14:textId="45D78EAA">
      <w:pPr>
        <w:widowControl w:val="0"/>
        <w:tabs>
          <w:tab w:val="left" w:pos="720"/>
          <w:tab w:val="left" w:pos="1080"/>
          <w:tab w:val="left" w:pos="1440"/>
        </w:tabs>
        <w:snapToGrid w:val="0"/>
        <w:spacing w:line="276" w:lineRule="auto"/>
        <w:ind w:left="1080" w:hanging="1080"/>
        <w:jc w:val="both"/>
        <w:rPr>
          <w:rFonts w:ascii="Times New Roman" w:hAnsi="Times New Roman" w:eastAsia="MS Mincho" w:cs="Times New Roman"/>
          <w:b w:val="0"/>
          <w:sz w:val="22"/>
          <w:szCs w:val="22"/>
          <w:lang w:bidi="he-IL"/>
        </w:rPr>
      </w:pPr>
      <w:bookmarkStart w:name="_DV_M1224" w:id="42"/>
      <w:bookmarkStart w:name="_DV_M1227" w:id="43"/>
      <w:bookmarkStart w:name="_DV_M1228" w:id="44"/>
      <w:bookmarkStart w:name="_DV_M1230" w:id="45"/>
      <w:bookmarkStart w:name="_DV_M1231" w:id="46"/>
      <w:bookmarkEnd w:id="42"/>
      <w:bookmarkEnd w:id="43"/>
      <w:bookmarkEnd w:id="44"/>
      <w:bookmarkEnd w:id="45"/>
      <w:bookmarkEnd w:id="46"/>
    </w:p>
    <w:p w:rsidRPr="005E6FFE" w:rsidR="00DC2533" w:rsidP="000E3997" w:rsidRDefault="00DC2533" w14:paraId="15455AF2" w14:textId="77777777">
      <w:pPr>
        <w:widowControl w:val="0"/>
        <w:tabs>
          <w:tab w:val="left" w:pos="720"/>
          <w:tab w:val="left" w:pos="1080"/>
          <w:tab w:val="left" w:pos="1440"/>
        </w:tabs>
        <w:snapToGrid w:val="0"/>
        <w:spacing w:line="276" w:lineRule="auto"/>
        <w:ind w:left="1080" w:hanging="1080"/>
        <w:jc w:val="both"/>
        <w:rPr>
          <w:rFonts w:ascii="Times New Roman" w:hAnsi="Times New Roman" w:eastAsia="MS Mincho" w:cs="Times New Roman"/>
          <w:b w:val="0"/>
          <w:sz w:val="22"/>
          <w:szCs w:val="22"/>
          <w:lang w:bidi="he-IL"/>
        </w:rPr>
      </w:pPr>
    </w:p>
    <w:p w:rsidRPr="005E6FFE" w:rsidR="00A30E44" w:rsidP="000E3997" w:rsidRDefault="00A30E44" w14:paraId="7B3E9BEE" w14:textId="77777777">
      <w:pPr>
        <w:widowControl w:val="0"/>
        <w:snapToGrid w:val="0"/>
        <w:spacing w:line="276" w:lineRule="auto"/>
        <w:jc w:val="both"/>
        <w:rPr>
          <w:rFonts w:ascii="Times New Roman" w:hAnsi="Times New Roman" w:eastAsia="MS Mincho" w:cs="Times New Roman"/>
          <w:b w:val="0"/>
          <w:sz w:val="22"/>
          <w:szCs w:val="22"/>
          <w:lang w:bidi="he-IL"/>
        </w:rPr>
      </w:pPr>
    </w:p>
    <w:p w:rsidRPr="005E6FFE" w:rsidR="00A30E44" w:rsidP="000E3997" w:rsidRDefault="00A30E44" w14:paraId="2BF0F252" w14:textId="77777777">
      <w:pPr>
        <w:widowControl w:val="0"/>
        <w:snapToGrid w:val="0"/>
        <w:spacing w:line="276" w:lineRule="auto"/>
        <w:jc w:val="both"/>
        <w:rPr>
          <w:rFonts w:ascii="Times New Roman" w:hAnsi="Times New Roman" w:eastAsia="MS Mincho" w:cs="Times New Roman"/>
          <w:b w:val="0"/>
          <w:sz w:val="22"/>
          <w:szCs w:val="22"/>
          <w:lang w:bidi="he-IL"/>
        </w:rPr>
      </w:pPr>
    </w:p>
    <w:p w:rsidRPr="005E6FFE" w:rsidR="008F1A94" w:rsidP="000E3997" w:rsidRDefault="00A30E44" w14:paraId="3C94E7D3" w14:textId="2316CA8A">
      <w:pPr>
        <w:widowControl w:val="0"/>
        <w:snapToGrid w:val="0"/>
        <w:spacing w:line="276" w:lineRule="auto"/>
        <w:jc w:val="both"/>
        <w:rPr>
          <w:rFonts w:ascii="Times New Roman" w:hAnsi="Times New Roman" w:cs="Times New Roman"/>
          <w:bCs/>
          <w:sz w:val="22"/>
          <w:szCs w:val="22"/>
        </w:rPr>
      </w:pPr>
      <w:commentRangeStart w:id="47"/>
      <w:r w:rsidRPr="005E6FFE">
        <w:rPr>
          <w:rFonts w:ascii="Times New Roman" w:hAnsi="Times New Roman" w:eastAsia="MS Mincho" w:cs="Times New Roman"/>
          <w:bCs/>
          <w:sz w:val="22"/>
          <w:szCs w:val="22"/>
          <w:lang w:bidi="he-IL"/>
        </w:rPr>
        <w:t>[</w:t>
      </w:r>
      <w:r w:rsidRPr="005E6FFE" w:rsidR="00EF65CA">
        <w:rPr>
          <w:rFonts w:ascii="Times New Roman" w:hAnsi="Times New Roman" w:eastAsia="MS Mincho" w:cs="Times New Roman"/>
          <w:bCs/>
          <w:sz w:val="22"/>
          <w:szCs w:val="22"/>
          <w:lang w:bidi="he-IL"/>
        </w:rPr>
        <w:t>Service organization name</w:t>
      </w:r>
      <w:commentRangeEnd w:id="47"/>
      <w:r w:rsidRPr="005E6FFE" w:rsidR="00D24C18">
        <w:rPr>
          <w:rStyle w:val="a9"/>
          <w:rFonts w:ascii="Times New Roman" w:hAnsi="Times New Roman" w:cs="Times New Roman"/>
          <w:bCs/>
          <w:sz w:val="22"/>
          <w:szCs w:val="22"/>
        </w:rPr>
        <w:commentReference w:id="47"/>
      </w:r>
      <w:r w:rsidRPr="005E6FFE">
        <w:rPr>
          <w:rFonts w:ascii="Times New Roman" w:hAnsi="Times New Roman" w:eastAsia="MS Mincho" w:cs="Times New Roman"/>
          <w:bCs/>
          <w:sz w:val="22"/>
          <w:szCs w:val="22"/>
          <w:lang w:bidi="he-IL"/>
        </w:rPr>
        <w:t>]</w:t>
      </w:r>
    </w:p>
    <w:sectPr w:rsidRPr="005E6FFE" w:rsidR="008F1A94">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Z" w:author="Sally Zhong" w:date="2023-04-26T15:09:00Z" w:id="1">
    <w:p w:rsidR="0035413C" w:rsidRDefault="0035413C" w14:paraId="7CC355B0" w14:textId="3C3BF723">
      <w:pPr>
        <w:pStyle w:val="aa"/>
        <w:rPr>
          <w:lang w:eastAsia="zh-CN"/>
        </w:rPr>
      </w:pPr>
      <w:r>
        <w:rPr>
          <w:rStyle w:val="a9"/>
        </w:rPr>
        <w:annotationRef/>
      </w:r>
      <w:r w:rsidRPr="00303002" w:rsidR="00D575D4">
        <w:rPr>
          <w:rFonts w:hint="eastAsia" w:ascii="黑体" w:hAnsi="黑体" w:eastAsia="黑体" w:cs="宋体"/>
          <w:b w:val="0"/>
          <w:bCs/>
          <w:sz w:val="22"/>
          <w:szCs w:val="22"/>
          <w:lang w:eastAsia="zh-CN"/>
        </w:rPr>
        <w:t>注：根据报告涵盖范围填写</w:t>
      </w:r>
    </w:p>
  </w:comment>
  <w:comment w:initials="SZ" w:author="Sally Zhong" w:date="2023-04-26T15:29:00Z" w:id="5">
    <w:p w:rsidR="00B95E6A" w:rsidRDefault="00B95E6A" w14:paraId="75AFA94A" w14:textId="13CC93A1">
      <w:pPr>
        <w:pStyle w:val="aa"/>
        <w:rPr>
          <w:lang w:eastAsia="zh-CN"/>
        </w:rPr>
      </w:pPr>
      <w:r>
        <w:rPr>
          <w:rStyle w:val="a9"/>
        </w:rPr>
        <w:annotationRef/>
      </w:r>
      <w:r w:rsidRPr="00303002">
        <w:rPr>
          <w:rFonts w:hint="eastAsia" w:ascii="黑体" w:hAnsi="黑体" w:eastAsia="黑体" w:cs="宋体"/>
          <w:b w:val="0"/>
          <w:bCs/>
          <w:sz w:val="22"/>
          <w:szCs w:val="22"/>
          <w:lang w:eastAsia="zh-CN"/>
        </w:rPr>
        <w:t>注：根据报告涵盖范围填写</w:t>
      </w:r>
    </w:p>
  </w:comment>
  <w:comment w:initials="SZ" w:author="Sally Zhong" w:date="2023-05-17T11:45:00Z" w:id="7">
    <w:p w:rsidR="009562A6" w:rsidRDefault="009562A6" w14:paraId="23BF8D9D" w14:textId="0A8ED5CC">
      <w:pPr>
        <w:pStyle w:val="aa"/>
        <w:rPr>
          <w:lang w:eastAsia="zh-CN"/>
        </w:rPr>
      </w:pPr>
      <w:r>
        <w:rPr>
          <w:rStyle w:val="a9"/>
        </w:rPr>
        <w:annotationRef/>
      </w:r>
      <w:r w:rsidRPr="005B355F">
        <w:rPr>
          <w:rFonts w:ascii="Times New Roman" w:hAnsi="Times New Roman" w:eastAsia="黑体" w:cs="Times New Roman"/>
          <w:b w:val="0"/>
          <w:bCs/>
          <w:sz w:val="22"/>
          <w:lang w:eastAsia="zh-CN"/>
        </w:rPr>
        <w:t>注：</w:t>
      </w:r>
      <w:r w:rsidRPr="005E5EC2">
        <w:rPr>
          <w:rFonts w:ascii="Times New Roman" w:hAnsi="Times New Roman" w:eastAsia="黑体" w:cs="Times New Roman"/>
          <w:b w:val="0"/>
          <w:bCs/>
          <w:sz w:val="22"/>
          <w:lang w:eastAsia="zh-CN"/>
        </w:rPr>
        <w:t>无用户补充</w:t>
      </w:r>
      <w:r>
        <w:rPr>
          <w:rFonts w:hint="eastAsia" w:ascii="Times New Roman" w:hAnsi="Times New Roman" w:eastAsia="黑体" w:cs="Times New Roman"/>
          <w:b w:val="0"/>
          <w:bCs/>
          <w:sz w:val="22"/>
          <w:lang w:eastAsia="zh-CN"/>
        </w:rPr>
        <w:t>性</w:t>
      </w:r>
      <w:r w:rsidRPr="005E5EC2">
        <w:rPr>
          <w:rFonts w:ascii="Times New Roman" w:hAnsi="Times New Roman" w:eastAsia="黑体" w:cs="Times New Roman"/>
          <w:b w:val="0"/>
          <w:bCs/>
          <w:sz w:val="22"/>
          <w:lang w:eastAsia="zh-CN"/>
        </w:rPr>
        <w:t>控制</w:t>
      </w:r>
      <w:r w:rsidRPr="005E5EC2">
        <w:rPr>
          <w:rFonts w:hint="eastAsia" w:ascii="Times New Roman" w:hAnsi="Times New Roman" w:eastAsia="黑体" w:cs="Times New Roman"/>
          <w:b w:val="0"/>
          <w:bCs/>
          <w:sz w:val="22"/>
          <w:lang w:eastAsia="zh-CN"/>
        </w:rPr>
        <w:t>时，则</w:t>
      </w:r>
      <w:r>
        <w:rPr>
          <w:rFonts w:hint="eastAsia" w:ascii="Times New Roman" w:hAnsi="Times New Roman" w:eastAsia="黑体" w:cs="Times New Roman"/>
          <w:b w:val="0"/>
          <w:bCs/>
          <w:sz w:val="22"/>
          <w:lang w:eastAsia="zh-CN"/>
        </w:rPr>
        <w:t>delete</w:t>
      </w:r>
      <w:r>
        <w:rPr>
          <w:rFonts w:hint="eastAsia" w:ascii="Times New Roman" w:hAnsi="Times New Roman" w:eastAsia="黑体" w:cs="Times New Roman"/>
          <w:b w:val="0"/>
          <w:bCs/>
          <w:sz w:val="22"/>
          <w:lang w:eastAsia="zh-CN"/>
        </w:rPr>
        <w:t>此段描述</w:t>
      </w:r>
    </w:p>
  </w:comment>
  <w:comment w:initials="SZ" w:author="Sally Zhong" w:date="2023-05-17T15:30:00Z" w:id="38">
    <w:p w:rsidR="00042280" w:rsidRDefault="00042280" w14:paraId="32B6F308" w14:textId="29BF58B4">
      <w:pPr>
        <w:pStyle w:val="aa"/>
      </w:pPr>
      <w:r>
        <w:rPr>
          <w:rStyle w:val="a9"/>
        </w:rPr>
        <w:annotationRef/>
      </w:r>
      <w:r w:rsidRPr="005B355F">
        <w:rPr>
          <w:rFonts w:ascii="Times New Roman" w:hAnsi="Times New Roman" w:eastAsia="黑体" w:cs="Times New Roman"/>
          <w:b w:val="0"/>
          <w:bCs/>
          <w:sz w:val="22"/>
          <w:lang w:eastAsia="zh-CN"/>
        </w:rPr>
        <w:t>注：</w:t>
      </w:r>
      <w:r w:rsidRPr="005E5EC2">
        <w:rPr>
          <w:rFonts w:ascii="Times New Roman" w:hAnsi="Times New Roman" w:eastAsia="黑体" w:cs="Times New Roman"/>
          <w:b w:val="0"/>
          <w:bCs/>
          <w:sz w:val="22"/>
          <w:lang w:eastAsia="zh-CN"/>
        </w:rPr>
        <w:t>无用户补充</w:t>
      </w:r>
      <w:r w:rsidR="0030027E">
        <w:rPr>
          <w:rFonts w:hint="eastAsia" w:ascii="Times New Roman" w:hAnsi="Times New Roman" w:eastAsia="黑体" w:cs="Times New Roman"/>
          <w:b w:val="0"/>
          <w:bCs/>
          <w:sz w:val="22"/>
          <w:lang w:eastAsia="zh-CN"/>
        </w:rPr>
        <w:t>性</w:t>
      </w:r>
      <w:r w:rsidRPr="005E5EC2">
        <w:rPr>
          <w:rFonts w:ascii="Times New Roman" w:hAnsi="Times New Roman" w:eastAsia="黑体" w:cs="Times New Roman"/>
          <w:b w:val="0"/>
          <w:bCs/>
          <w:sz w:val="22"/>
          <w:lang w:eastAsia="zh-CN"/>
        </w:rPr>
        <w:t>控制</w:t>
      </w:r>
      <w:r w:rsidRPr="005E5EC2">
        <w:rPr>
          <w:rFonts w:hint="eastAsia" w:ascii="Times New Roman" w:hAnsi="Times New Roman" w:eastAsia="黑体" w:cs="Times New Roman"/>
          <w:b w:val="0"/>
          <w:bCs/>
          <w:sz w:val="22"/>
          <w:lang w:eastAsia="zh-CN"/>
        </w:rPr>
        <w:t>时，则</w:t>
      </w:r>
      <w:r>
        <w:rPr>
          <w:rFonts w:hint="eastAsia" w:ascii="Times New Roman" w:hAnsi="Times New Roman" w:eastAsia="黑体" w:cs="Times New Roman"/>
          <w:b w:val="0"/>
          <w:bCs/>
          <w:sz w:val="22"/>
          <w:lang w:eastAsia="zh-CN"/>
        </w:rPr>
        <w:t>delete</w:t>
      </w:r>
      <w:r w:rsidRPr="005E5EC2">
        <w:rPr>
          <w:rFonts w:hint="eastAsia" w:ascii="Times New Roman" w:hAnsi="Times New Roman" w:eastAsia="黑体" w:cs="Times New Roman"/>
          <w:b w:val="0"/>
          <w:bCs/>
          <w:sz w:val="22"/>
          <w:lang w:eastAsia="zh-CN"/>
        </w:rPr>
        <w:t>有关</w:t>
      </w:r>
      <w:r w:rsidRPr="005E5EC2">
        <w:rPr>
          <w:rFonts w:hint="eastAsia" w:ascii="Times New Roman" w:hAnsi="Times New Roman" w:eastAsia="黑体" w:cs="Times New Roman"/>
          <w:b w:val="0"/>
          <w:bCs/>
          <w:sz w:val="22"/>
          <w:lang w:eastAsia="zh-CN"/>
        </w:rPr>
        <w:t>wording</w:t>
      </w:r>
    </w:p>
  </w:comment>
  <w:comment w:initials="SZ" w:author="Sally Zhong" w:date="2023-05-17T11:47:00Z" w:id="39">
    <w:p w:rsidR="00DD072E" w:rsidRDefault="00DD072E" w14:paraId="5F4BDA22" w14:textId="2CBAC4B6">
      <w:pPr>
        <w:pStyle w:val="aa"/>
      </w:pPr>
      <w:r>
        <w:rPr>
          <w:rStyle w:val="a9"/>
        </w:rPr>
        <w:annotationRef/>
      </w:r>
      <w:r w:rsidRPr="005B355F">
        <w:rPr>
          <w:rFonts w:ascii="Times New Roman" w:hAnsi="Times New Roman" w:eastAsia="黑体" w:cs="Times New Roman"/>
          <w:b w:val="0"/>
          <w:bCs/>
          <w:sz w:val="22"/>
          <w:lang w:eastAsia="zh-CN"/>
        </w:rPr>
        <w:t>注：</w:t>
      </w:r>
      <w:r w:rsidRPr="005E5EC2">
        <w:rPr>
          <w:rFonts w:ascii="Times New Roman" w:hAnsi="Times New Roman" w:eastAsia="黑体" w:cs="Times New Roman"/>
          <w:b w:val="0"/>
          <w:bCs/>
          <w:sz w:val="22"/>
          <w:lang w:eastAsia="zh-CN"/>
        </w:rPr>
        <w:t>无用户补充</w:t>
      </w:r>
      <w:r w:rsidR="0030027E">
        <w:rPr>
          <w:rFonts w:hint="eastAsia" w:ascii="Times New Roman" w:hAnsi="Times New Roman" w:eastAsia="黑体" w:cs="Times New Roman"/>
          <w:b w:val="0"/>
          <w:bCs/>
          <w:sz w:val="22"/>
          <w:lang w:eastAsia="zh-CN"/>
        </w:rPr>
        <w:t>性</w:t>
      </w:r>
      <w:r w:rsidRPr="005E5EC2">
        <w:rPr>
          <w:rFonts w:ascii="Times New Roman" w:hAnsi="Times New Roman" w:eastAsia="黑体" w:cs="Times New Roman"/>
          <w:b w:val="0"/>
          <w:bCs/>
          <w:sz w:val="22"/>
          <w:lang w:eastAsia="zh-CN"/>
        </w:rPr>
        <w:t>控制</w:t>
      </w:r>
      <w:r w:rsidRPr="005E5EC2">
        <w:rPr>
          <w:rFonts w:hint="eastAsia" w:ascii="Times New Roman" w:hAnsi="Times New Roman" w:eastAsia="黑体" w:cs="Times New Roman"/>
          <w:b w:val="0"/>
          <w:bCs/>
          <w:sz w:val="22"/>
          <w:lang w:eastAsia="zh-CN"/>
        </w:rPr>
        <w:t>时，则</w:t>
      </w:r>
      <w:r>
        <w:rPr>
          <w:rFonts w:hint="eastAsia" w:ascii="Times New Roman" w:hAnsi="Times New Roman" w:eastAsia="黑体" w:cs="Times New Roman"/>
          <w:b w:val="0"/>
          <w:bCs/>
          <w:sz w:val="22"/>
          <w:lang w:eastAsia="zh-CN"/>
        </w:rPr>
        <w:t>delete</w:t>
      </w:r>
      <w:r w:rsidRPr="005E5EC2">
        <w:rPr>
          <w:rFonts w:hint="eastAsia" w:ascii="Times New Roman" w:hAnsi="Times New Roman" w:eastAsia="黑体" w:cs="Times New Roman"/>
          <w:b w:val="0"/>
          <w:bCs/>
          <w:sz w:val="22"/>
          <w:lang w:eastAsia="zh-CN"/>
        </w:rPr>
        <w:t>有关</w:t>
      </w:r>
      <w:r w:rsidRPr="005E5EC2">
        <w:rPr>
          <w:rFonts w:hint="eastAsia" w:ascii="Times New Roman" w:hAnsi="Times New Roman" w:eastAsia="黑体" w:cs="Times New Roman"/>
          <w:b w:val="0"/>
          <w:bCs/>
          <w:sz w:val="22"/>
          <w:lang w:eastAsia="zh-CN"/>
        </w:rPr>
        <w:t>wording</w:t>
      </w:r>
    </w:p>
  </w:comment>
  <w:comment w:initials="NHJ" w:author="Nicole H Jin" w:date="2022-03-24T10:25:00Z" w:id="47">
    <w:p w:rsidRPr="00B42DE3" w:rsidR="00D24C18" w:rsidRDefault="00D24C18" w14:paraId="0B449818" w14:textId="6C79D883">
      <w:pPr>
        <w:pStyle w:val="aa"/>
        <w:rPr>
          <w:rFonts w:hint="eastAsia" w:eastAsiaTheme="minorEastAsia"/>
          <w:b w:val="0"/>
          <w:bCs/>
          <w:lang w:eastAsia="zh-CN"/>
        </w:rPr>
      </w:pPr>
      <w:r>
        <w:rPr>
          <w:rStyle w:val="a9"/>
        </w:rPr>
        <w:annotationRef/>
      </w:r>
      <w:r w:rsidRPr="00B42DE3">
        <w:rPr>
          <w:rFonts w:hint="eastAsia" w:ascii="Times New Roman" w:hAnsi="Times New Roman" w:eastAsia="黑体" w:cs="Times New Roman"/>
          <w:b w:val="0"/>
          <w:bCs/>
          <w:lang w:eastAsia="zh-CN"/>
        </w:rPr>
        <w:t>注：落款要注意位置，不要单独一页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C355B0" w15:done="0"/>
  <w15:commentEx w15:paraId="75AFA94A" w15:done="0"/>
  <w15:commentEx w15:paraId="23BF8D9D" w15:done="0"/>
  <w15:commentEx w15:paraId="32B6F308" w15:done="0"/>
  <w15:commentEx w15:paraId="5F4BDA22" w15:done="0"/>
  <w15:commentEx w15:paraId="0B449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3BD1E" w16cex:dateUtc="2023-04-26T07:09:00Z"/>
  <w16cex:commentExtensible w16cex:durableId="27F3C1DB" w16cex:dateUtc="2023-04-26T07:29:00Z"/>
  <w16cex:commentExtensible w16cex:durableId="280F3CEF" w16cex:dateUtc="2023-05-17T03:45:00Z"/>
  <w16cex:commentExtensible w16cex:durableId="280F7196" w16cex:dateUtc="2023-05-17T07:30:00Z"/>
  <w16cex:commentExtensible w16cex:durableId="280F3D40" w16cex:dateUtc="2023-05-17T03:47:00Z"/>
  <w16cex:commentExtensible w16cex:durableId="25E6C5A9" w16cex:dateUtc="2022-03-24T0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C355B0" w16cid:durableId="27F3BD1E"/>
  <w16cid:commentId w16cid:paraId="75AFA94A" w16cid:durableId="27F3C1DB"/>
  <w16cid:commentId w16cid:paraId="23BF8D9D" w16cid:durableId="280F3CEF"/>
  <w16cid:commentId w16cid:paraId="32B6F308" w16cid:durableId="280F7196"/>
  <w16cid:commentId w16cid:paraId="5F4BDA22" w16cid:durableId="280F3D40"/>
  <w16cid:commentId w16cid:paraId="0B449818" w16cid:durableId="25E6C5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7537" w:rsidP="00814941" w:rsidRDefault="00F27537" w14:paraId="11A53555" w14:textId="77777777">
      <w:r>
        <w:separator/>
      </w:r>
    </w:p>
  </w:endnote>
  <w:endnote w:type="continuationSeparator" w:id="0">
    <w:p w:rsidR="00F27537" w:rsidP="00814941" w:rsidRDefault="00F27537" w14:paraId="181A95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华文楷体">
    <w:altName w:val="STKaiti"/>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7537" w:rsidP="00814941" w:rsidRDefault="00F27537" w14:paraId="0C42F3C7" w14:textId="77777777">
      <w:r>
        <w:separator/>
      </w:r>
    </w:p>
  </w:footnote>
  <w:footnote w:type="continuationSeparator" w:id="0">
    <w:p w:rsidR="00F27537" w:rsidP="00814941" w:rsidRDefault="00F27537" w14:paraId="2715936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2038A"/>
    <w:multiLevelType w:val="hybridMultilevel"/>
    <w:tmpl w:val="59069AEA"/>
    <w:lvl w:ilvl="0" w:tplc="83B6719E">
      <w:start w:val="1"/>
      <w:numFmt w:val="lowerLetter"/>
      <w:lvlText w:val="%1."/>
      <w:lvlJc w:val="left"/>
      <w:pPr>
        <w:tabs>
          <w:tab w:val="num" w:pos="720"/>
        </w:tabs>
        <w:ind w:left="720" w:hanging="360"/>
      </w:pPr>
      <w:rPr>
        <w:rFonts w:hint="default" w:cs="Times New Roman"/>
        <w:b w:val="0"/>
        <w:i w:val="0"/>
      </w:rPr>
    </w:lvl>
    <w:lvl w:ilvl="1" w:tplc="DC0E827C" w:tentative="1">
      <w:start w:val="1"/>
      <w:numFmt w:val="lowerLetter"/>
      <w:lvlText w:val="%2."/>
      <w:lvlJc w:val="left"/>
      <w:pPr>
        <w:tabs>
          <w:tab w:val="num" w:pos="1440"/>
        </w:tabs>
        <w:ind w:left="1440" w:hanging="360"/>
      </w:pPr>
      <w:rPr>
        <w:rFonts w:cs="Times New Roman"/>
      </w:rPr>
    </w:lvl>
    <w:lvl w:ilvl="2" w:tplc="3064EBD8" w:tentative="1">
      <w:start w:val="1"/>
      <w:numFmt w:val="lowerRoman"/>
      <w:lvlText w:val="%3."/>
      <w:lvlJc w:val="right"/>
      <w:pPr>
        <w:tabs>
          <w:tab w:val="num" w:pos="2160"/>
        </w:tabs>
        <w:ind w:left="2160" w:hanging="180"/>
      </w:pPr>
      <w:rPr>
        <w:rFonts w:cs="Times New Roman"/>
      </w:rPr>
    </w:lvl>
    <w:lvl w:ilvl="3" w:tplc="7FBE2ADA" w:tentative="1">
      <w:start w:val="1"/>
      <w:numFmt w:val="decimal"/>
      <w:lvlText w:val="%4."/>
      <w:lvlJc w:val="left"/>
      <w:pPr>
        <w:tabs>
          <w:tab w:val="num" w:pos="2880"/>
        </w:tabs>
        <w:ind w:left="2880" w:hanging="360"/>
      </w:pPr>
      <w:rPr>
        <w:rFonts w:cs="Times New Roman"/>
      </w:rPr>
    </w:lvl>
    <w:lvl w:ilvl="4" w:tplc="6160030C" w:tentative="1">
      <w:start w:val="1"/>
      <w:numFmt w:val="lowerLetter"/>
      <w:lvlText w:val="%5."/>
      <w:lvlJc w:val="left"/>
      <w:pPr>
        <w:tabs>
          <w:tab w:val="num" w:pos="3600"/>
        </w:tabs>
        <w:ind w:left="3600" w:hanging="360"/>
      </w:pPr>
      <w:rPr>
        <w:rFonts w:cs="Times New Roman"/>
      </w:rPr>
    </w:lvl>
    <w:lvl w:ilvl="5" w:tplc="6380A2F6" w:tentative="1">
      <w:start w:val="1"/>
      <w:numFmt w:val="lowerRoman"/>
      <w:lvlText w:val="%6."/>
      <w:lvlJc w:val="right"/>
      <w:pPr>
        <w:tabs>
          <w:tab w:val="num" w:pos="4320"/>
        </w:tabs>
        <w:ind w:left="4320" w:hanging="180"/>
      </w:pPr>
      <w:rPr>
        <w:rFonts w:cs="Times New Roman"/>
      </w:rPr>
    </w:lvl>
    <w:lvl w:ilvl="6" w:tplc="6A20B2B2" w:tentative="1">
      <w:start w:val="1"/>
      <w:numFmt w:val="decimal"/>
      <w:lvlText w:val="%7."/>
      <w:lvlJc w:val="left"/>
      <w:pPr>
        <w:tabs>
          <w:tab w:val="num" w:pos="5040"/>
        </w:tabs>
        <w:ind w:left="5040" w:hanging="360"/>
      </w:pPr>
      <w:rPr>
        <w:rFonts w:cs="Times New Roman"/>
      </w:rPr>
    </w:lvl>
    <w:lvl w:ilvl="7" w:tplc="00C86402" w:tentative="1">
      <w:start w:val="1"/>
      <w:numFmt w:val="lowerLetter"/>
      <w:lvlText w:val="%8."/>
      <w:lvlJc w:val="left"/>
      <w:pPr>
        <w:tabs>
          <w:tab w:val="num" w:pos="5760"/>
        </w:tabs>
        <w:ind w:left="5760" w:hanging="360"/>
      </w:pPr>
      <w:rPr>
        <w:rFonts w:cs="Times New Roman"/>
      </w:rPr>
    </w:lvl>
    <w:lvl w:ilvl="8" w:tplc="1AAEFAC8" w:tentative="1">
      <w:start w:val="1"/>
      <w:numFmt w:val="lowerRoman"/>
      <w:lvlText w:val="%9."/>
      <w:lvlJc w:val="right"/>
      <w:pPr>
        <w:tabs>
          <w:tab w:val="num" w:pos="6480"/>
        </w:tabs>
        <w:ind w:left="6480" w:hanging="180"/>
      </w:pPr>
      <w:rPr>
        <w:rFonts w:cs="Times New Roman"/>
      </w:rPr>
    </w:lvl>
  </w:abstractNum>
  <w:num w:numId="1" w16cid:durableId="1781488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44"/>
    <w:rsid w:val="00042280"/>
    <w:rsid w:val="0006168F"/>
    <w:rsid w:val="000C1714"/>
    <w:rsid w:val="000C381B"/>
    <w:rsid w:val="000E3997"/>
    <w:rsid w:val="00120CA9"/>
    <w:rsid w:val="001313F6"/>
    <w:rsid w:val="001967FD"/>
    <w:rsid w:val="001A4540"/>
    <w:rsid w:val="001B13D8"/>
    <w:rsid w:val="001B296C"/>
    <w:rsid w:val="0020164E"/>
    <w:rsid w:val="0023743E"/>
    <w:rsid w:val="0026480C"/>
    <w:rsid w:val="00274EBB"/>
    <w:rsid w:val="002A1DF1"/>
    <w:rsid w:val="0030027E"/>
    <w:rsid w:val="00302A07"/>
    <w:rsid w:val="0035413C"/>
    <w:rsid w:val="003750E5"/>
    <w:rsid w:val="003819CC"/>
    <w:rsid w:val="00394993"/>
    <w:rsid w:val="003D21D4"/>
    <w:rsid w:val="00434ED8"/>
    <w:rsid w:val="00467EA3"/>
    <w:rsid w:val="004F2EAA"/>
    <w:rsid w:val="00510733"/>
    <w:rsid w:val="00535DF3"/>
    <w:rsid w:val="00547A01"/>
    <w:rsid w:val="0055037D"/>
    <w:rsid w:val="00552A85"/>
    <w:rsid w:val="00591D49"/>
    <w:rsid w:val="005A32EF"/>
    <w:rsid w:val="005D54DD"/>
    <w:rsid w:val="005D5F5A"/>
    <w:rsid w:val="005E6FFE"/>
    <w:rsid w:val="005F016C"/>
    <w:rsid w:val="00691490"/>
    <w:rsid w:val="006969D9"/>
    <w:rsid w:val="006A63D2"/>
    <w:rsid w:val="006B55AF"/>
    <w:rsid w:val="006C497B"/>
    <w:rsid w:val="006E300E"/>
    <w:rsid w:val="0073103B"/>
    <w:rsid w:val="0073659C"/>
    <w:rsid w:val="00786EE0"/>
    <w:rsid w:val="007977C4"/>
    <w:rsid w:val="007A457D"/>
    <w:rsid w:val="007C40E5"/>
    <w:rsid w:val="007E4FBC"/>
    <w:rsid w:val="008102F5"/>
    <w:rsid w:val="00814941"/>
    <w:rsid w:val="0084326F"/>
    <w:rsid w:val="0085188A"/>
    <w:rsid w:val="008A6620"/>
    <w:rsid w:val="008D4F89"/>
    <w:rsid w:val="008E2B55"/>
    <w:rsid w:val="008E740A"/>
    <w:rsid w:val="00936F28"/>
    <w:rsid w:val="009562A6"/>
    <w:rsid w:val="00957D1D"/>
    <w:rsid w:val="009C48D9"/>
    <w:rsid w:val="00A0672D"/>
    <w:rsid w:val="00A123F2"/>
    <w:rsid w:val="00A30E44"/>
    <w:rsid w:val="00A433F9"/>
    <w:rsid w:val="00A44F2C"/>
    <w:rsid w:val="00A512FB"/>
    <w:rsid w:val="00AB006A"/>
    <w:rsid w:val="00AC3E9B"/>
    <w:rsid w:val="00AD6327"/>
    <w:rsid w:val="00AD6991"/>
    <w:rsid w:val="00AF3DE9"/>
    <w:rsid w:val="00B42DE3"/>
    <w:rsid w:val="00B60DE7"/>
    <w:rsid w:val="00B83777"/>
    <w:rsid w:val="00B95E6A"/>
    <w:rsid w:val="00BF678B"/>
    <w:rsid w:val="00C25970"/>
    <w:rsid w:val="00C321B1"/>
    <w:rsid w:val="00C51F6E"/>
    <w:rsid w:val="00C672A7"/>
    <w:rsid w:val="00C81CCD"/>
    <w:rsid w:val="00CA32F9"/>
    <w:rsid w:val="00D24C18"/>
    <w:rsid w:val="00D36D69"/>
    <w:rsid w:val="00D53335"/>
    <w:rsid w:val="00D575D4"/>
    <w:rsid w:val="00DC2533"/>
    <w:rsid w:val="00DD072E"/>
    <w:rsid w:val="00E114CA"/>
    <w:rsid w:val="00E269E6"/>
    <w:rsid w:val="00E92FEC"/>
    <w:rsid w:val="00EA5C77"/>
    <w:rsid w:val="00EF65CA"/>
    <w:rsid w:val="00F07A6D"/>
    <w:rsid w:val="00F27537"/>
    <w:rsid w:val="00F4129C"/>
    <w:rsid w:val="00F76598"/>
    <w:rsid w:val="00F94C5D"/>
    <w:rsid w:val="00FA1D8B"/>
    <w:rsid w:val="00FB4C48"/>
    <w:rsid w:val="00FF6FF7"/>
    <w:rsid w:val="6C1B762E"/>
    <w:rsid w:val="7D1D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94D1A"/>
  <w15:chartTrackingRefBased/>
  <w15:docId w15:val="{893E59E9-F0A7-4357-9835-C033DF43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A30E44"/>
    <w:pPr>
      <w:overflowPunct w:val="0"/>
      <w:autoSpaceDE w:val="0"/>
      <w:autoSpaceDN w:val="0"/>
      <w:adjustRightInd w:val="0"/>
      <w:textAlignment w:val="baseline"/>
    </w:pPr>
    <w:rPr>
      <w:rFonts w:ascii="Arial Bold" w:hAnsi="Arial Bold" w:eastAsia="Times New Roman" w:cs="Arial"/>
      <w:b/>
      <w:kern w:val="0"/>
      <w:sz w:val="20"/>
      <w:szCs w:val="20"/>
      <w:lang w:eastAsia="en-US"/>
    </w:rPr>
  </w:style>
  <w:style w:type="paragraph" w:styleId="1">
    <w:name w:val="heading 1"/>
    <w:basedOn w:val="a"/>
    <w:next w:val="a"/>
    <w:link w:val="10"/>
    <w:qFormat/>
    <w:rsid w:val="00A30E44"/>
    <w:pPr>
      <w:keepNext/>
      <w:tabs>
        <w:tab w:val="left" w:pos="360"/>
        <w:tab w:val="left" w:pos="720"/>
        <w:tab w:val="right" w:pos="8910"/>
      </w:tabs>
      <w:spacing w:before="240" w:after="60" w:line="280" w:lineRule="atLeast"/>
      <w:jc w:val="both"/>
      <w:outlineLvl w:val="0"/>
    </w:pPr>
    <w:rPr>
      <w:rFonts w:ascii="Arial" w:hAnsi="Arial"/>
      <w:b w:val="0"/>
      <w:kern w:val="28"/>
      <w:sz w:val="2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rsid w:val="00A30E44"/>
    <w:rPr>
      <w:rFonts w:ascii="Arial" w:hAnsi="Arial" w:eastAsia="Times New Roman" w:cs="Arial"/>
      <w:kern w:val="28"/>
      <w:sz w:val="28"/>
      <w:szCs w:val="20"/>
      <w:lang w:eastAsia="en-US"/>
    </w:rPr>
  </w:style>
  <w:style w:type="paragraph" w:styleId="a3">
    <w:name w:val="Plain Text"/>
    <w:basedOn w:val="a"/>
    <w:link w:val="a4"/>
    <w:uiPriority w:val="99"/>
    <w:rsid w:val="00A30E44"/>
    <w:pPr>
      <w:overflowPunct/>
      <w:autoSpaceDE/>
      <w:autoSpaceDN/>
      <w:snapToGrid w:val="0"/>
      <w:textAlignment w:val="auto"/>
    </w:pPr>
    <w:rPr>
      <w:rFonts w:ascii="Courier New" w:hAnsi="Courier New" w:cs="Courier New"/>
      <w:b w:val="0"/>
      <w:lang w:val="en-AU" w:eastAsia="en-GB"/>
    </w:rPr>
  </w:style>
  <w:style w:type="character" w:styleId="a4" w:customStyle="1">
    <w:name w:val="纯文本 字符"/>
    <w:basedOn w:val="a0"/>
    <w:link w:val="a3"/>
    <w:uiPriority w:val="99"/>
    <w:rsid w:val="00A30E44"/>
    <w:rPr>
      <w:rFonts w:ascii="Courier New" w:hAnsi="Courier New" w:eastAsia="Times New Roman" w:cs="Courier New"/>
      <w:kern w:val="0"/>
      <w:sz w:val="20"/>
      <w:szCs w:val="20"/>
      <w:lang w:val="en-AU" w:eastAsia="en-GB"/>
    </w:rPr>
  </w:style>
  <w:style w:type="character" w:styleId="DeltaViewInsertion" w:customStyle="1">
    <w:name w:val="DeltaView Insertion"/>
    <w:rsid w:val="00A30E44"/>
    <w:rPr>
      <w:color w:val="0000FF"/>
      <w:spacing w:val="0"/>
      <w:u w:val="single"/>
    </w:rPr>
  </w:style>
  <w:style w:type="paragraph" w:styleId="a5">
    <w:name w:val="header"/>
    <w:basedOn w:val="a"/>
    <w:link w:val="a6"/>
    <w:uiPriority w:val="99"/>
    <w:unhideWhenUsed/>
    <w:rsid w:val="00814941"/>
    <w:pPr>
      <w:pBdr>
        <w:bottom w:val="single" w:color="auto" w:sz="6" w:space="1"/>
      </w:pBdr>
      <w:tabs>
        <w:tab w:val="center" w:pos="4153"/>
        <w:tab w:val="right" w:pos="8306"/>
      </w:tabs>
      <w:snapToGrid w:val="0"/>
      <w:jc w:val="center"/>
    </w:pPr>
    <w:rPr>
      <w:sz w:val="18"/>
      <w:szCs w:val="18"/>
    </w:rPr>
  </w:style>
  <w:style w:type="character" w:styleId="a6" w:customStyle="1">
    <w:name w:val="页眉 字符"/>
    <w:basedOn w:val="a0"/>
    <w:link w:val="a5"/>
    <w:uiPriority w:val="99"/>
    <w:rsid w:val="00814941"/>
    <w:rPr>
      <w:rFonts w:ascii="Arial Bold" w:hAnsi="Arial Bold" w:eastAsia="Times New Roman" w:cs="Arial"/>
      <w:b/>
      <w:kern w:val="0"/>
      <w:sz w:val="18"/>
      <w:szCs w:val="18"/>
      <w:lang w:eastAsia="en-US"/>
    </w:rPr>
  </w:style>
  <w:style w:type="paragraph" w:styleId="a7">
    <w:name w:val="footer"/>
    <w:basedOn w:val="a"/>
    <w:link w:val="a8"/>
    <w:uiPriority w:val="99"/>
    <w:unhideWhenUsed/>
    <w:rsid w:val="00814941"/>
    <w:pPr>
      <w:tabs>
        <w:tab w:val="center" w:pos="4153"/>
        <w:tab w:val="right" w:pos="8306"/>
      </w:tabs>
      <w:snapToGrid w:val="0"/>
    </w:pPr>
    <w:rPr>
      <w:sz w:val="18"/>
      <w:szCs w:val="18"/>
    </w:rPr>
  </w:style>
  <w:style w:type="character" w:styleId="a8" w:customStyle="1">
    <w:name w:val="页脚 字符"/>
    <w:basedOn w:val="a0"/>
    <w:link w:val="a7"/>
    <w:uiPriority w:val="99"/>
    <w:rsid w:val="00814941"/>
    <w:rPr>
      <w:rFonts w:ascii="Arial Bold" w:hAnsi="Arial Bold" w:eastAsia="Times New Roman" w:cs="Arial"/>
      <w:b/>
      <w:kern w:val="0"/>
      <w:sz w:val="18"/>
      <w:szCs w:val="18"/>
      <w:lang w:eastAsia="en-US"/>
    </w:rPr>
  </w:style>
  <w:style w:type="character" w:styleId="a9">
    <w:name w:val="annotation reference"/>
    <w:basedOn w:val="a0"/>
    <w:uiPriority w:val="99"/>
    <w:semiHidden/>
    <w:unhideWhenUsed/>
    <w:rsid w:val="00C672A7"/>
    <w:rPr>
      <w:sz w:val="21"/>
      <w:szCs w:val="21"/>
    </w:rPr>
  </w:style>
  <w:style w:type="paragraph" w:styleId="aa">
    <w:name w:val="annotation text"/>
    <w:basedOn w:val="a"/>
    <w:link w:val="ab"/>
    <w:uiPriority w:val="99"/>
    <w:semiHidden/>
    <w:unhideWhenUsed/>
    <w:rsid w:val="00C672A7"/>
  </w:style>
  <w:style w:type="character" w:styleId="ab" w:customStyle="1">
    <w:name w:val="批注文字 字符"/>
    <w:basedOn w:val="a0"/>
    <w:link w:val="aa"/>
    <w:uiPriority w:val="99"/>
    <w:semiHidden/>
    <w:rsid w:val="00C672A7"/>
    <w:rPr>
      <w:rFonts w:ascii="Arial Bold" w:hAnsi="Arial Bold" w:eastAsia="Times New Roman" w:cs="Arial"/>
      <w:b/>
      <w:kern w:val="0"/>
      <w:sz w:val="20"/>
      <w:szCs w:val="20"/>
      <w:lang w:eastAsia="en-US"/>
    </w:rPr>
  </w:style>
  <w:style w:type="paragraph" w:styleId="ac">
    <w:name w:val="annotation subject"/>
    <w:basedOn w:val="aa"/>
    <w:next w:val="aa"/>
    <w:link w:val="ad"/>
    <w:uiPriority w:val="99"/>
    <w:semiHidden/>
    <w:unhideWhenUsed/>
    <w:rsid w:val="00C672A7"/>
    <w:rPr>
      <w:bCs/>
    </w:rPr>
  </w:style>
  <w:style w:type="character" w:styleId="ad" w:customStyle="1">
    <w:name w:val="批注主题 字符"/>
    <w:basedOn w:val="ab"/>
    <w:link w:val="ac"/>
    <w:uiPriority w:val="99"/>
    <w:semiHidden/>
    <w:rsid w:val="00C672A7"/>
    <w:rPr>
      <w:rFonts w:ascii="Arial Bold" w:hAnsi="Arial Bold" w:eastAsia="Times New Roman" w:cs="Arial"/>
      <w:b/>
      <w:bCs/>
      <w:kern w:val="0"/>
      <w:sz w:val="20"/>
      <w:szCs w:val="20"/>
      <w:lang w:eastAsia="en-US"/>
    </w:rPr>
  </w:style>
  <w:style w:type="paragraph" w:styleId="ae">
    <w:name w:val="Revision"/>
    <w:hidden/>
    <w:uiPriority w:val="99"/>
    <w:semiHidden/>
    <w:rsid w:val="00394993"/>
    <w:rPr>
      <w:rFonts w:ascii="Arial Bold" w:hAnsi="Arial Bold" w:eastAsia="Times New Roman" w:cs="Arial"/>
      <w:b/>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B6BADE-B0CF-4925-952E-46F4052A58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5AA41E-B90C-42E5-9ABD-590466B0BD77}">
  <ds:schemaRefs>
    <ds:schemaRef ds:uri="http://schemas.microsoft.com/sharepoint/v3/contenttype/forms"/>
  </ds:schemaRefs>
</ds:datastoreItem>
</file>

<file path=customXml/itemProps3.xml><?xml version="1.0" encoding="utf-8"?>
<ds:datastoreItem xmlns:ds="http://schemas.openxmlformats.org/officeDocument/2006/customXml" ds:itemID="{316ACBE4-130E-4502-9559-C8B9D4B369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Mary Y Xu</cp:lastModifiedBy>
  <cp:revision>86</cp:revision>
  <dcterms:created xsi:type="dcterms:W3CDTF">2022-03-22T13:54:00Z</dcterms:created>
  <dcterms:modified xsi:type="dcterms:W3CDTF">2025-02-12T09:16:08Z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
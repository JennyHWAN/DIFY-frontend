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BCB8F" w14:textId="77777777" w:rsidR="00E97DB2" w:rsidRPr="006F64B3" w:rsidRDefault="00E97DB2" w:rsidP="00FB1F62">
      <w:pPr>
        <w:adjustRightInd w:val="0"/>
        <w:snapToGrid w:val="0"/>
        <w:spacing w:line="276" w:lineRule="auto"/>
        <w:rPr>
          <w:rFonts w:ascii="Times New Roman" w:hAnsi="Times New Roman" w:cs="Times New Roman"/>
        </w:rPr>
      </w:pPr>
    </w:p>
    <w:p w14:paraId="542C6C7B" w14:textId="77777777" w:rsidR="00E97DB2" w:rsidRPr="00DB5C6D" w:rsidRDefault="00E97DB2" w:rsidP="00FB1F62">
      <w:pPr>
        <w:adjustRightInd w:val="0"/>
        <w:snapToGrid w:val="0"/>
        <w:spacing w:line="276" w:lineRule="auto"/>
        <w:rPr>
          <w:rFonts w:ascii="Times New Roman" w:hAnsi="Times New Roman" w:cs="Times New Roman"/>
        </w:rPr>
      </w:pPr>
    </w:p>
    <w:p w14:paraId="09BF437F" w14:textId="4D8EDEFE" w:rsidR="009C2C9D" w:rsidRPr="00DB5C6D" w:rsidRDefault="009C2C9D" w:rsidP="00FB1F62">
      <w:pPr>
        <w:adjustRightInd w:val="0"/>
        <w:snapToGrid w:val="0"/>
        <w:spacing w:line="276" w:lineRule="auto"/>
        <w:rPr>
          <w:rFonts w:ascii="Times New Roman" w:hAnsi="Times New Roman" w:cs="Times New Roman"/>
          <w:b/>
          <w:bCs/>
        </w:rPr>
      </w:pPr>
      <w:r w:rsidRPr="00DB5C6D">
        <w:rPr>
          <w:rFonts w:ascii="Times New Roman" w:hAnsi="Times New Roman" w:cs="Times New Roman"/>
          <w:b/>
          <w:bCs/>
        </w:rPr>
        <w:t xml:space="preserve">[Service organization </w:t>
      </w:r>
      <w:r w:rsidR="00DB5C6D">
        <w:rPr>
          <w:rFonts w:ascii="Times New Roman" w:hAnsi="Times New Roman" w:cs="Times New Roman"/>
          <w:b/>
          <w:bCs/>
        </w:rPr>
        <w:t>n</w:t>
      </w:r>
      <w:r w:rsidR="00DB5C6D" w:rsidRPr="00DB5C6D">
        <w:rPr>
          <w:rFonts w:ascii="Times New Roman" w:hAnsi="Times New Roman" w:cs="Times New Roman"/>
          <w:b/>
          <w:bCs/>
        </w:rPr>
        <w:t>ame</w:t>
      </w:r>
      <w:r w:rsidRPr="00DB5C6D">
        <w:rPr>
          <w:rFonts w:ascii="Times New Roman" w:hAnsi="Times New Roman" w:cs="Times New Roman"/>
          <w:b/>
          <w:bCs/>
        </w:rPr>
        <w:t xml:space="preserve">]’s Management Assertion </w:t>
      </w:r>
    </w:p>
    <w:p w14:paraId="111B09E5" w14:textId="77777777" w:rsidR="00FB1F62" w:rsidRPr="00DB5C6D" w:rsidRDefault="00FB1F62" w:rsidP="00FB1F62">
      <w:pPr>
        <w:adjustRightInd w:val="0"/>
        <w:snapToGrid w:val="0"/>
        <w:spacing w:line="276" w:lineRule="auto"/>
        <w:rPr>
          <w:rFonts w:ascii="Times New Roman" w:hAnsi="Times New Roman" w:cs="Times New Roman"/>
          <w:b/>
          <w:bCs/>
        </w:rPr>
      </w:pPr>
    </w:p>
    <w:p w14:paraId="098D2725" w14:textId="0E56F958" w:rsidR="009C2C9D" w:rsidRPr="00DB5C6D" w:rsidRDefault="009C2C9D" w:rsidP="00FB1F62">
      <w:pPr>
        <w:adjustRightInd w:val="0"/>
        <w:snapToGrid w:val="0"/>
        <w:spacing w:line="276" w:lineRule="auto"/>
        <w:rPr>
          <w:rFonts w:ascii="Times New Roman" w:hAnsi="Times New Roman" w:cs="Times New Roman"/>
          <w:b/>
          <w:bCs/>
        </w:rPr>
      </w:pPr>
      <w:r w:rsidRPr="00DB5C6D">
        <w:rPr>
          <w:rFonts w:ascii="Times New Roman" w:hAnsi="Times New Roman" w:cs="Times New Roman"/>
          <w:b/>
          <w:bCs/>
        </w:rPr>
        <w:t>[Date of report]</w:t>
      </w:r>
    </w:p>
    <w:p w14:paraId="07237F47" w14:textId="77777777" w:rsidR="009C2C9D" w:rsidRPr="00DB5C6D" w:rsidRDefault="009C2C9D" w:rsidP="00FB1F62">
      <w:pPr>
        <w:adjustRightInd w:val="0"/>
        <w:snapToGrid w:val="0"/>
        <w:spacing w:line="276" w:lineRule="auto"/>
        <w:rPr>
          <w:rFonts w:ascii="Times New Roman" w:hAnsi="Times New Roman" w:cs="Times New Roman"/>
        </w:rPr>
      </w:pPr>
    </w:p>
    <w:p w14:paraId="778E1839" w14:textId="4AF83A63" w:rsidR="009C2C9D" w:rsidRPr="00DB5C6D" w:rsidRDefault="008070C2" w:rsidP="00FB1F62">
      <w:pPr>
        <w:adjustRightInd w:val="0"/>
        <w:snapToGrid w:val="0"/>
        <w:spacing w:line="276" w:lineRule="auto"/>
        <w:rPr>
          <w:rFonts w:ascii="Times New Roman" w:hAnsi="Times New Roman" w:cs="Times New Roman"/>
        </w:rPr>
      </w:pPr>
      <w:r w:rsidRPr="00DB5C6D">
        <w:rPr>
          <w:rFonts w:ascii="Times New Roman" w:hAnsi="Times New Roman" w:cs="Times New Roman"/>
        </w:rPr>
        <w:t>[</w:t>
      </w:r>
      <w:r w:rsidRPr="00DB5C6D">
        <w:rPr>
          <w:rFonts w:ascii="Times New Roman" w:hAnsi="Times New Roman" w:cs="Times New Roman"/>
          <w:b/>
          <w:bCs/>
        </w:rPr>
        <w:t xml:space="preserve">Service organization </w:t>
      </w:r>
      <w:r w:rsidR="00DB5C6D">
        <w:rPr>
          <w:rFonts w:ascii="Times New Roman" w:hAnsi="Times New Roman" w:cs="Times New Roman"/>
          <w:b/>
          <w:bCs/>
        </w:rPr>
        <w:t>n</w:t>
      </w:r>
      <w:r w:rsidR="00DB5C6D" w:rsidRPr="00DB5C6D">
        <w:rPr>
          <w:rFonts w:ascii="Times New Roman" w:hAnsi="Times New Roman" w:cs="Times New Roman"/>
          <w:b/>
          <w:bCs/>
        </w:rPr>
        <w:t>ame</w:t>
      </w:r>
      <w:r w:rsidRPr="00DB5C6D">
        <w:rPr>
          <w:rFonts w:ascii="Times New Roman" w:hAnsi="Times New Roman" w:cs="Times New Roman"/>
        </w:rPr>
        <w:t>] (“[</w:t>
      </w:r>
      <w:r w:rsidRPr="00DB5C6D">
        <w:rPr>
          <w:rFonts w:ascii="Times New Roman" w:hAnsi="Times New Roman" w:cs="Times New Roman"/>
          <w:b/>
          <w:bCs/>
        </w:rPr>
        <w:t>Service organization short name</w:t>
      </w:r>
      <w:r w:rsidRPr="00DB5C6D">
        <w:rPr>
          <w:rFonts w:ascii="Times New Roman" w:hAnsi="Times New Roman" w:cs="Times New Roman"/>
        </w:rPr>
        <w:t xml:space="preserve">]” or “we” or the “Service Organization”) has </w:t>
      </w:r>
      <w:r w:rsidR="009C2C9D" w:rsidRPr="00DB5C6D">
        <w:rPr>
          <w:rFonts w:ascii="Times New Roman" w:hAnsi="Times New Roman" w:cs="Times New Roman"/>
        </w:rPr>
        <w:t>prepared the description of [</w:t>
      </w:r>
      <w:r w:rsidR="009C2C9D" w:rsidRPr="00DB5C6D">
        <w:rPr>
          <w:rFonts w:ascii="Times New Roman" w:hAnsi="Times New Roman" w:cs="Times New Roman"/>
          <w:b/>
          <w:bCs/>
        </w:rPr>
        <w:t xml:space="preserve">Service organization </w:t>
      </w:r>
      <w:r w:rsidR="004400C4" w:rsidRPr="00DB5C6D">
        <w:rPr>
          <w:rFonts w:ascii="Times New Roman" w:hAnsi="Times New Roman" w:cs="Times New Roman"/>
          <w:b/>
          <w:bCs/>
        </w:rPr>
        <w:t>short n</w:t>
      </w:r>
      <w:r w:rsidR="009C2C9D" w:rsidRPr="00DB5C6D">
        <w:rPr>
          <w:rFonts w:ascii="Times New Roman" w:hAnsi="Times New Roman" w:cs="Times New Roman"/>
          <w:b/>
          <w:bCs/>
        </w:rPr>
        <w:t>ame</w:t>
      </w:r>
      <w:r w:rsidR="009C2C9D" w:rsidRPr="00DB5C6D">
        <w:rPr>
          <w:rFonts w:ascii="Times New Roman" w:hAnsi="Times New Roman" w:cs="Times New Roman"/>
        </w:rPr>
        <w:t>]’s [</w:t>
      </w:r>
      <w:r w:rsidR="009C2C9D" w:rsidRPr="00DB5C6D">
        <w:rPr>
          <w:rFonts w:ascii="Times New Roman" w:hAnsi="Times New Roman" w:cs="Times New Roman"/>
          <w:b/>
          <w:bCs/>
        </w:rPr>
        <w:t>type or name of</w:t>
      </w:r>
      <w:r w:rsidR="00941AAD" w:rsidRPr="00DB5C6D">
        <w:rPr>
          <w:rFonts w:ascii="Times New Roman" w:hAnsi="Times New Roman" w:cs="Times New Roman"/>
          <w:b/>
          <w:bCs/>
        </w:rPr>
        <w:t xml:space="preserve"> system</w:t>
      </w:r>
      <w:r w:rsidR="009C2C9D" w:rsidRPr="00DB5C6D">
        <w:rPr>
          <w:rFonts w:ascii="Times New Roman" w:hAnsi="Times New Roman" w:cs="Times New Roman"/>
        </w:rPr>
        <w:t xml:space="preserve">] </w:t>
      </w:r>
      <w:r w:rsidR="00941AAD" w:rsidRPr="00DB5C6D">
        <w:rPr>
          <w:rFonts w:ascii="Times New Roman" w:hAnsi="Times New Roman" w:cs="Times New Roman"/>
        </w:rPr>
        <w:t>(the “S</w:t>
      </w:r>
      <w:r w:rsidR="009C2C9D" w:rsidRPr="00DB5C6D">
        <w:rPr>
          <w:rFonts w:ascii="Times New Roman" w:hAnsi="Times New Roman" w:cs="Times New Roman"/>
        </w:rPr>
        <w:t>ystem</w:t>
      </w:r>
      <w:r w:rsidR="00941AAD" w:rsidRPr="00DB5C6D">
        <w:rPr>
          <w:rFonts w:ascii="Times New Roman" w:hAnsi="Times New Roman" w:cs="Times New Roman"/>
        </w:rPr>
        <w:t>”)</w:t>
      </w:r>
      <w:r w:rsidR="009C2C9D" w:rsidRPr="00DB5C6D">
        <w:rPr>
          <w:rFonts w:ascii="Times New Roman" w:hAnsi="Times New Roman" w:cs="Times New Roman"/>
        </w:rPr>
        <w:t xml:space="preserve"> entitled, </w:t>
      </w:r>
      <w:r w:rsidR="009C2C9D" w:rsidRPr="00DB5C6D">
        <w:rPr>
          <w:rFonts w:ascii="Times New Roman" w:hAnsi="Times New Roman" w:cs="Times New Roman"/>
          <w:i/>
          <w:iCs/>
        </w:rPr>
        <w:t xml:space="preserve">Description of </w:t>
      </w:r>
      <w:r w:rsidR="00941AAD" w:rsidRPr="00DB5C6D">
        <w:rPr>
          <w:rFonts w:ascii="Times New Roman" w:hAnsi="Times New Roman" w:cs="Times New Roman"/>
          <w:i/>
          <w:iCs/>
        </w:rPr>
        <w:t>[</w:t>
      </w:r>
      <w:r w:rsidR="00941AAD" w:rsidRPr="00DB5C6D">
        <w:rPr>
          <w:rFonts w:ascii="Times New Roman" w:hAnsi="Times New Roman" w:cs="Times New Roman"/>
          <w:b/>
          <w:bCs/>
          <w:i/>
          <w:iCs/>
        </w:rPr>
        <w:t xml:space="preserve">Service organization </w:t>
      </w:r>
      <w:r w:rsidR="009C27DE">
        <w:rPr>
          <w:rFonts w:ascii="Times New Roman" w:hAnsi="Times New Roman" w:cs="Times New Roman"/>
          <w:b/>
          <w:bCs/>
          <w:i/>
          <w:iCs/>
        </w:rPr>
        <w:t>n</w:t>
      </w:r>
      <w:r w:rsidR="009C27DE" w:rsidRPr="00DB5C6D">
        <w:rPr>
          <w:rFonts w:ascii="Times New Roman" w:hAnsi="Times New Roman" w:cs="Times New Roman"/>
          <w:b/>
          <w:bCs/>
          <w:i/>
          <w:iCs/>
        </w:rPr>
        <w:t>ame</w:t>
      </w:r>
      <w:r w:rsidR="00941AAD" w:rsidRPr="00DB5C6D">
        <w:rPr>
          <w:rFonts w:ascii="Times New Roman" w:hAnsi="Times New Roman" w:cs="Times New Roman"/>
          <w:i/>
          <w:iCs/>
        </w:rPr>
        <w:t>]’s</w:t>
      </w:r>
      <w:r w:rsidR="009C2C9D" w:rsidRPr="00DB5C6D">
        <w:rPr>
          <w:rFonts w:ascii="Times New Roman" w:hAnsi="Times New Roman" w:cs="Times New Roman"/>
          <w:i/>
          <w:iCs/>
        </w:rPr>
        <w:t xml:space="preserve"> [</w:t>
      </w:r>
      <w:r w:rsidR="00587ADB" w:rsidRPr="00587ADB">
        <w:rPr>
          <w:rFonts w:ascii="Times New Roman" w:hAnsi="Times New Roman" w:cs="Times New Roman"/>
          <w:b/>
          <w:bCs/>
          <w:i/>
          <w:iCs/>
        </w:rPr>
        <w:t>Service organization’s system</w:t>
      </w:r>
      <w:r w:rsidR="009C2C9D" w:rsidRPr="00DB5C6D">
        <w:rPr>
          <w:rFonts w:ascii="Times New Roman" w:hAnsi="Times New Roman" w:cs="Times New Roman"/>
          <w:i/>
          <w:iCs/>
        </w:rPr>
        <w:t>]</w:t>
      </w:r>
      <w:r w:rsidR="00941AAD" w:rsidRPr="00DB5C6D">
        <w:rPr>
          <w:rFonts w:ascii="Times New Roman" w:hAnsi="Times New Roman" w:cs="Times New Roman"/>
          <w:i/>
          <w:iCs/>
        </w:rPr>
        <w:t xml:space="preserve"> throughout the Period [</w:t>
      </w:r>
      <w:r w:rsidR="00941AAD" w:rsidRPr="00DB5C6D">
        <w:rPr>
          <w:rFonts w:ascii="Times New Roman" w:hAnsi="Times New Roman" w:cs="Times New Roman"/>
          <w:b/>
          <w:bCs/>
          <w:i/>
          <w:iCs/>
        </w:rPr>
        <w:t>date</w:t>
      </w:r>
      <w:r w:rsidR="00941AAD" w:rsidRPr="00DB5C6D">
        <w:rPr>
          <w:rFonts w:ascii="Times New Roman" w:hAnsi="Times New Roman" w:cs="Times New Roman"/>
          <w:i/>
          <w:iCs/>
        </w:rPr>
        <w:t>] to [</w:t>
      </w:r>
      <w:r w:rsidR="00941AAD" w:rsidRPr="00DB5C6D">
        <w:rPr>
          <w:rFonts w:ascii="Times New Roman" w:hAnsi="Times New Roman" w:cs="Times New Roman"/>
          <w:b/>
          <w:bCs/>
          <w:i/>
          <w:iCs/>
        </w:rPr>
        <w:t>date</w:t>
      </w:r>
      <w:r w:rsidR="00941AAD" w:rsidRPr="00DB5C6D">
        <w:rPr>
          <w:rFonts w:ascii="Times New Roman" w:hAnsi="Times New Roman" w:cs="Times New Roman"/>
          <w:i/>
          <w:iCs/>
        </w:rPr>
        <w:t>]</w:t>
      </w:r>
      <w:r w:rsidR="009C2C9D" w:rsidRPr="00DB5C6D">
        <w:rPr>
          <w:rFonts w:ascii="Times New Roman" w:hAnsi="Times New Roman" w:cs="Times New Roman"/>
        </w:rPr>
        <w:t xml:space="preserve"> (</w:t>
      </w:r>
      <w:r w:rsidR="00941AAD" w:rsidRPr="00DB5C6D">
        <w:rPr>
          <w:rFonts w:ascii="Times New Roman" w:hAnsi="Times New Roman" w:cs="Times New Roman"/>
        </w:rPr>
        <w:t>the “</w:t>
      </w:r>
      <w:r w:rsidR="009C2C9D" w:rsidRPr="00DB5C6D">
        <w:rPr>
          <w:rFonts w:ascii="Times New Roman" w:hAnsi="Times New Roman" w:cs="Times New Roman"/>
        </w:rPr>
        <w:t>Description</w:t>
      </w:r>
      <w:r w:rsidR="00941AAD" w:rsidRPr="00DB5C6D">
        <w:rPr>
          <w:rFonts w:ascii="Times New Roman" w:hAnsi="Times New Roman" w:cs="Times New Roman"/>
        </w:rPr>
        <w:t>”</w:t>
      </w:r>
      <w:r w:rsidR="009C2C9D" w:rsidRPr="00DB5C6D">
        <w:rPr>
          <w:rFonts w:ascii="Times New Roman" w:hAnsi="Times New Roman" w:cs="Times New Roman"/>
        </w:rPr>
        <w:t xml:space="preserve">) </w:t>
      </w:r>
      <w:commentRangeStart w:id="0"/>
      <w:r w:rsidR="009C2C9D" w:rsidRPr="00DB5C6D">
        <w:rPr>
          <w:rFonts w:ascii="Times New Roman" w:hAnsi="Times New Roman" w:cs="Times New Roman"/>
        </w:rPr>
        <w:t xml:space="preserve">for </w:t>
      </w:r>
      <w:r w:rsidR="009C2C9D" w:rsidRPr="00DB5C6D">
        <w:rPr>
          <w:rFonts w:ascii="Times New Roman" w:hAnsi="Times New Roman" w:cs="Times New Roman"/>
          <w:u w:val="single"/>
        </w:rPr>
        <w:t>processing user entities’ transactions</w:t>
      </w:r>
      <w:commentRangeEnd w:id="0"/>
      <w:r w:rsidR="00B41E36" w:rsidRPr="00DB5C6D">
        <w:rPr>
          <w:rStyle w:val="CommentReference"/>
          <w:rFonts w:ascii="Times New Roman" w:hAnsi="Times New Roman" w:cs="Times New Roman"/>
          <w:sz w:val="22"/>
          <w:szCs w:val="22"/>
        </w:rPr>
        <w:commentReference w:id="0"/>
      </w:r>
      <w:r w:rsidR="009C2C9D" w:rsidRPr="00DB5C6D">
        <w:rPr>
          <w:rFonts w:ascii="Times New Roman" w:hAnsi="Times New Roman" w:cs="Times New Roman"/>
        </w:rPr>
        <w:t xml:space="preserve"> [</w:t>
      </w:r>
      <w:r w:rsidR="009C2C9D" w:rsidRPr="00DB5C6D">
        <w:rPr>
          <w:rFonts w:ascii="Times New Roman" w:hAnsi="Times New Roman" w:cs="Times New Roman"/>
          <w:b/>
          <w:bCs/>
        </w:rPr>
        <w:t>or identification of the function performed by the system</w:t>
      </w:r>
      <w:r w:rsidR="009C2C9D" w:rsidRPr="00DB5C6D">
        <w:rPr>
          <w:rFonts w:ascii="Times New Roman" w:hAnsi="Times New Roman" w:cs="Times New Roman"/>
        </w:rPr>
        <w:t>] throughout the period [</w:t>
      </w:r>
      <w:r w:rsidR="009C2C9D" w:rsidRPr="00DB5C6D">
        <w:rPr>
          <w:rFonts w:ascii="Times New Roman" w:hAnsi="Times New Roman" w:cs="Times New Roman"/>
          <w:b/>
          <w:bCs/>
        </w:rPr>
        <w:t>date</w:t>
      </w:r>
      <w:r w:rsidR="009C2C9D" w:rsidRPr="00DB5C6D">
        <w:rPr>
          <w:rFonts w:ascii="Times New Roman" w:hAnsi="Times New Roman" w:cs="Times New Roman"/>
        </w:rPr>
        <w:t>] to [</w:t>
      </w:r>
      <w:r w:rsidR="009C2C9D" w:rsidRPr="00DB5C6D">
        <w:rPr>
          <w:rFonts w:ascii="Times New Roman" w:hAnsi="Times New Roman" w:cs="Times New Roman"/>
          <w:b/>
          <w:bCs/>
        </w:rPr>
        <w:t>date</w:t>
      </w:r>
      <w:r w:rsidR="009C2C9D" w:rsidRPr="00DB5C6D">
        <w:rPr>
          <w:rFonts w:ascii="Times New Roman" w:hAnsi="Times New Roman" w:cs="Times New Roman"/>
        </w:rPr>
        <w:t xml:space="preserve">] for </w:t>
      </w:r>
      <w:commentRangeStart w:id="2"/>
      <w:r w:rsidR="009C2C9D" w:rsidRPr="00DB5C6D">
        <w:rPr>
          <w:rFonts w:ascii="Times New Roman" w:hAnsi="Times New Roman" w:cs="Times New Roman"/>
        </w:rPr>
        <w:t>user entities</w:t>
      </w:r>
      <w:commentRangeEnd w:id="2"/>
      <w:r w:rsidR="00203885" w:rsidRPr="00DB5C6D">
        <w:rPr>
          <w:rStyle w:val="CommentReference"/>
          <w:rFonts w:ascii="Times New Roman" w:hAnsi="Times New Roman" w:cs="Times New Roman"/>
          <w:sz w:val="22"/>
          <w:szCs w:val="22"/>
        </w:rPr>
        <w:commentReference w:id="2"/>
      </w:r>
      <w:r w:rsidR="009C2C9D" w:rsidRPr="00DB5C6D">
        <w:rPr>
          <w:rFonts w:ascii="Times New Roman" w:hAnsi="Times New Roman" w:cs="Times New Roman"/>
        </w:rPr>
        <w:t xml:space="preserve"> of the </w:t>
      </w:r>
      <w:r w:rsidR="00203885" w:rsidRPr="00DB5C6D">
        <w:rPr>
          <w:rFonts w:ascii="Times New Roman" w:hAnsi="Times New Roman" w:cs="Times New Roman"/>
        </w:rPr>
        <w:t>S</w:t>
      </w:r>
      <w:r w:rsidR="009C2C9D" w:rsidRPr="00DB5C6D">
        <w:rPr>
          <w:rFonts w:ascii="Times New Roman" w:hAnsi="Times New Roman" w:cs="Times New Roman"/>
        </w:rPr>
        <w:t>ystem during some or all of the period [</w:t>
      </w:r>
      <w:r w:rsidR="009C2C9D" w:rsidRPr="00DB5C6D">
        <w:rPr>
          <w:rFonts w:ascii="Times New Roman" w:hAnsi="Times New Roman" w:cs="Times New Roman"/>
          <w:b/>
          <w:bCs/>
        </w:rPr>
        <w:t>date</w:t>
      </w:r>
      <w:r w:rsidR="009C2C9D" w:rsidRPr="00DB5C6D">
        <w:rPr>
          <w:rFonts w:ascii="Times New Roman" w:hAnsi="Times New Roman" w:cs="Times New Roman"/>
        </w:rPr>
        <w:t>] to [</w:t>
      </w:r>
      <w:r w:rsidR="009C2C9D" w:rsidRPr="00DB5C6D">
        <w:rPr>
          <w:rFonts w:ascii="Times New Roman" w:hAnsi="Times New Roman" w:cs="Times New Roman"/>
          <w:b/>
          <w:bCs/>
        </w:rPr>
        <w:t>date</w:t>
      </w:r>
      <w:r w:rsidR="009C2C9D" w:rsidRPr="00DB5C6D">
        <w:rPr>
          <w:rFonts w:ascii="Times New Roman" w:hAnsi="Times New Roman" w:cs="Times New Roman"/>
        </w:rPr>
        <w:t xml:space="preserve">], and their auditors who audit and report on such user entities’ financial statements or internal control over financial reporting and have a sufficient understanding to consider the Description, along with other information, including information about controls implemented by user entities of the </w:t>
      </w:r>
      <w:r w:rsidR="00EC3C2C">
        <w:rPr>
          <w:rFonts w:ascii="Times New Roman" w:hAnsi="Times New Roman" w:cs="Times New Roman"/>
        </w:rPr>
        <w:t>S</w:t>
      </w:r>
      <w:r w:rsidR="00EC3C2C" w:rsidRPr="00DB5C6D">
        <w:rPr>
          <w:rFonts w:ascii="Times New Roman" w:hAnsi="Times New Roman" w:cs="Times New Roman"/>
        </w:rPr>
        <w:t xml:space="preserve">ystem </w:t>
      </w:r>
      <w:r w:rsidR="009C2C9D" w:rsidRPr="00DB5C6D">
        <w:rPr>
          <w:rFonts w:ascii="Times New Roman" w:hAnsi="Times New Roman" w:cs="Times New Roman"/>
        </w:rPr>
        <w:t xml:space="preserve">themselves, when assessing the risks of material misstatements of user entities’ financial statements. </w:t>
      </w:r>
    </w:p>
    <w:p w14:paraId="7F5AD677" w14:textId="77777777" w:rsidR="005B5099" w:rsidRPr="00DB5C6D" w:rsidRDefault="005B5099" w:rsidP="00FB1F62">
      <w:pPr>
        <w:adjustRightInd w:val="0"/>
        <w:snapToGrid w:val="0"/>
        <w:spacing w:line="276" w:lineRule="auto"/>
        <w:rPr>
          <w:rFonts w:ascii="Times New Roman" w:hAnsi="Times New Roman" w:cs="Times New Roman"/>
        </w:rPr>
      </w:pPr>
    </w:p>
    <w:p w14:paraId="02BC14BE" w14:textId="77777777" w:rsidR="000922D5" w:rsidRPr="00B57C38" w:rsidRDefault="000922D5" w:rsidP="000922D5">
      <w:pPr>
        <w:tabs>
          <w:tab w:val="left" w:pos="360"/>
          <w:tab w:val="left" w:pos="720"/>
          <w:tab w:val="left" w:pos="1080"/>
          <w:tab w:val="left" w:pos="1440"/>
        </w:tabs>
        <w:snapToGrid w:val="0"/>
        <w:spacing w:line="276" w:lineRule="auto"/>
        <w:rPr>
          <w:ins w:id="3" w:author="Fiona Xie" w:date="2025-05-21T17:50:00Z" w16du:dateUtc="2025-05-21T09:50:00Z"/>
          <w:rFonts w:ascii="Times New Roman" w:hAnsi="Times New Roman" w:cs="Times New Roman"/>
          <w:bCs/>
        </w:rPr>
      </w:pPr>
      <w:commentRangeStart w:id="4"/>
      <w:ins w:id="5" w:author="Fiona Xie" w:date="2025-05-21T17:50:00Z" w16du:dateUtc="2025-05-21T09:50:00Z">
        <w:r w:rsidRPr="00B57C38">
          <w:rPr>
            <w:rFonts w:ascii="Times New Roman" w:hAnsi="Times New Roman" w:cs="Times New Roman"/>
            <w:bCs/>
          </w:rPr>
          <w:t>As indicated in the Description, controls related to the control objective “[</w:t>
        </w:r>
        <w:r w:rsidRPr="00D32EEA">
          <w:rPr>
            <w:rFonts w:ascii="Times New Roman" w:hAnsi="Times New Roman" w:cs="Times New Roman"/>
            <w:b/>
          </w:rPr>
          <w:t>control objective</w:t>
        </w:r>
        <w:r>
          <w:rPr>
            <w:rFonts w:ascii="Times New Roman" w:hAnsi="Times New Roman" w:cs="Times New Roman"/>
            <w:b/>
          </w:rPr>
          <w:t xml:space="preserve"> </w:t>
        </w:r>
        <w:r>
          <w:rPr>
            <w:rFonts w:ascii="Times New Roman" w:hAnsi="Times New Roman" w:cs="Times New Roman" w:hint="eastAsia"/>
            <w:b/>
          </w:rPr>
          <w:t>na</w:t>
        </w:r>
        <w:r>
          <w:rPr>
            <w:rFonts w:ascii="Times New Roman" w:hAnsi="Times New Roman" w:cs="Times New Roman"/>
            <w:b/>
          </w:rPr>
          <w:t>me</w:t>
        </w:r>
        <w:r w:rsidRPr="00B57C38">
          <w:rPr>
            <w:rFonts w:ascii="Times New Roman" w:hAnsi="Times New Roman" w:cs="Times New Roman"/>
            <w:bCs/>
          </w:rPr>
          <w:t>],” did not operate throughout the period [</w:t>
        </w:r>
        <w:r w:rsidRPr="00D32EEA">
          <w:rPr>
            <w:rFonts w:ascii="Times New Roman" w:hAnsi="Times New Roman" w:cs="Times New Roman"/>
            <w:b/>
          </w:rPr>
          <w:t>date</w:t>
        </w:r>
        <w:r w:rsidRPr="00B57C38">
          <w:rPr>
            <w:rFonts w:ascii="Times New Roman" w:hAnsi="Times New Roman" w:cs="Times New Roman"/>
            <w:bCs/>
          </w:rPr>
          <w:t>] to [</w:t>
        </w:r>
        <w:r w:rsidRPr="00D32EEA">
          <w:rPr>
            <w:rFonts w:ascii="Times New Roman" w:hAnsi="Times New Roman" w:cs="Times New Roman"/>
            <w:b/>
          </w:rPr>
          <w:t>date</w:t>
        </w:r>
        <w:r w:rsidRPr="00B57C38">
          <w:rPr>
            <w:rFonts w:ascii="Times New Roman" w:hAnsi="Times New Roman" w:cs="Times New Roman"/>
            <w:bCs/>
          </w:rPr>
          <w:t>] because the circumstances that warrant the operation of those controls did not occur during the period.</w:t>
        </w:r>
        <w:commentRangeEnd w:id="4"/>
        <w:r w:rsidRPr="00B57C38">
          <w:rPr>
            <w:rStyle w:val="CommentReference"/>
            <w:rFonts w:ascii="Times New Roman" w:hAnsi="Times New Roman" w:cs="Times New Roman"/>
            <w:bCs/>
          </w:rPr>
          <w:commentReference w:id="4"/>
        </w:r>
      </w:ins>
    </w:p>
    <w:p w14:paraId="1A8F212D" w14:textId="77777777" w:rsidR="000922D5" w:rsidRDefault="000922D5" w:rsidP="00FB1F62">
      <w:pPr>
        <w:adjustRightInd w:val="0"/>
        <w:snapToGrid w:val="0"/>
        <w:spacing w:line="276" w:lineRule="auto"/>
        <w:rPr>
          <w:ins w:id="6" w:author="Fiona Xie" w:date="2025-05-21T17:50:00Z" w16du:dateUtc="2025-05-21T09:50:00Z"/>
          <w:rFonts w:ascii="Times New Roman" w:hAnsi="Times New Roman" w:cs="Times New Roman"/>
        </w:rPr>
      </w:pPr>
    </w:p>
    <w:p w14:paraId="2BE7FB21" w14:textId="0A1674E5" w:rsidR="009C2C9D" w:rsidRPr="00DB5C6D" w:rsidRDefault="009C2C9D" w:rsidP="00FB1F62">
      <w:pPr>
        <w:adjustRightInd w:val="0"/>
        <w:snapToGrid w:val="0"/>
        <w:spacing w:line="276" w:lineRule="auto"/>
        <w:rPr>
          <w:rFonts w:ascii="Times New Roman" w:hAnsi="Times New Roman" w:cs="Times New Roman"/>
        </w:rPr>
      </w:pPr>
      <w:commentRangeStart w:id="7"/>
      <w:r w:rsidRPr="00DB5C6D">
        <w:rPr>
          <w:rFonts w:ascii="Times New Roman" w:hAnsi="Times New Roman" w:cs="Times New Roman"/>
        </w:rPr>
        <w:t xml:space="preserve">The </w:t>
      </w:r>
      <w:r w:rsidR="005B5099" w:rsidRPr="00DB5C6D">
        <w:rPr>
          <w:rFonts w:ascii="Times New Roman" w:hAnsi="Times New Roman" w:cs="Times New Roman"/>
        </w:rPr>
        <w:t>D</w:t>
      </w:r>
      <w:r w:rsidRPr="00DB5C6D">
        <w:rPr>
          <w:rFonts w:ascii="Times New Roman" w:hAnsi="Times New Roman" w:cs="Times New Roman"/>
        </w:rPr>
        <w:t xml:space="preserve">escription indicates that certain control objectives specified in the </w:t>
      </w:r>
      <w:r w:rsidR="005B5099" w:rsidRPr="00DB5C6D">
        <w:rPr>
          <w:rFonts w:ascii="Times New Roman" w:hAnsi="Times New Roman" w:cs="Times New Roman"/>
        </w:rPr>
        <w:t>D</w:t>
      </w:r>
      <w:r w:rsidRPr="00DB5C6D">
        <w:rPr>
          <w:rFonts w:ascii="Times New Roman" w:hAnsi="Times New Roman" w:cs="Times New Roman"/>
        </w:rPr>
        <w:t>escription can be achieved only if complementary user entity controls assumed in the design of [</w:t>
      </w:r>
      <w:r w:rsidRPr="00DB5C6D">
        <w:rPr>
          <w:rFonts w:ascii="Times New Roman" w:hAnsi="Times New Roman" w:cs="Times New Roman"/>
          <w:b/>
          <w:bCs/>
        </w:rPr>
        <w:t>Service organization</w:t>
      </w:r>
      <w:r w:rsidR="006F64B3">
        <w:rPr>
          <w:rFonts w:ascii="Times New Roman" w:hAnsi="Times New Roman" w:cs="Times New Roman"/>
          <w:b/>
          <w:bCs/>
        </w:rPr>
        <w:t xml:space="preserve"> short n</w:t>
      </w:r>
      <w:r w:rsidRPr="00DB5C6D">
        <w:rPr>
          <w:rFonts w:ascii="Times New Roman" w:hAnsi="Times New Roman" w:cs="Times New Roman"/>
          <w:b/>
          <w:bCs/>
        </w:rPr>
        <w:t>ame</w:t>
      </w:r>
      <w:r w:rsidRPr="00DB5C6D">
        <w:rPr>
          <w:rFonts w:ascii="Times New Roman" w:hAnsi="Times New Roman" w:cs="Times New Roman"/>
        </w:rPr>
        <w:t xml:space="preserve">]’s controls are suitably designed and operating effectively, along with related controls at the </w:t>
      </w:r>
      <w:r w:rsidR="005B5099" w:rsidRPr="00DB5C6D">
        <w:rPr>
          <w:rFonts w:ascii="Times New Roman" w:hAnsi="Times New Roman" w:cs="Times New Roman"/>
        </w:rPr>
        <w:t>S</w:t>
      </w:r>
      <w:r w:rsidRPr="00DB5C6D">
        <w:rPr>
          <w:rFonts w:ascii="Times New Roman" w:hAnsi="Times New Roman" w:cs="Times New Roman"/>
        </w:rPr>
        <w:t xml:space="preserve">ervice </w:t>
      </w:r>
      <w:r w:rsidR="005B5099" w:rsidRPr="00DB5C6D">
        <w:rPr>
          <w:rFonts w:ascii="Times New Roman" w:hAnsi="Times New Roman" w:cs="Times New Roman"/>
        </w:rPr>
        <w:t>O</w:t>
      </w:r>
      <w:r w:rsidRPr="00DB5C6D">
        <w:rPr>
          <w:rFonts w:ascii="Times New Roman" w:hAnsi="Times New Roman" w:cs="Times New Roman"/>
        </w:rPr>
        <w:t xml:space="preserve">rganization. The </w:t>
      </w:r>
      <w:r w:rsidR="005B5099" w:rsidRPr="00DB5C6D">
        <w:rPr>
          <w:rFonts w:ascii="Times New Roman" w:hAnsi="Times New Roman" w:cs="Times New Roman"/>
        </w:rPr>
        <w:t>D</w:t>
      </w:r>
      <w:r w:rsidRPr="00DB5C6D">
        <w:rPr>
          <w:rFonts w:ascii="Times New Roman" w:hAnsi="Times New Roman" w:cs="Times New Roman"/>
        </w:rPr>
        <w:t xml:space="preserve">escription does not extend to controls of </w:t>
      </w:r>
      <w:ins w:id="8" w:author="Stella TY Shen" w:date="2023-11-29T16:40:00Z">
        <w:r w:rsidR="00B061C4">
          <w:rPr>
            <w:rFonts w:ascii="Times New Roman" w:hAnsi="Times New Roman" w:cs="Times New Roman"/>
          </w:rPr>
          <w:t xml:space="preserve">the </w:t>
        </w:r>
      </w:ins>
      <w:r w:rsidRPr="00DB5C6D">
        <w:rPr>
          <w:rFonts w:ascii="Times New Roman" w:hAnsi="Times New Roman" w:cs="Times New Roman"/>
        </w:rPr>
        <w:t>user entities.</w:t>
      </w:r>
      <w:commentRangeEnd w:id="7"/>
      <w:r w:rsidR="00CD7F4D">
        <w:rPr>
          <w:rStyle w:val="CommentReference"/>
        </w:rPr>
        <w:commentReference w:id="7"/>
      </w:r>
    </w:p>
    <w:p w14:paraId="42FD4CFD" w14:textId="77777777" w:rsidR="00A90347" w:rsidDel="000922D5" w:rsidRDefault="00A90347" w:rsidP="00A90347">
      <w:pPr>
        <w:tabs>
          <w:tab w:val="left" w:pos="360"/>
          <w:tab w:val="left" w:pos="720"/>
          <w:tab w:val="left" w:pos="1080"/>
          <w:tab w:val="left" w:pos="1440"/>
        </w:tabs>
        <w:snapToGrid w:val="0"/>
        <w:spacing w:line="276" w:lineRule="auto"/>
        <w:rPr>
          <w:ins w:id="9" w:author="Tina YZ Zhang" w:date="2024-06-11T15:45:00Z"/>
          <w:del w:id="10" w:author="Fiona Xie" w:date="2025-05-21T17:51:00Z" w16du:dateUtc="2025-05-21T09:51:00Z"/>
          <w:rFonts w:ascii="Times New Roman" w:hAnsi="Times New Roman" w:cs="Times New Roman"/>
          <w:b/>
          <w:lang w:bidi="he-IL"/>
        </w:rPr>
      </w:pPr>
    </w:p>
    <w:p w14:paraId="7D99FDF9" w14:textId="77777777" w:rsidR="009C2C9D" w:rsidRPr="00DB5C6D" w:rsidRDefault="009C2C9D" w:rsidP="00FB1F62">
      <w:pPr>
        <w:adjustRightInd w:val="0"/>
        <w:snapToGrid w:val="0"/>
        <w:spacing w:line="276" w:lineRule="auto"/>
        <w:rPr>
          <w:rFonts w:ascii="Times New Roman" w:hAnsi="Times New Roman" w:cs="Times New Roman" w:hint="eastAsia"/>
        </w:rPr>
      </w:pPr>
    </w:p>
    <w:p w14:paraId="17B12342" w14:textId="77777777" w:rsidR="009C2C9D" w:rsidRPr="00DB5C6D" w:rsidRDefault="009C2C9D" w:rsidP="00FB1F62">
      <w:pPr>
        <w:adjustRightInd w:val="0"/>
        <w:snapToGrid w:val="0"/>
        <w:spacing w:line="276" w:lineRule="auto"/>
        <w:rPr>
          <w:rFonts w:ascii="Times New Roman" w:hAnsi="Times New Roman" w:cs="Times New Roman"/>
        </w:rPr>
      </w:pPr>
      <w:r w:rsidRPr="00DB5C6D">
        <w:rPr>
          <w:rFonts w:ascii="Times New Roman" w:hAnsi="Times New Roman" w:cs="Times New Roman"/>
        </w:rPr>
        <w:t xml:space="preserve">We confirm, to the best of our knowledge and belief, that:  </w:t>
      </w:r>
    </w:p>
    <w:p w14:paraId="01A260BD" w14:textId="14DE159B" w:rsidR="009C2C9D" w:rsidRPr="00DB5C6D" w:rsidRDefault="009C2C9D" w:rsidP="00FB1F62">
      <w:pPr>
        <w:adjustRightInd w:val="0"/>
        <w:snapToGrid w:val="0"/>
        <w:spacing w:line="276" w:lineRule="auto"/>
        <w:rPr>
          <w:rFonts w:ascii="Times New Roman" w:hAnsi="Times New Roman" w:cs="Times New Roman"/>
        </w:rPr>
      </w:pPr>
    </w:p>
    <w:p w14:paraId="4D65EA42" w14:textId="7D1828A5" w:rsidR="009C2C9D" w:rsidRPr="00DB5C6D" w:rsidRDefault="009C2C9D" w:rsidP="00FB1F62">
      <w:pPr>
        <w:pStyle w:val="ListParagraph"/>
        <w:numPr>
          <w:ilvl w:val="0"/>
          <w:numId w:val="1"/>
        </w:numPr>
        <w:adjustRightInd w:val="0"/>
        <w:snapToGrid w:val="0"/>
        <w:spacing w:line="276" w:lineRule="auto"/>
        <w:ind w:left="709" w:firstLineChars="0"/>
        <w:rPr>
          <w:rFonts w:ascii="Times New Roman" w:hAnsi="Times New Roman" w:cs="Times New Roman"/>
        </w:rPr>
      </w:pPr>
      <w:r w:rsidRPr="00DB5C6D">
        <w:rPr>
          <w:rFonts w:ascii="Times New Roman" w:hAnsi="Times New Roman" w:cs="Times New Roman"/>
        </w:rPr>
        <w:t xml:space="preserve">The Description fairly presents the System made available to user entities of the System during some or </w:t>
      </w:r>
      <w:proofErr w:type="gramStart"/>
      <w:r w:rsidRPr="00DB5C6D">
        <w:rPr>
          <w:rFonts w:ascii="Times New Roman" w:hAnsi="Times New Roman" w:cs="Times New Roman"/>
        </w:rPr>
        <w:t>all of</w:t>
      </w:r>
      <w:proofErr w:type="gramEnd"/>
      <w:r w:rsidRPr="00DB5C6D">
        <w:rPr>
          <w:rFonts w:ascii="Times New Roman" w:hAnsi="Times New Roman" w:cs="Times New Roman"/>
        </w:rPr>
        <w:t xml:space="preserve"> the period [</w:t>
      </w:r>
      <w:r w:rsidRPr="00DB5C6D">
        <w:rPr>
          <w:rFonts w:ascii="Times New Roman" w:hAnsi="Times New Roman" w:cs="Times New Roman"/>
          <w:b/>
          <w:bCs/>
        </w:rPr>
        <w:t>date</w:t>
      </w:r>
      <w:r w:rsidRPr="00DB5C6D">
        <w:rPr>
          <w:rFonts w:ascii="Times New Roman" w:hAnsi="Times New Roman" w:cs="Times New Roman"/>
        </w:rPr>
        <w:t>] to [</w:t>
      </w:r>
      <w:r w:rsidRPr="00DB5C6D">
        <w:rPr>
          <w:rFonts w:ascii="Times New Roman" w:hAnsi="Times New Roman" w:cs="Times New Roman"/>
          <w:b/>
          <w:bCs/>
        </w:rPr>
        <w:t>date</w:t>
      </w:r>
      <w:r w:rsidRPr="00DB5C6D">
        <w:rPr>
          <w:rFonts w:ascii="Times New Roman" w:hAnsi="Times New Roman" w:cs="Times New Roman"/>
        </w:rPr>
        <w:t xml:space="preserve">] for </w:t>
      </w:r>
      <w:r w:rsidRPr="00DB5C6D">
        <w:rPr>
          <w:rFonts w:ascii="Times New Roman" w:hAnsi="Times New Roman" w:cs="Times New Roman"/>
          <w:u w:val="single"/>
        </w:rPr>
        <w:t>processing their transactions</w:t>
      </w:r>
      <w:r w:rsidRPr="00DB5C6D">
        <w:rPr>
          <w:rFonts w:ascii="Times New Roman" w:hAnsi="Times New Roman" w:cs="Times New Roman"/>
        </w:rPr>
        <w:t xml:space="preserve"> [</w:t>
      </w:r>
      <w:r w:rsidRPr="00DB5C6D">
        <w:rPr>
          <w:rFonts w:ascii="Times New Roman" w:hAnsi="Times New Roman" w:cs="Times New Roman"/>
          <w:b/>
          <w:bCs/>
        </w:rPr>
        <w:t>or identification of the function performed by the System</w:t>
      </w:r>
      <w:r w:rsidRPr="00DB5C6D">
        <w:rPr>
          <w:rFonts w:ascii="Times New Roman" w:hAnsi="Times New Roman" w:cs="Times New Roman"/>
        </w:rPr>
        <w:t>] as it relates to controls that are likely relevant to user entities’ internal control over financial reporting. The criteria we used in making this assertion were that the Description:</w:t>
      </w:r>
    </w:p>
    <w:p w14:paraId="59D8B746" w14:textId="77777777" w:rsidR="009C2C9D" w:rsidRPr="00DB5C6D" w:rsidRDefault="009C2C9D" w:rsidP="00FB1F62">
      <w:pPr>
        <w:adjustRightInd w:val="0"/>
        <w:snapToGrid w:val="0"/>
        <w:spacing w:line="276" w:lineRule="auto"/>
        <w:rPr>
          <w:rFonts w:ascii="Times New Roman" w:hAnsi="Times New Roman" w:cs="Times New Roman"/>
        </w:rPr>
      </w:pPr>
    </w:p>
    <w:p w14:paraId="72126D5A" w14:textId="019EB246" w:rsidR="00FB1F62" w:rsidRPr="00DB5C6D" w:rsidRDefault="009C2C9D" w:rsidP="00FB1F62">
      <w:pPr>
        <w:pStyle w:val="ListParagraph"/>
        <w:numPr>
          <w:ilvl w:val="0"/>
          <w:numId w:val="3"/>
        </w:numPr>
        <w:adjustRightInd w:val="0"/>
        <w:snapToGrid w:val="0"/>
        <w:spacing w:line="276" w:lineRule="auto"/>
        <w:ind w:firstLineChars="0" w:hanging="371"/>
        <w:rPr>
          <w:rFonts w:ascii="Times New Roman" w:hAnsi="Times New Roman" w:cs="Times New Roman"/>
        </w:rPr>
      </w:pPr>
      <w:r w:rsidRPr="00DB5C6D">
        <w:rPr>
          <w:rFonts w:ascii="Times New Roman" w:hAnsi="Times New Roman" w:cs="Times New Roman"/>
        </w:rPr>
        <w:t xml:space="preserve">Presents how the System made available to user entities of the </w:t>
      </w:r>
      <w:r w:rsidR="00BD748C" w:rsidRPr="00DB5C6D">
        <w:rPr>
          <w:rFonts w:ascii="Times New Roman" w:hAnsi="Times New Roman" w:cs="Times New Roman"/>
        </w:rPr>
        <w:t>S</w:t>
      </w:r>
      <w:r w:rsidRPr="00DB5C6D">
        <w:rPr>
          <w:rFonts w:ascii="Times New Roman" w:hAnsi="Times New Roman" w:cs="Times New Roman"/>
        </w:rPr>
        <w:t xml:space="preserve">ystem was designed and implemented </w:t>
      </w:r>
      <w:r w:rsidRPr="00DB5C6D">
        <w:rPr>
          <w:rFonts w:ascii="Times New Roman" w:hAnsi="Times New Roman" w:cs="Times New Roman"/>
          <w:u w:val="single"/>
        </w:rPr>
        <w:t>[to process relevant transactions]</w:t>
      </w:r>
      <w:r w:rsidRPr="00DB5C6D">
        <w:rPr>
          <w:rFonts w:ascii="Times New Roman" w:hAnsi="Times New Roman" w:cs="Times New Roman"/>
        </w:rPr>
        <w:t xml:space="preserve">, including, if applicable: </w:t>
      </w:r>
    </w:p>
    <w:p w14:paraId="4082119B" w14:textId="6E3C98D0" w:rsidR="00FB1F62" w:rsidRPr="00DB5C6D" w:rsidRDefault="009C2C9D" w:rsidP="00FB1F62">
      <w:pPr>
        <w:pStyle w:val="ListParagraph"/>
        <w:numPr>
          <w:ilvl w:val="0"/>
          <w:numId w:val="2"/>
        </w:numPr>
        <w:adjustRightInd w:val="0"/>
        <w:snapToGrid w:val="0"/>
        <w:spacing w:line="276" w:lineRule="auto"/>
        <w:ind w:left="1560" w:firstLineChars="0"/>
        <w:rPr>
          <w:rFonts w:ascii="Times New Roman" w:hAnsi="Times New Roman" w:cs="Times New Roman"/>
        </w:rPr>
      </w:pPr>
      <w:r w:rsidRPr="00DB5C6D">
        <w:rPr>
          <w:rFonts w:ascii="Times New Roman" w:hAnsi="Times New Roman" w:cs="Times New Roman"/>
        </w:rPr>
        <w:t xml:space="preserve">The types of services </w:t>
      </w:r>
      <w:proofErr w:type="gramStart"/>
      <w:r w:rsidRPr="00DB5C6D">
        <w:rPr>
          <w:rFonts w:ascii="Times New Roman" w:hAnsi="Times New Roman" w:cs="Times New Roman"/>
        </w:rPr>
        <w:t>provided</w:t>
      </w:r>
      <w:r w:rsidRPr="00DB5C6D">
        <w:rPr>
          <w:rFonts w:ascii="Times New Roman" w:hAnsi="Times New Roman" w:cs="Times New Roman"/>
          <w:u w:val="single"/>
        </w:rPr>
        <w:t>[</w:t>
      </w:r>
      <w:proofErr w:type="gramEnd"/>
      <w:r w:rsidRPr="00DB5C6D">
        <w:rPr>
          <w:rFonts w:ascii="Times New Roman" w:hAnsi="Times New Roman" w:cs="Times New Roman"/>
          <w:u w:val="single"/>
        </w:rPr>
        <w:t>, including, as appropriate, the classes of transactions processed]</w:t>
      </w:r>
      <w:r w:rsidRPr="00DB5C6D">
        <w:rPr>
          <w:rFonts w:ascii="Times New Roman" w:hAnsi="Times New Roman" w:cs="Times New Roman"/>
        </w:rPr>
        <w:t>.</w:t>
      </w:r>
    </w:p>
    <w:p w14:paraId="47CEAF16" w14:textId="22D0B029" w:rsidR="00FB1F62" w:rsidRPr="00DB5C6D" w:rsidRDefault="009C2C9D" w:rsidP="00FB1F62">
      <w:pPr>
        <w:pStyle w:val="ListParagraph"/>
        <w:numPr>
          <w:ilvl w:val="0"/>
          <w:numId w:val="2"/>
        </w:numPr>
        <w:adjustRightInd w:val="0"/>
        <w:snapToGrid w:val="0"/>
        <w:spacing w:line="276" w:lineRule="auto"/>
        <w:ind w:left="1560" w:firstLineChars="0"/>
        <w:rPr>
          <w:rFonts w:ascii="Times New Roman" w:hAnsi="Times New Roman" w:cs="Times New Roman"/>
        </w:rPr>
      </w:pPr>
      <w:r w:rsidRPr="00DB5C6D">
        <w:rPr>
          <w:rFonts w:ascii="Times New Roman" w:hAnsi="Times New Roman" w:cs="Times New Roman"/>
        </w:rPr>
        <w:t xml:space="preserve">The procedures, within both automated and manual systems, by which those services are </w:t>
      </w:r>
      <w:proofErr w:type="gramStart"/>
      <w:r w:rsidRPr="00DB5C6D">
        <w:rPr>
          <w:rFonts w:ascii="Times New Roman" w:hAnsi="Times New Roman" w:cs="Times New Roman"/>
        </w:rPr>
        <w:t>provided</w:t>
      </w:r>
      <w:r w:rsidRPr="00DB5C6D">
        <w:rPr>
          <w:rFonts w:ascii="Times New Roman" w:hAnsi="Times New Roman" w:cs="Times New Roman"/>
          <w:u w:val="single"/>
        </w:rPr>
        <w:t>[</w:t>
      </w:r>
      <w:proofErr w:type="gramEnd"/>
      <w:r w:rsidRPr="00DB5C6D">
        <w:rPr>
          <w:rFonts w:ascii="Times New Roman" w:hAnsi="Times New Roman" w:cs="Times New Roman"/>
          <w:u w:val="single"/>
        </w:rPr>
        <w:t>,</w:t>
      </w:r>
      <w:r w:rsidR="00E92A8F">
        <w:rPr>
          <w:rFonts w:ascii="Times New Roman" w:hAnsi="Times New Roman" w:cs="Times New Roman"/>
          <w:u w:val="single"/>
        </w:rPr>
        <w:t xml:space="preserve"> </w:t>
      </w:r>
      <w:r w:rsidRPr="00DB5C6D">
        <w:rPr>
          <w:rFonts w:ascii="Times New Roman" w:hAnsi="Times New Roman" w:cs="Times New Roman"/>
          <w:u w:val="single"/>
        </w:rPr>
        <w:t>including, as appropriate, procedures by which transactions are initiated, authorized, recorded, processed, corrected as necessary, and transferred to the reports and other information prepared]</w:t>
      </w:r>
      <w:r w:rsidRPr="00DB5C6D">
        <w:rPr>
          <w:rFonts w:ascii="Times New Roman" w:hAnsi="Times New Roman" w:cs="Times New Roman"/>
        </w:rPr>
        <w:t xml:space="preserve"> for user entities of the System.</w:t>
      </w:r>
    </w:p>
    <w:p w14:paraId="21BA75C1" w14:textId="3B02DC60" w:rsidR="00FB1F62" w:rsidRPr="00DB5C6D" w:rsidRDefault="009C2C9D" w:rsidP="00FB1F62">
      <w:pPr>
        <w:pStyle w:val="ListParagraph"/>
        <w:numPr>
          <w:ilvl w:val="0"/>
          <w:numId w:val="2"/>
        </w:numPr>
        <w:adjustRightInd w:val="0"/>
        <w:snapToGrid w:val="0"/>
        <w:spacing w:line="276" w:lineRule="auto"/>
        <w:ind w:left="1560" w:firstLineChars="0"/>
        <w:rPr>
          <w:rFonts w:ascii="Times New Roman" w:hAnsi="Times New Roman" w:cs="Times New Roman"/>
        </w:rPr>
      </w:pPr>
      <w:r w:rsidRPr="00DB5C6D">
        <w:rPr>
          <w:rFonts w:ascii="Times New Roman" w:hAnsi="Times New Roman" w:cs="Times New Roman"/>
        </w:rPr>
        <w:t xml:space="preserve">The information used in the performance of the procedures </w:t>
      </w:r>
      <w:r w:rsidRPr="00DB5C6D">
        <w:rPr>
          <w:rFonts w:ascii="Times New Roman" w:hAnsi="Times New Roman" w:cs="Times New Roman"/>
          <w:u w:val="single"/>
        </w:rPr>
        <w:t xml:space="preserve">[including, if </w:t>
      </w:r>
      <w:r w:rsidRPr="00DB5C6D">
        <w:rPr>
          <w:rFonts w:ascii="Times New Roman" w:hAnsi="Times New Roman" w:cs="Times New Roman"/>
          <w:u w:val="single"/>
        </w:rPr>
        <w:lastRenderedPageBreak/>
        <w:t>applicable, related accounting records, whether electronic or manual,]</w:t>
      </w:r>
      <w:r w:rsidRPr="00DB5C6D">
        <w:rPr>
          <w:rFonts w:ascii="Times New Roman" w:hAnsi="Times New Roman" w:cs="Times New Roman"/>
        </w:rPr>
        <w:t xml:space="preserve"> and supporting information </w:t>
      </w:r>
      <w:r w:rsidR="00B41E36" w:rsidRPr="00DB5C6D">
        <w:rPr>
          <w:rFonts w:ascii="Times New Roman" w:hAnsi="Times New Roman" w:cs="Times New Roman"/>
        </w:rPr>
        <w:t>[</w:t>
      </w:r>
      <w:r w:rsidRPr="00DB5C6D">
        <w:rPr>
          <w:rFonts w:ascii="Times New Roman" w:hAnsi="Times New Roman" w:cs="Times New Roman"/>
          <w:u w:val="single"/>
        </w:rPr>
        <w:t>involved in initiating, authorizing, recording, processing and reporting transactions]</w:t>
      </w:r>
      <w:r w:rsidRPr="00DB5C6D">
        <w:rPr>
          <w:rFonts w:ascii="Times New Roman" w:hAnsi="Times New Roman" w:cs="Times New Roman"/>
        </w:rPr>
        <w:t>; this includes the correction of incorrect information and how information is transferred to the reports prepared for user entities.</w:t>
      </w:r>
    </w:p>
    <w:p w14:paraId="43EC26D4" w14:textId="16437346" w:rsidR="00FB1F62" w:rsidRPr="00DB5C6D" w:rsidRDefault="009C2C9D" w:rsidP="00FB1F62">
      <w:pPr>
        <w:pStyle w:val="ListParagraph"/>
        <w:numPr>
          <w:ilvl w:val="0"/>
          <w:numId w:val="2"/>
        </w:numPr>
        <w:adjustRightInd w:val="0"/>
        <w:snapToGrid w:val="0"/>
        <w:spacing w:line="276" w:lineRule="auto"/>
        <w:ind w:left="1560" w:firstLineChars="0"/>
        <w:rPr>
          <w:rFonts w:ascii="Times New Roman" w:hAnsi="Times New Roman" w:cs="Times New Roman"/>
        </w:rPr>
      </w:pPr>
      <w:r w:rsidRPr="00DB5C6D">
        <w:rPr>
          <w:rFonts w:ascii="Times New Roman" w:hAnsi="Times New Roman" w:cs="Times New Roman"/>
        </w:rPr>
        <w:t xml:space="preserve">How the System captures and addresses significant events and </w:t>
      </w:r>
      <w:proofErr w:type="gramStart"/>
      <w:r w:rsidRPr="00DB5C6D">
        <w:rPr>
          <w:rFonts w:ascii="Times New Roman" w:hAnsi="Times New Roman" w:cs="Times New Roman"/>
        </w:rPr>
        <w:t>conditions[</w:t>
      </w:r>
      <w:proofErr w:type="gramEnd"/>
      <w:r w:rsidRPr="00DB5C6D">
        <w:rPr>
          <w:rFonts w:ascii="Times New Roman" w:hAnsi="Times New Roman" w:cs="Times New Roman"/>
          <w:u w:val="single"/>
        </w:rPr>
        <w:t>,</w:t>
      </w:r>
      <w:r w:rsidR="009C27DE">
        <w:rPr>
          <w:rFonts w:ascii="Times New Roman" w:hAnsi="Times New Roman" w:cs="Times New Roman"/>
          <w:u w:val="single"/>
        </w:rPr>
        <w:t xml:space="preserve"> </w:t>
      </w:r>
      <w:r w:rsidRPr="00DB5C6D">
        <w:rPr>
          <w:rFonts w:ascii="Times New Roman" w:hAnsi="Times New Roman" w:cs="Times New Roman"/>
          <w:u w:val="single"/>
        </w:rPr>
        <w:t>other than transactions</w:t>
      </w:r>
      <w:r w:rsidRPr="00DB5C6D">
        <w:rPr>
          <w:rFonts w:ascii="Times New Roman" w:hAnsi="Times New Roman" w:cs="Times New Roman"/>
        </w:rPr>
        <w:t>].</w:t>
      </w:r>
    </w:p>
    <w:p w14:paraId="1919D7F5" w14:textId="34AA0398" w:rsidR="00FB1F62" w:rsidRDefault="009C2C9D" w:rsidP="00FB1F62">
      <w:pPr>
        <w:pStyle w:val="ListParagraph"/>
        <w:numPr>
          <w:ilvl w:val="0"/>
          <w:numId w:val="2"/>
        </w:numPr>
        <w:adjustRightInd w:val="0"/>
        <w:snapToGrid w:val="0"/>
        <w:spacing w:line="276" w:lineRule="auto"/>
        <w:ind w:left="1560" w:firstLineChars="0"/>
        <w:rPr>
          <w:rFonts w:ascii="Times New Roman" w:hAnsi="Times New Roman" w:cs="Times New Roman"/>
        </w:rPr>
      </w:pPr>
      <w:r w:rsidRPr="00DB5C6D">
        <w:rPr>
          <w:rFonts w:ascii="Times New Roman" w:hAnsi="Times New Roman" w:cs="Times New Roman"/>
        </w:rPr>
        <w:t>The process used to prepare reports and other information for user entities.</w:t>
      </w:r>
    </w:p>
    <w:p w14:paraId="49A8FF78" w14:textId="6F10D0A1" w:rsidR="001077DD" w:rsidRPr="00DB5C6D" w:rsidRDefault="001077DD" w:rsidP="00FB1F62">
      <w:pPr>
        <w:pStyle w:val="ListParagraph"/>
        <w:numPr>
          <w:ilvl w:val="0"/>
          <w:numId w:val="2"/>
        </w:numPr>
        <w:adjustRightInd w:val="0"/>
        <w:snapToGrid w:val="0"/>
        <w:spacing w:line="276" w:lineRule="auto"/>
        <w:ind w:left="1560" w:firstLineChars="0"/>
        <w:rPr>
          <w:rFonts w:ascii="Times New Roman" w:hAnsi="Times New Roman" w:cs="Times New Roman"/>
        </w:rPr>
      </w:pPr>
      <w:r w:rsidRPr="00C1418D">
        <w:rPr>
          <w:rFonts w:ascii="Times New Roman" w:hAnsi="Times New Roman" w:cs="Times New Roman"/>
        </w:rPr>
        <w:t xml:space="preserve">Services performed by </w:t>
      </w:r>
      <w:r>
        <w:rPr>
          <w:rFonts w:ascii="Times New Roman" w:hAnsi="Times New Roman" w:cs="Times New Roman"/>
        </w:rPr>
        <w:t>a</w:t>
      </w:r>
      <w:r w:rsidRPr="00C1418D">
        <w:rPr>
          <w:rFonts w:ascii="Times New Roman" w:hAnsi="Times New Roman" w:cs="Times New Roman"/>
        </w:rPr>
        <w:t xml:space="preserve"> subservice organization, if any, including whether the carve-out method or the inclusive method has been used in relation to them.</w:t>
      </w:r>
    </w:p>
    <w:p w14:paraId="2E6A787A" w14:textId="61876CFC" w:rsidR="00FB1F62" w:rsidRPr="00DB5C6D" w:rsidRDefault="009C2C9D" w:rsidP="00FB1F62">
      <w:pPr>
        <w:pStyle w:val="ListParagraph"/>
        <w:numPr>
          <w:ilvl w:val="0"/>
          <w:numId w:val="2"/>
        </w:numPr>
        <w:adjustRightInd w:val="0"/>
        <w:snapToGrid w:val="0"/>
        <w:spacing w:line="276" w:lineRule="auto"/>
        <w:ind w:left="1560" w:firstLineChars="0"/>
        <w:rPr>
          <w:rFonts w:ascii="Times New Roman" w:hAnsi="Times New Roman" w:cs="Times New Roman"/>
        </w:rPr>
      </w:pPr>
      <w:r w:rsidRPr="00DB5C6D">
        <w:rPr>
          <w:rFonts w:ascii="Times New Roman" w:hAnsi="Times New Roman" w:cs="Times New Roman"/>
        </w:rPr>
        <w:t xml:space="preserve">The specified control objectives and controls designed to achieve those </w:t>
      </w:r>
      <w:proofErr w:type="gramStart"/>
      <w:r w:rsidRPr="00DB5C6D">
        <w:rPr>
          <w:rFonts w:ascii="Times New Roman" w:hAnsi="Times New Roman" w:cs="Times New Roman"/>
        </w:rPr>
        <w:t>objectives</w:t>
      </w:r>
      <w:commentRangeStart w:id="11"/>
      <w:r w:rsidRPr="00DB5C6D">
        <w:rPr>
          <w:rFonts w:ascii="Times New Roman" w:hAnsi="Times New Roman" w:cs="Times New Roman"/>
        </w:rPr>
        <w:t>[</w:t>
      </w:r>
      <w:proofErr w:type="gramEnd"/>
      <w:r w:rsidRPr="007C59D8">
        <w:rPr>
          <w:rFonts w:ascii="Times New Roman" w:hAnsi="Times New Roman" w:cs="Times New Roman"/>
        </w:rPr>
        <w:t>, including, as applicable, complementary user entity controls assumed in the design of</w:t>
      </w:r>
      <w:r w:rsidRPr="00DB5C6D">
        <w:rPr>
          <w:rFonts w:ascii="Times New Roman" w:hAnsi="Times New Roman" w:cs="Times New Roman"/>
          <w:b/>
          <w:bCs/>
        </w:rPr>
        <w:t xml:space="preserve"> </w:t>
      </w:r>
      <w:bookmarkStart w:id="12" w:name="_Hlk133572039"/>
      <w:r w:rsidR="00E92A8F" w:rsidRPr="00DB5C6D">
        <w:rPr>
          <w:rFonts w:ascii="Times New Roman" w:hAnsi="Times New Roman" w:cs="Times New Roman"/>
          <w:b/>
          <w:bCs/>
          <w:lang w:bidi="he-IL"/>
        </w:rPr>
        <w:t>[Service organization short name]</w:t>
      </w:r>
      <w:bookmarkEnd w:id="12"/>
      <w:r w:rsidRPr="00E81DC1">
        <w:rPr>
          <w:rFonts w:ascii="Times New Roman" w:hAnsi="Times New Roman" w:cs="Times New Roman"/>
        </w:rPr>
        <w:t>’s controls</w:t>
      </w:r>
      <w:r w:rsidRPr="00DB5C6D">
        <w:rPr>
          <w:rFonts w:ascii="Times New Roman" w:hAnsi="Times New Roman" w:cs="Times New Roman"/>
        </w:rPr>
        <w:t>]</w:t>
      </w:r>
      <w:commentRangeEnd w:id="11"/>
      <w:r w:rsidR="00B41E36" w:rsidRPr="00DB5C6D">
        <w:rPr>
          <w:rStyle w:val="CommentReference"/>
          <w:rFonts w:ascii="Times New Roman" w:hAnsi="Times New Roman" w:cs="Times New Roman"/>
          <w:sz w:val="22"/>
          <w:szCs w:val="22"/>
        </w:rPr>
        <w:commentReference w:id="11"/>
      </w:r>
      <w:r w:rsidRPr="00DB5C6D">
        <w:rPr>
          <w:rFonts w:ascii="Times New Roman" w:hAnsi="Times New Roman" w:cs="Times New Roman"/>
        </w:rPr>
        <w:t>.</w:t>
      </w:r>
    </w:p>
    <w:p w14:paraId="7508BC77" w14:textId="38B45751" w:rsidR="009C2C9D" w:rsidRPr="00DB5C6D" w:rsidRDefault="009C2C9D" w:rsidP="00FB1F62">
      <w:pPr>
        <w:pStyle w:val="ListParagraph"/>
        <w:numPr>
          <w:ilvl w:val="0"/>
          <w:numId w:val="2"/>
        </w:numPr>
        <w:adjustRightInd w:val="0"/>
        <w:snapToGrid w:val="0"/>
        <w:spacing w:line="276" w:lineRule="auto"/>
        <w:ind w:left="1560" w:firstLineChars="0"/>
        <w:rPr>
          <w:rFonts w:ascii="Times New Roman" w:hAnsi="Times New Roman" w:cs="Times New Roman"/>
        </w:rPr>
      </w:pPr>
      <w:r w:rsidRPr="00DB5C6D">
        <w:rPr>
          <w:rFonts w:ascii="Times New Roman" w:hAnsi="Times New Roman" w:cs="Times New Roman"/>
        </w:rPr>
        <w:t>Other aspects of our control environment, risk assessment process, information and communication</w:t>
      </w:r>
      <w:r w:rsidR="003072EA">
        <w:rPr>
          <w:rFonts w:ascii="Times New Roman" w:hAnsi="Times New Roman" w:cs="Times New Roman"/>
        </w:rPr>
        <w:t>s</w:t>
      </w:r>
      <w:r w:rsidRPr="00DB5C6D">
        <w:rPr>
          <w:rFonts w:ascii="Times New Roman" w:hAnsi="Times New Roman" w:cs="Times New Roman"/>
        </w:rPr>
        <w:t xml:space="preserve"> (including the related business processes), control activities, and monitoring activities that are relevant to the services </w:t>
      </w:r>
      <w:proofErr w:type="gramStart"/>
      <w:r w:rsidRPr="00DB5C6D">
        <w:rPr>
          <w:rFonts w:ascii="Times New Roman" w:hAnsi="Times New Roman" w:cs="Times New Roman"/>
        </w:rPr>
        <w:t>provided</w:t>
      </w:r>
      <w:r w:rsidRPr="00DB5C6D">
        <w:rPr>
          <w:rFonts w:ascii="Times New Roman" w:hAnsi="Times New Roman" w:cs="Times New Roman"/>
          <w:u w:val="single"/>
        </w:rPr>
        <w:t>[</w:t>
      </w:r>
      <w:proofErr w:type="gramEnd"/>
      <w:r w:rsidRPr="00DB5C6D">
        <w:rPr>
          <w:rFonts w:ascii="Times New Roman" w:hAnsi="Times New Roman" w:cs="Times New Roman"/>
          <w:u w:val="single"/>
        </w:rPr>
        <w:t>,</w:t>
      </w:r>
      <w:r w:rsidR="009C27DE">
        <w:rPr>
          <w:rFonts w:ascii="Times New Roman" w:hAnsi="Times New Roman" w:cs="Times New Roman"/>
          <w:u w:val="single"/>
        </w:rPr>
        <w:t xml:space="preserve"> </w:t>
      </w:r>
      <w:r w:rsidRPr="00DB5C6D">
        <w:rPr>
          <w:rFonts w:ascii="Times New Roman" w:hAnsi="Times New Roman" w:cs="Times New Roman"/>
          <w:u w:val="single"/>
        </w:rPr>
        <w:t>including processing and reporting transactions of user entities]</w:t>
      </w:r>
      <w:r w:rsidRPr="00DB5C6D">
        <w:rPr>
          <w:rFonts w:ascii="Times New Roman" w:hAnsi="Times New Roman" w:cs="Times New Roman"/>
        </w:rPr>
        <w:t xml:space="preserve">. </w:t>
      </w:r>
    </w:p>
    <w:p w14:paraId="6B33204E" w14:textId="77777777" w:rsidR="009C2C9D" w:rsidRPr="003072EA" w:rsidRDefault="009C2C9D" w:rsidP="00FB1F62">
      <w:pPr>
        <w:adjustRightInd w:val="0"/>
        <w:snapToGrid w:val="0"/>
        <w:spacing w:line="276" w:lineRule="auto"/>
        <w:rPr>
          <w:rFonts w:ascii="Times New Roman" w:hAnsi="Times New Roman" w:cs="Times New Roman"/>
        </w:rPr>
      </w:pPr>
    </w:p>
    <w:p w14:paraId="236B52F0" w14:textId="631E1B7E" w:rsidR="009C2C9D" w:rsidRPr="00DB5C6D" w:rsidRDefault="009C2C9D" w:rsidP="00FB1F62">
      <w:pPr>
        <w:pStyle w:val="ListParagraph"/>
        <w:numPr>
          <w:ilvl w:val="0"/>
          <w:numId w:val="3"/>
        </w:numPr>
        <w:adjustRightInd w:val="0"/>
        <w:snapToGrid w:val="0"/>
        <w:spacing w:line="276" w:lineRule="auto"/>
        <w:ind w:firstLineChars="0"/>
        <w:rPr>
          <w:rFonts w:ascii="Times New Roman" w:hAnsi="Times New Roman" w:cs="Times New Roman"/>
        </w:rPr>
      </w:pPr>
      <w:r w:rsidRPr="00DB5C6D">
        <w:rPr>
          <w:rFonts w:ascii="Times New Roman" w:hAnsi="Times New Roman" w:cs="Times New Roman"/>
        </w:rPr>
        <w:t xml:space="preserve">Includes relevant details of changes to the </w:t>
      </w:r>
      <w:r w:rsidR="007E24C3" w:rsidRPr="00DB5C6D">
        <w:rPr>
          <w:rFonts w:ascii="Times New Roman" w:hAnsi="Times New Roman" w:cs="Times New Roman"/>
        </w:rPr>
        <w:t>System</w:t>
      </w:r>
      <w:r w:rsidRPr="00DB5C6D">
        <w:rPr>
          <w:rFonts w:ascii="Times New Roman" w:hAnsi="Times New Roman" w:cs="Times New Roman"/>
        </w:rPr>
        <w:t xml:space="preserve"> during the period covered by the Description.</w:t>
      </w:r>
    </w:p>
    <w:p w14:paraId="67598BBD" w14:textId="77777777" w:rsidR="009C2C9D" w:rsidRPr="00DB5C6D" w:rsidRDefault="009C2C9D" w:rsidP="00FB1F62">
      <w:pPr>
        <w:adjustRightInd w:val="0"/>
        <w:snapToGrid w:val="0"/>
        <w:spacing w:line="276" w:lineRule="auto"/>
        <w:rPr>
          <w:rFonts w:ascii="Times New Roman" w:hAnsi="Times New Roman" w:cs="Times New Roman"/>
        </w:rPr>
      </w:pPr>
    </w:p>
    <w:p w14:paraId="7152C798" w14:textId="5DE532D6" w:rsidR="009C2C9D" w:rsidRPr="00DB5C6D" w:rsidRDefault="009C2C9D" w:rsidP="00FB1F62">
      <w:pPr>
        <w:pStyle w:val="ListParagraph"/>
        <w:numPr>
          <w:ilvl w:val="0"/>
          <w:numId w:val="3"/>
        </w:numPr>
        <w:adjustRightInd w:val="0"/>
        <w:snapToGrid w:val="0"/>
        <w:spacing w:line="276" w:lineRule="auto"/>
        <w:ind w:firstLineChars="0"/>
        <w:rPr>
          <w:rFonts w:ascii="Times New Roman" w:hAnsi="Times New Roman" w:cs="Times New Roman"/>
        </w:rPr>
      </w:pPr>
      <w:r w:rsidRPr="00DB5C6D">
        <w:rPr>
          <w:rFonts w:ascii="Times New Roman" w:hAnsi="Times New Roman" w:cs="Times New Roman"/>
        </w:rPr>
        <w:t>Does not omit or distort information relevant to the System</w:t>
      </w:r>
      <w:commentRangeStart w:id="13"/>
      <w:r w:rsidRPr="00DB5C6D">
        <w:rPr>
          <w:rFonts w:ascii="Times New Roman" w:hAnsi="Times New Roman" w:cs="Times New Roman"/>
        </w:rPr>
        <w:t>[</w:t>
      </w:r>
      <w:r w:rsidRPr="007C59D8">
        <w:rPr>
          <w:rFonts w:ascii="Times New Roman" w:hAnsi="Times New Roman" w:cs="Times New Roman"/>
        </w:rPr>
        <w:t>,</w:t>
      </w:r>
      <w:r w:rsidR="009C27DE" w:rsidRPr="007C59D8">
        <w:rPr>
          <w:rFonts w:ascii="Times New Roman" w:hAnsi="Times New Roman" w:cs="Times New Roman"/>
        </w:rPr>
        <w:t xml:space="preserve"> </w:t>
      </w:r>
      <w:r w:rsidRPr="007C59D8">
        <w:rPr>
          <w:rFonts w:ascii="Times New Roman" w:hAnsi="Times New Roman" w:cs="Times New Roman"/>
        </w:rPr>
        <w:t>while acknowledging that the Description is prepared to meet the common needs of a broad range of user entities of the System and their user auditors, and may not, therefore, include every aspect of the System that each individual user entity of the System and its user auditor may consider important in the user entity’s own particular environment</w:t>
      </w:r>
      <w:r w:rsidRPr="00DB5C6D">
        <w:rPr>
          <w:rFonts w:ascii="Times New Roman" w:hAnsi="Times New Roman" w:cs="Times New Roman"/>
        </w:rPr>
        <w:t>]</w:t>
      </w:r>
      <w:commentRangeEnd w:id="13"/>
      <w:r w:rsidR="007E24C3" w:rsidRPr="00DB5C6D">
        <w:rPr>
          <w:rStyle w:val="CommentReference"/>
          <w:rFonts w:ascii="Times New Roman" w:hAnsi="Times New Roman" w:cs="Times New Roman"/>
          <w:sz w:val="22"/>
          <w:szCs w:val="22"/>
        </w:rPr>
        <w:commentReference w:id="13"/>
      </w:r>
      <w:r w:rsidRPr="00DB5C6D">
        <w:rPr>
          <w:rFonts w:ascii="Times New Roman" w:hAnsi="Times New Roman" w:cs="Times New Roman"/>
        </w:rPr>
        <w:t xml:space="preserve">. </w:t>
      </w:r>
    </w:p>
    <w:p w14:paraId="55FFD172" w14:textId="77777777" w:rsidR="009C2C9D" w:rsidRPr="00DB5C6D" w:rsidRDefault="009C2C9D" w:rsidP="00FB1F62">
      <w:pPr>
        <w:adjustRightInd w:val="0"/>
        <w:snapToGrid w:val="0"/>
        <w:spacing w:line="276" w:lineRule="auto"/>
        <w:rPr>
          <w:rFonts w:ascii="Times New Roman" w:hAnsi="Times New Roman" w:cs="Times New Roman"/>
        </w:rPr>
      </w:pPr>
    </w:p>
    <w:p w14:paraId="72DC1B78" w14:textId="75385866" w:rsidR="007E24C3" w:rsidRPr="00DB5C6D" w:rsidRDefault="009C2C9D" w:rsidP="007E24C3">
      <w:pPr>
        <w:pStyle w:val="ListParagraph"/>
        <w:numPr>
          <w:ilvl w:val="0"/>
          <w:numId w:val="5"/>
        </w:numPr>
        <w:adjustRightInd w:val="0"/>
        <w:snapToGrid w:val="0"/>
        <w:spacing w:line="276" w:lineRule="auto"/>
        <w:ind w:left="709" w:firstLineChars="0" w:hanging="425"/>
        <w:rPr>
          <w:rFonts w:ascii="Times New Roman" w:hAnsi="Times New Roman" w:cs="Times New Roman"/>
        </w:rPr>
      </w:pPr>
      <w:r w:rsidRPr="00DB5C6D">
        <w:rPr>
          <w:rFonts w:ascii="Times New Roman" w:hAnsi="Times New Roman" w:cs="Times New Roman"/>
        </w:rPr>
        <w:t>The controls related to the control objectives stated in the Description were suitably designed and operated effectively throughout the period [</w:t>
      </w:r>
      <w:r w:rsidRPr="00DB5C6D">
        <w:rPr>
          <w:rFonts w:ascii="Times New Roman" w:hAnsi="Times New Roman" w:cs="Times New Roman"/>
          <w:b/>
          <w:bCs/>
        </w:rPr>
        <w:t>date</w:t>
      </w:r>
      <w:r w:rsidRPr="00DB5C6D">
        <w:rPr>
          <w:rFonts w:ascii="Times New Roman" w:hAnsi="Times New Roman" w:cs="Times New Roman"/>
        </w:rPr>
        <w:t>] to [</w:t>
      </w:r>
      <w:r w:rsidRPr="00DB5C6D">
        <w:rPr>
          <w:rFonts w:ascii="Times New Roman" w:hAnsi="Times New Roman" w:cs="Times New Roman"/>
          <w:b/>
          <w:bCs/>
        </w:rPr>
        <w:t>date</w:t>
      </w:r>
      <w:r w:rsidRPr="00DB5C6D">
        <w:rPr>
          <w:rFonts w:ascii="Times New Roman" w:hAnsi="Times New Roman" w:cs="Times New Roman"/>
        </w:rPr>
        <w:t>]</w:t>
      </w:r>
      <w:ins w:id="14" w:author="Stella TY Shen" w:date="2023-11-29T16:40:00Z">
        <w:r w:rsidR="00AC29F6">
          <w:rPr>
            <w:rFonts w:ascii="Times New Roman" w:hAnsi="Times New Roman" w:cs="Times New Roman"/>
          </w:rPr>
          <w:t>,</w:t>
        </w:r>
      </w:ins>
      <w:r w:rsidRPr="00DB5C6D">
        <w:rPr>
          <w:rFonts w:ascii="Times New Roman" w:hAnsi="Times New Roman" w:cs="Times New Roman"/>
        </w:rPr>
        <w:t xml:space="preserve"> to achieve those control </w:t>
      </w:r>
      <w:proofErr w:type="gramStart"/>
      <w:r w:rsidRPr="00DB5C6D">
        <w:rPr>
          <w:rFonts w:ascii="Times New Roman" w:hAnsi="Times New Roman" w:cs="Times New Roman"/>
        </w:rPr>
        <w:t>objectives</w:t>
      </w:r>
      <w:commentRangeStart w:id="15"/>
      <w:r w:rsidRPr="00DB5C6D">
        <w:rPr>
          <w:rFonts w:ascii="Times New Roman" w:hAnsi="Times New Roman" w:cs="Times New Roman"/>
        </w:rPr>
        <w:t>[</w:t>
      </w:r>
      <w:proofErr w:type="gramEnd"/>
      <w:r w:rsidRPr="007C59D8">
        <w:rPr>
          <w:rFonts w:ascii="Times New Roman" w:hAnsi="Times New Roman" w:cs="Times New Roman"/>
        </w:rPr>
        <w:t>,</w:t>
      </w:r>
      <w:r w:rsidR="009C27DE" w:rsidRPr="007C59D8">
        <w:rPr>
          <w:rFonts w:ascii="Times New Roman" w:hAnsi="Times New Roman" w:cs="Times New Roman"/>
        </w:rPr>
        <w:t xml:space="preserve"> </w:t>
      </w:r>
      <w:r w:rsidRPr="007C59D8">
        <w:rPr>
          <w:rFonts w:ascii="Times New Roman" w:hAnsi="Times New Roman" w:cs="Times New Roman"/>
        </w:rPr>
        <w:t>if user entities applied the complementary user entity controls assumed in the design of</w:t>
      </w:r>
      <w:r w:rsidRPr="00DB5C6D">
        <w:rPr>
          <w:rFonts w:ascii="Times New Roman" w:hAnsi="Times New Roman" w:cs="Times New Roman"/>
          <w:b/>
          <w:bCs/>
        </w:rPr>
        <w:t xml:space="preserve"> </w:t>
      </w:r>
      <w:r w:rsidRPr="00DB5C6D">
        <w:rPr>
          <w:rFonts w:ascii="Times New Roman" w:hAnsi="Times New Roman" w:cs="Times New Roman"/>
        </w:rPr>
        <w:t>[</w:t>
      </w:r>
      <w:r w:rsidRPr="00DB5C6D">
        <w:rPr>
          <w:rFonts w:ascii="Times New Roman" w:hAnsi="Times New Roman" w:cs="Times New Roman"/>
          <w:b/>
          <w:bCs/>
        </w:rPr>
        <w:t xml:space="preserve">Service organization </w:t>
      </w:r>
      <w:r w:rsidR="00DB5C6D">
        <w:rPr>
          <w:rFonts w:ascii="Times New Roman" w:hAnsi="Times New Roman" w:cs="Times New Roman"/>
          <w:b/>
          <w:bCs/>
        </w:rPr>
        <w:t>short n</w:t>
      </w:r>
      <w:r w:rsidRPr="00DB5C6D">
        <w:rPr>
          <w:rFonts w:ascii="Times New Roman" w:hAnsi="Times New Roman" w:cs="Times New Roman"/>
          <w:b/>
          <w:bCs/>
        </w:rPr>
        <w:t>ame</w:t>
      </w:r>
      <w:r w:rsidRPr="00DB5C6D">
        <w:rPr>
          <w:rFonts w:ascii="Times New Roman" w:hAnsi="Times New Roman" w:cs="Times New Roman"/>
        </w:rPr>
        <w:t>]</w:t>
      </w:r>
      <w:r w:rsidRPr="007C59D8">
        <w:rPr>
          <w:rFonts w:ascii="Times New Roman" w:hAnsi="Times New Roman" w:cs="Times New Roman"/>
        </w:rPr>
        <w:t>’s controls throughout the period</w:t>
      </w:r>
      <w:r w:rsidRPr="00DB5C6D">
        <w:rPr>
          <w:rFonts w:ascii="Times New Roman" w:hAnsi="Times New Roman" w:cs="Times New Roman"/>
          <w:b/>
          <w:bCs/>
        </w:rPr>
        <w:t xml:space="preserve"> </w:t>
      </w:r>
      <w:r w:rsidRPr="00DB5C6D">
        <w:rPr>
          <w:rFonts w:ascii="Times New Roman" w:hAnsi="Times New Roman" w:cs="Times New Roman"/>
        </w:rPr>
        <w:t>[</w:t>
      </w:r>
      <w:r w:rsidRPr="00DB5C6D">
        <w:rPr>
          <w:rFonts w:ascii="Times New Roman" w:hAnsi="Times New Roman" w:cs="Times New Roman"/>
          <w:b/>
          <w:bCs/>
        </w:rPr>
        <w:t>date</w:t>
      </w:r>
      <w:r w:rsidRPr="00DB5C6D">
        <w:rPr>
          <w:rFonts w:ascii="Times New Roman" w:hAnsi="Times New Roman" w:cs="Times New Roman"/>
        </w:rPr>
        <w:t>]</w:t>
      </w:r>
      <w:r w:rsidRPr="007C59D8">
        <w:rPr>
          <w:rFonts w:ascii="Times New Roman" w:hAnsi="Times New Roman" w:cs="Times New Roman"/>
        </w:rPr>
        <w:t xml:space="preserve"> to</w:t>
      </w:r>
      <w:r w:rsidRPr="00DB5C6D">
        <w:rPr>
          <w:rFonts w:ascii="Times New Roman" w:hAnsi="Times New Roman" w:cs="Times New Roman"/>
          <w:b/>
          <w:bCs/>
        </w:rPr>
        <w:t xml:space="preserve"> </w:t>
      </w:r>
      <w:r w:rsidRPr="00DB5C6D">
        <w:rPr>
          <w:rFonts w:ascii="Times New Roman" w:hAnsi="Times New Roman" w:cs="Times New Roman"/>
        </w:rPr>
        <w:t>[</w:t>
      </w:r>
      <w:r w:rsidRPr="00DB5C6D">
        <w:rPr>
          <w:rFonts w:ascii="Times New Roman" w:hAnsi="Times New Roman" w:cs="Times New Roman"/>
          <w:b/>
          <w:bCs/>
        </w:rPr>
        <w:t>date</w:t>
      </w:r>
      <w:r w:rsidRPr="00DB5C6D">
        <w:rPr>
          <w:rFonts w:ascii="Times New Roman" w:hAnsi="Times New Roman" w:cs="Times New Roman"/>
        </w:rPr>
        <w:t>]]</w:t>
      </w:r>
      <w:commentRangeEnd w:id="15"/>
      <w:r w:rsidR="007E24C3" w:rsidRPr="00DB5C6D">
        <w:rPr>
          <w:rStyle w:val="CommentReference"/>
          <w:rFonts w:ascii="Times New Roman" w:hAnsi="Times New Roman" w:cs="Times New Roman"/>
          <w:sz w:val="22"/>
          <w:szCs w:val="22"/>
        </w:rPr>
        <w:commentReference w:id="15"/>
      </w:r>
      <w:r w:rsidRPr="00DB5C6D">
        <w:rPr>
          <w:rFonts w:ascii="Times New Roman" w:hAnsi="Times New Roman" w:cs="Times New Roman"/>
        </w:rPr>
        <w:t>. The criteria we used in making this assertion were that</w:t>
      </w:r>
      <w:r w:rsidR="001E409D" w:rsidRPr="00DB5C6D">
        <w:rPr>
          <w:rFonts w:ascii="Times New Roman" w:hAnsi="Times New Roman" w:cs="Times New Roman"/>
        </w:rPr>
        <w:t>:</w:t>
      </w:r>
    </w:p>
    <w:p w14:paraId="42C9C371" w14:textId="77777777" w:rsidR="007E24C3" w:rsidRPr="00DB5C6D" w:rsidRDefault="007E24C3" w:rsidP="007E24C3">
      <w:pPr>
        <w:pStyle w:val="ListParagraph"/>
        <w:adjustRightInd w:val="0"/>
        <w:snapToGrid w:val="0"/>
        <w:spacing w:line="276" w:lineRule="auto"/>
        <w:ind w:left="709" w:firstLineChars="0" w:firstLine="0"/>
        <w:rPr>
          <w:rFonts w:ascii="Times New Roman" w:hAnsi="Times New Roman" w:cs="Times New Roman"/>
        </w:rPr>
      </w:pPr>
    </w:p>
    <w:p w14:paraId="5D51038A" w14:textId="1B5372DB" w:rsidR="007E24C3" w:rsidRPr="00DB5C6D" w:rsidRDefault="009C2C9D" w:rsidP="007E24C3">
      <w:pPr>
        <w:pStyle w:val="ListParagraph"/>
        <w:numPr>
          <w:ilvl w:val="0"/>
          <w:numId w:val="6"/>
        </w:numPr>
        <w:adjustRightInd w:val="0"/>
        <w:snapToGrid w:val="0"/>
        <w:spacing w:line="276" w:lineRule="auto"/>
        <w:ind w:firstLineChars="0"/>
        <w:rPr>
          <w:rFonts w:ascii="Times New Roman" w:hAnsi="Times New Roman" w:cs="Times New Roman"/>
        </w:rPr>
      </w:pPr>
      <w:r w:rsidRPr="00DB5C6D">
        <w:rPr>
          <w:rFonts w:ascii="Times New Roman" w:hAnsi="Times New Roman" w:cs="Times New Roman"/>
        </w:rPr>
        <w:t xml:space="preserve">The risks that threaten the achievement of the control objectives stated in the Description have been identified by management of the </w:t>
      </w:r>
      <w:r w:rsidR="00DB5C6D">
        <w:rPr>
          <w:rFonts w:ascii="Times New Roman" w:hAnsi="Times New Roman" w:cs="Times New Roman"/>
        </w:rPr>
        <w:t>S</w:t>
      </w:r>
      <w:r w:rsidR="00DB5C6D" w:rsidRPr="00DB5C6D">
        <w:rPr>
          <w:rFonts w:ascii="Times New Roman" w:hAnsi="Times New Roman" w:cs="Times New Roman"/>
        </w:rPr>
        <w:t xml:space="preserve">ervice </w:t>
      </w:r>
      <w:r w:rsidR="00DB5C6D">
        <w:rPr>
          <w:rFonts w:ascii="Times New Roman" w:hAnsi="Times New Roman" w:cs="Times New Roman"/>
        </w:rPr>
        <w:t>O</w:t>
      </w:r>
      <w:r w:rsidR="00DB5C6D" w:rsidRPr="00DB5C6D">
        <w:rPr>
          <w:rFonts w:ascii="Times New Roman" w:hAnsi="Times New Roman" w:cs="Times New Roman"/>
        </w:rPr>
        <w:t>rganization</w:t>
      </w:r>
      <w:r w:rsidRPr="00DB5C6D">
        <w:rPr>
          <w:rFonts w:ascii="Times New Roman" w:hAnsi="Times New Roman" w:cs="Times New Roman"/>
        </w:rPr>
        <w:t xml:space="preserve">. </w:t>
      </w:r>
    </w:p>
    <w:p w14:paraId="416572C5" w14:textId="77777777" w:rsidR="007E24C3" w:rsidRPr="00DB5C6D" w:rsidRDefault="007E24C3" w:rsidP="007E24C3">
      <w:pPr>
        <w:pStyle w:val="ListParagraph"/>
        <w:adjustRightInd w:val="0"/>
        <w:snapToGrid w:val="0"/>
        <w:spacing w:line="276" w:lineRule="auto"/>
        <w:ind w:left="1129" w:firstLineChars="0" w:firstLine="0"/>
        <w:rPr>
          <w:rFonts w:ascii="Times New Roman" w:hAnsi="Times New Roman" w:cs="Times New Roman"/>
        </w:rPr>
      </w:pPr>
    </w:p>
    <w:p w14:paraId="56A01F5F" w14:textId="221D8534" w:rsidR="007E24C3" w:rsidRPr="00DB5C6D" w:rsidRDefault="009C2C9D" w:rsidP="007E24C3">
      <w:pPr>
        <w:pStyle w:val="ListParagraph"/>
        <w:numPr>
          <w:ilvl w:val="0"/>
          <w:numId w:val="6"/>
        </w:numPr>
        <w:adjustRightInd w:val="0"/>
        <w:snapToGrid w:val="0"/>
        <w:spacing w:line="276" w:lineRule="auto"/>
        <w:ind w:firstLineChars="0"/>
        <w:rPr>
          <w:rFonts w:ascii="Times New Roman" w:hAnsi="Times New Roman" w:cs="Times New Roman"/>
        </w:rPr>
      </w:pPr>
      <w:r w:rsidRPr="00DB5C6D">
        <w:rPr>
          <w:rFonts w:ascii="Times New Roman" w:hAnsi="Times New Roman" w:cs="Times New Roman"/>
        </w:rPr>
        <w:t xml:space="preserve">The controls identified in the Description would, if operating </w:t>
      </w:r>
      <w:ins w:id="16" w:author="Stella TY Shen" w:date="2023-11-29T16:41:00Z">
        <w:r w:rsidR="00AD685A">
          <w:rPr>
            <w:rFonts w:ascii="Times New Roman" w:hAnsi="Times New Roman" w:cs="Times New Roman"/>
          </w:rPr>
          <w:t>effectively</w:t>
        </w:r>
      </w:ins>
      <w:del w:id="17" w:author="Stella TY Shen" w:date="2023-11-29T16:41:00Z">
        <w:r w:rsidRPr="00DB5C6D" w:rsidDel="00AD685A">
          <w:rPr>
            <w:rFonts w:ascii="Times New Roman" w:hAnsi="Times New Roman" w:cs="Times New Roman"/>
          </w:rPr>
          <w:delText>as described</w:delText>
        </w:r>
      </w:del>
      <w:r w:rsidRPr="00DB5C6D">
        <w:rPr>
          <w:rFonts w:ascii="Times New Roman" w:hAnsi="Times New Roman" w:cs="Times New Roman"/>
        </w:rPr>
        <w:t>, provide reasonable assurance that those risks would not prevent the control objectives stated in the Description from being achieved</w:t>
      </w:r>
      <w:r w:rsidR="00AA21D4" w:rsidRPr="00DB5C6D">
        <w:rPr>
          <w:rFonts w:ascii="Times New Roman" w:hAnsi="Times New Roman" w:cs="Times New Roman"/>
        </w:rPr>
        <w:t>.</w:t>
      </w:r>
      <w:r w:rsidR="00864D08" w:rsidRPr="00DB5C6D">
        <w:rPr>
          <w:rFonts w:ascii="Times New Roman" w:hAnsi="Times New Roman" w:cs="Times New Roman"/>
        </w:rPr>
        <w:t xml:space="preserve"> </w:t>
      </w:r>
    </w:p>
    <w:p w14:paraId="0F62CCD8" w14:textId="77777777" w:rsidR="007E24C3" w:rsidRPr="00DB5C6D" w:rsidRDefault="007E24C3" w:rsidP="007E24C3">
      <w:pPr>
        <w:pStyle w:val="ListParagraph"/>
        <w:adjustRightInd w:val="0"/>
        <w:snapToGrid w:val="0"/>
        <w:spacing w:line="276" w:lineRule="auto"/>
        <w:ind w:left="1129" w:firstLineChars="0" w:firstLine="0"/>
        <w:rPr>
          <w:rFonts w:ascii="Times New Roman" w:hAnsi="Times New Roman" w:cs="Times New Roman"/>
        </w:rPr>
      </w:pPr>
    </w:p>
    <w:p w14:paraId="69D84560" w14:textId="2925DC01" w:rsidR="009C2C9D" w:rsidRPr="00DB5C6D" w:rsidRDefault="009C2C9D" w:rsidP="007E24C3">
      <w:pPr>
        <w:pStyle w:val="ListParagraph"/>
        <w:numPr>
          <w:ilvl w:val="0"/>
          <w:numId w:val="6"/>
        </w:numPr>
        <w:adjustRightInd w:val="0"/>
        <w:snapToGrid w:val="0"/>
        <w:spacing w:line="276" w:lineRule="auto"/>
        <w:ind w:firstLineChars="0"/>
        <w:rPr>
          <w:rFonts w:ascii="Times New Roman" w:hAnsi="Times New Roman" w:cs="Times New Roman"/>
        </w:rPr>
      </w:pPr>
      <w:r w:rsidRPr="00DB5C6D">
        <w:rPr>
          <w:rFonts w:ascii="Times New Roman" w:hAnsi="Times New Roman" w:cs="Times New Roman"/>
        </w:rPr>
        <w:t xml:space="preserve">The controls were consistently applied as designed, including whether manual controls were applied by individuals who have the appropriate competence and authority. </w:t>
      </w:r>
    </w:p>
    <w:p w14:paraId="28EA6970" w14:textId="77777777" w:rsidR="009C2C9D" w:rsidRPr="00DB5C6D" w:rsidRDefault="009C2C9D" w:rsidP="00FB1F62">
      <w:pPr>
        <w:adjustRightInd w:val="0"/>
        <w:snapToGrid w:val="0"/>
        <w:spacing w:line="276" w:lineRule="auto"/>
        <w:rPr>
          <w:rFonts w:ascii="Times New Roman" w:hAnsi="Times New Roman" w:cs="Times New Roman"/>
        </w:rPr>
      </w:pPr>
    </w:p>
    <w:p w14:paraId="43DBC74D" w14:textId="77777777" w:rsidR="009C2C9D" w:rsidRPr="00DB5C6D" w:rsidRDefault="009C2C9D" w:rsidP="00FB1F62">
      <w:pPr>
        <w:adjustRightInd w:val="0"/>
        <w:snapToGrid w:val="0"/>
        <w:spacing w:line="276" w:lineRule="auto"/>
        <w:rPr>
          <w:rFonts w:ascii="Times New Roman" w:hAnsi="Times New Roman" w:cs="Times New Roman"/>
        </w:rPr>
      </w:pPr>
    </w:p>
    <w:p w14:paraId="6179B81A" w14:textId="77777777" w:rsidR="009C2C9D" w:rsidRPr="00DB5C6D" w:rsidRDefault="009C2C9D" w:rsidP="00FB1F62">
      <w:pPr>
        <w:adjustRightInd w:val="0"/>
        <w:snapToGrid w:val="0"/>
        <w:spacing w:line="276" w:lineRule="auto"/>
        <w:rPr>
          <w:rFonts w:ascii="Times New Roman" w:hAnsi="Times New Roman" w:cs="Times New Roman"/>
        </w:rPr>
      </w:pPr>
    </w:p>
    <w:p w14:paraId="2CFC311D" w14:textId="2C75DFEA" w:rsidR="00C12BEE" w:rsidRPr="00DB5C6D" w:rsidRDefault="00C12BEE" w:rsidP="00FB1F62">
      <w:pPr>
        <w:adjustRightInd w:val="0"/>
        <w:snapToGrid w:val="0"/>
        <w:spacing w:line="276" w:lineRule="auto"/>
        <w:rPr>
          <w:rFonts w:ascii="Times New Roman" w:hAnsi="Times New Roman" w:cs="Times New Roman"/>
        </w:rPr>
      </w:pPr>
    </w:p>
    <w:p w14:paraId="454D25BC" w14:textId="19522634" w:rsidR="008070C2" w:rsidRPr="00DB5C6D" w:rsidRDefault="008070C2" w:rsidP="00FB1F62">
      <w:pPr>
        <w:adjustRightInd w:val="0"/>
        <w:snapToGrid w:val="0"/>
        <w:spacing w:line="276" w:lineRule="auto"/>
        <w:rPr>
          <w:rFonts w:ascii="Times New Roman" w:hAnsi="Times New Roman" w:cs="Times New Roman"/>
        </w:rPr>
      </w:pPr>
      <w:commentRangeStart w:id="18"/>
      <w:r w:rsidRPr="00DB5C6D">
        <w:rPr>
          <w:rFonts w:ascii="Times New Roman" w:hAnsi="Times New Roman" w:cs="Times New Roman"/>
          <w:b/>
          <w:bCs/>
        </w:rPr>
        <w:t>[Service organization</w:t>
      </w:r>
      <w:r w:rsidR="00AA21D4" w:rsidRPr="00DB5C6D">
        <w:rPr>
          <w:rFonts w:ascii="Times New Roman" w:hAnsi="Times New Roman" w:cs="Times New Roman"/>
          <w:b/>
          <w:bCs/>
        </w:rPr>
        <w:t xml:space="preserve"> </w:t>
      </w:r>
      <w:r w:rsidR="00DB5C6D">
        <w:rPr>
          <w:rFonts w:ascii="Times New Roman" w:hAnsi="Times New Roman" w:cs="Times New Roman"/>
          <w:b/>
          <w:bCs/>
        </w:rPr>
        <w:t>n</w:t>
      </w:r>
      <w:r w:rsidR="00DB5C6D" w:rsidRPr="00DB5C6D">
        <w:rPr>
          <w:rFonts w:ascii="Times New Roman" w:hAnsi="Times New Roman" w:cs="Times New Roman"/>
          <w:b/>
          <w:bCs/>
        </w:rPr>
        <w:t>ame</w:t>
      </w:r>
      <w:r w:rsidRPr="00DB5C6D">
        <w:rPr>
          <w:rFonts w:ascii="Times New Roman" w:hAnsi="Times New Roman" w:cs="Times New Roman"/>
          <w:b/>
          <w:bCs/>
        </w:rPr>
        <w:t>]</w:t>
      </w:r>
      <w:commentRangeEnd w:id="18"/>
      <w:r w:rsidR="00862320" w:rsidRPr="00DB5C6D">
        <w:rPr>
          <w:rStyle w:val="CommentReference"/>
          <w:rFonts w:ascii="Times New Roman" w:hAnsi="Times New Roman" w:cs="Times New Roman"/>
          <w:sz w:val="22"/>
          <w:szCs w:val="22"/>
        </w:rPr>
        <w:commentReference w:id="18"/>
      </w:r>
    </w:p>
    <w:sectPr w:rsidR="008070C2" w:rsidRPr="00DB5C6D" w:rsidSect="00DB5C6D">
      <w:pgSz w:w="11906" w:h="16838" w:code="9"/>
      <w:pgMar w:top="1440" w:right="1797" w:bottom="1440" w:left="1797"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icole H Jin" w:date="2022-03-22T13:18:00Z" w:initials="NHJ">
    <w:p w14:paraId="494F67BC" w14:textId="4C855DE6" w:rsidR="00B41E36" w:rsidRPr="009C27DE" w:rsidRDefault="00B41E36">
      <w:pPr>
        <w:pStyle w:val="CommentText"/>
        <w:rPr>
          <w:rFonts w:eastAsia="黑体"/>
        </w:rPr>
      </w:pPr>
      <w:r>
        <w:rPr>
          <w:rStyle w:val="CommentReference"/>
        </w:rPr>
        <w:annotationRef/>
      </w:r>
      <w:bookmarkStart w:id="1" w:name="_Hlk98854660"/>
      <w:r w:rsidRPr="009C27DE">
        <w:rPr>
          <w:rFonts w:ascii="Times New Roman" w:eastAsia="黑体" w:hAnsi="Times New Roman" w:cs="Times New Roman" w:hint="eastAsia"/>
        </w:rPr>
        <w:t>注：</w:t>
      </w:r>
      <w:r w:rsidR="000526CE" w:rsidRPr="009C27DE">
        <w:rPr>
          <w:rFonts w:ascii="Times New Roman" w:eastAsia="黑体" w:hAnsi="Times New Roman" w:cs="Times New Roman" w:hint="eastAsia"/>
        </w:rPr>
        <w:t>如果客户业务或者系统涉及处理</w:t>
      </w:r>
      <w:r w:rsidR="000526CE" w:rsidRPr="009C27DE">
        <w:rPr>
          <w:rFonts w:ascii="Times New Roman" w:eastAsia="黑体" w:hAnsi="Times New Roman" w:cs="Times New Roman" w:hint="eastAsia"/>
        </w:rPr>
        <w:t>transaction</w:t>
      </w:r>
      <w:r w:rsidR="000526CE" w:rsidRPr="009C27DE">
        <w:rPr>
          <w:rFonts w:ascii="Times New Roman" w:eastAsia="黑体" w:hAnsi="Times New Roman" w:cs="Times New Roman" w:hint="eastAsia"/>
        </w:rPr>
        <w:t>，则保留</w:t>
      </w:r>
      <w:r w:rsidR="007E24C3" w:rsidRPr="009C27DE">
        <w:rPr>
          <w:rFonts w:ascii="Times New Roman" w:eastAsia="黑体" w:hAnsi="Times New Roman" w:cs="Times New Roman" w:hint="eastAsia"/>
        </w:rPr>
        <w:t>全文</w:t>
      </w:r>
      <w:r w:rsidRPr="009C27DE">
        <w:rPr>
          <w:rFonts w:ascii="Times New Roman" w:eastAsia="黑体" w:hAnsi="Times New Roman" w:cs="Times New Roman" w:hint="eastAsia"/>
        </w:rPr>
        <w:t>方括号下划线为</w:t>
      </w:r>
      <w:r w:rsidRPr="009C27DE">
        <w:rPr>
          <w:rFonts w:ascii="Times New Roman" w:eastAsia="黑体" w:hAnsi="Times New Roman" w:cs="Times New Roman"/>
        </w:rPr>
        <w:t>processing user entity transaction</w:t>
      </w:r>
      <w:r w:rsidRPr="009C27DE">
        <w:rPr>
          <w:rFonts w:ascii="Times New Roman" w:eastAsia="黑体" w:hAnsi="Times New Roman" w:cs="Times New Roman"/>
        </w:rPr>
        <w:t>相关</w:t>
      </w:r>
      <w:r w:rsidRPr="009C27DE">
        <w:rPr>
          <w:rFonts w:ascii="Times New Roman" w:eastAsia="黑体" w:hAnsi="Times New Roman" w:cs="Times New Roman"/>
        </w:rPr>
        <w:t>wording</w:t>
      </w:r>
      <w:r w:rsidRPr="009C27DE">
        <w:rPr>
          <w:rFonts w:ascii="Times New Roman" w:eastAsia="黑体" w:hAnsi="Times New Roman" w:cs="Times New Roman"/>
        </w:rPr>
        <w:t>，如无需要，则</w:t>
      </w:r>
      <w:r w:rsidRPr="009C27DE">
        <w:rPr>
          <w:rFonts w:ascii="Times New Roman" w:eastAsia="黑体" w:hAnsi="Times New Roman" w:cs="Times New Roman"/>
        </w:rPr>
        <w:t>delete</w:t>
      </w:r>
      <w:bookmarkEnd w:id="1"/>
      <w:r w:rsidR="00E030C2" w:rsidRPr="009C27DE">
        <w:rPr>
          <w:rFonts w:ascii="Times New Roman" w:eastAsia="黑体" w:hAnsi="Times New Roman" w:cs="Times New Roman" w:hint="eastAsia"/>
        </w:rPr>
        <w:t>，</w:t>
      </w:r>
      <w:r w:rsidR="00493D21" w:rsidRPr="009C27DE">
        <w:rPr>
          <w:rFonts w:ascii="Times New Roman" w:eastAsia="黑体" w:hAnsi="Times New Roman" w:cs="Times New Roman" w:hint="eastAsia"/>
        </w:rPr>
        <w:t>同时这里</w:t>
      </w:r>
      <w:r w:rsidR="00493D21" w:rsidRPr="009C27DE">
        <w:rPr>
          <w:rFonts w:ascii="Times New Roman" w:eastAsia="黑体" w:hAnsi="Times New Roman" w:cs="Times New Roman" w:hint="eastAsia"/>
        </w:rPr>
        <w:t>customize</w:t>
      </w:r>
      <w:r w:rsidR="00493D21" w:rsidRPr="009C27DE">
        <w:rPr>
          <w:rFonts w:ascii="Times New Roman" w:eastAsia="黑体" w:hAnsi="Times New Roman" w:cs="Times New Roman"/>
        </w:rPr>
        <w:t xml:space="preserve"> “</w:t>
      </w:r>
      <w:r w:rsidR="00493D21" w:rsidRPr="009C27DE">
        <w:rPr>
          <w:rFonts w:ascii="Times New Roman" w:eastAsia="黑体" w:hAnsi="Times New Roman" w:cs="Times New Roman"/>
          <w:b/>
          <w:bCs/>
        </w:rPr>
        <w:t>identification of the function performed by the system”</w:t>
      </w:r>
    </w:p>
  </w:comment>
  <w:comment w:id="2" w:author="Eric J Zhao" w:date="2022-03-22T18:10:00Z" w:initials="EJZ">
    <w:p w14:paraId="7CAD4BE0" w14:textId="6D9B907E" w:rsidR="00203885" w:rsidRPr="009C27DE" w:rsidRDefault="00203885">
      <w:pPr>
        <w:pStyle w:val="CommentText"/>
        <w:rPr>
          <w:rFonts w:eastAsia="黑体"/>
        </w:rPr>
      </w:pPr>
      <w:r>
        <w:rPr>
          <w:rStyle w:val="CommentReference"/>
        </w:rPr>
        <w:annotationRef/>
      </w:r>
      <w:r w:rsidRPr="009C27DE">
        <w:rPr>
          <w:rFonts w:ascii="Times New Roman" w:eastAsia="黑体" w:hAnsi="Times New Roman" w:cs="Times New Roman" w:hint="eastAsia"/>
        </w:rPr>
        <w:t>如果是</w:t>
      </w:r>
      <w:r w:rsidR="00BD748C" w:rsidRPr="009C27DE">
        <w:rPr>
          <w:rFonts w:ascii="Times New Roman" w:eastAsia="黑体" w:hAnsi="Times New Roman" w:cs="Times New Roman" w:hint="eastAsia"/>
        </w:rPr>
        <w:t>single</w:t>
      </w:r>
      <w:r w:rsidR="00BD748C" w:rsidRPr="009C27DE">
        <w:rPr>
          <w:rFonts w:ascii="Times New Roman" w:eastAsia="黑体" w:hAnsi="Times New Roman" w:cs="Times New Roman"/>
        </w:rPr>
        <w:t xml:space="preserve"> </w:t>
      </w:r>
      <w:r w:rsidR="00BD748C" w:rsidRPr="009C27DE">
        <w:rPr>
          <w:rFonts w:ascii="Times New Roman" w:eastAsia="黑体" w:hAnsi="Times New Roman" w:cs="Times New Roman" w:hint="eastAsia"/>
        </w:rPr>
        <w:t>user</w:t>
      </w:r>
      <w:r w:rsidR="00BD748C" w:rsidRPr="009C27DE">
        <w:rPr>
          <w:rFonts w:ascii="Times New Roman" w:eastAsia="黑体" w:hAnsi="Times New Roman" w:cs="Times New Roman"/>
        </w:rPr>
        <w:t xml:space="preserve"> </w:t>
      </w:r>
      <w:r w:rsidR="00BD748C" w:rsidRPr="009C27DE">
        <w:rPr>
          <w:rFonts w:ascii="Times New Roman" w:eastAsia="黑体" w:hAnsi="Times New Roman" w:cs="Times New Roman" w:hint="eastAsia"/>
        </w:rPr>
        <w:t>entity</w:t>
      </w:r>
      <w:r w:rsidRPr="009C27DE">
        <w:rPr>
          <w:rFonts w:ascii="Times New Roman" w:eastAsia="黑体" w:hAnsi="Times New Roman" w:cs="Times New Roman" w:hint="eastAsia"/>
        </w:rPr>
        <w:t>，则这里写</w:t>
      </w:r>
      <w:r w:rsidR="00BD748C" w:rsidRPr="009C27DE">
        <w:rPr>
          <w:rFonts w:ascii="Times New Roman" w:eastAsia="黑体" w:hAnsi="Times New Roman" w:cs="Times New Roman" w:hint="eastAsia"/>
        </w:rPr>
        <w:t>single</w:t>
      </w:r>
      <w:r w:rsidR="00BD748C" w:rsidRPr="009C27DE">
        <w:rPr>
          <w:rFonts w:ascii="Times New Roman" w:eastAsia="黑体" w:hAnsi="Times New Roman" w:cs="Times New Roman"/>
        </w:rPr>
        <w:t xml:space="preserve"> </w:t>
      </w:r>
      <w:r w:rsidR="00BD748C" w:rsidRPr="009C27DE">
        <w:rPr>
          <w:rFonts w:ascii="Times New Roman" w:eastAsia="黑体" w:hAnsi="Times New Roman" w:cs="Times New Roman" w:hint="eastAsia"/>
        </w:rPr>
        <w:t>user</w:t>
      </w:r>
      <w:r w:rsidR="00BD748C" w:rsidRPr="009C27DE">
        <w:rPr>
          <w:rFonts w:ascii="Times New Roman" w:eastAsia="黑体" w:hAnsi="Times New Roman" w:cs="Times New Roman"/>
        </w:rPr>
        <w:t xml:space="preserve"> </w:t>
      </w:r>
      <w:r w:rsidR="00BD748C" w:rsidRPr="009C27DE">
        <w:rPr>
          <w:rFonts w:ascii="Times New Roman" w:eastAsia="黑体" w:hAnsi="Times New Roman" w:cs="Times New Roman" w:hint="eastAsia"/>
        </w:rPr>
        <w:t>entity</w:t>
      </w:r>
      <w:r w:rsidRPr="009C27DE">
        <w:rPr>
          <w:rFonts w:ascii="Times New Roman" w:eastAsia="黑体" w:hAnsi="Times New Roman" w:cs="Times New Roman" w:hint="eastAsia"/>
        </w:rPr>
        <w:t>的名字，并定义简称</w:t>
      </w:r>
      <w:r w:rsidRPr="009C27DE">
        <w:rPr>
          <w:rFonts w:ascii="Times New Roman" w:eastAsia="黑体" w:hAnsi="Times New Roman" w:cs="Times New Roman" w:hint="eastAsia"/>
        </w:rPr>
        <w:t>(</w:t>
      </w:r>
      <w:r w:rsidRPr="009C27DE">
        <w:rPr>
          <w:rFonts w:ascii="Times New Roman" w:eastAsia="黑体" w:hAnsi="Times New Roman" w:cs="Times New Roman"/>
        </w:rPr>
        <w:t>the “User Entity”)</w:t>
      </w:r>
      <w:r w:rsidRPr="009C27DE">
        <w:rPr>
          <w:rFonts w:ascii="Times New Roman" w:eastAsia="黑体" w:hAnsi="Times New Roman" w:cs="Times New Roman" w:hint="eastAsia"/>
        </w:rPr>
        <w:t>，下文</w:t>
      </w:r>
      <w:r w:rsidRPr="009C27DE">
        <w:rPr>
          <w:rFonts w:ascii="Times New Roman" w:eastAsia="黑体" w:hAnsi="Times New Roman" w:cs="Times New Roman" w:hint="eastAsia"/>
        </w:rPr>
        <w:t>u</w:t>
      </w:r>
      <w:r w:rsidRPr="009C27DE">
        <w:rPr>
          <w:rFonts w:ascii="Times New Roman" w:eastAsia="黑体" w:hAnsi="Times New Roman" w:cs="Times New Roman"/>
        </w:rPr>
        <w:t>ser entities</w:t>
      </w:r>
      <w:r w:rsidRPr="009C27DE">
        <w:rPr>
          <w:rFonts w:ascii="Times New Roman" w:eastAsia="黑体" w:hAnsi="Times New Roman" w:cs="Times New Roman" w:hint="eastAsia"/>
        </w:rPr>
        <w:t>都修改为</w:t>
      </w:r>
      <w:r w:rsidRPr="009C27DE">
        <w:rPr>
          <w:rFonts w:ascii="Times New Roman" w:eastAsia="黑体" w:hAnsi="Times New Roman" w:cs="Times New Roman" w:hint="eastAsia"/>
        </w:rPr>
        <w:t>t</w:t>
      </w:r>
      <w:r w:rsidRPr="009C27DE">
        <w:rPr>
          <w:rFonts w:ascii="Times New Roman" w:eastAsia="黑体" w:hAnsi="Times New Roman" w:cs="Times New Roman"/>
        </w:rPr>
        <w:t>he User Entity</w:t>
      </w:r>
      <w:r w:rsidRPr="009C27DE">
        <w:rPr>
          <w:rFonts w:ascii="Times New Roman" w:eastAsia="黑体" w:hAnsi="Times New Roman" w:cs="Times New Roman" w:hint="eastAsia"/>
        </w:rPr>
        <w:t>；同时后一句修改为</w:t>
      </w:r>
      <w:r w:rsidR="00841375" w:rsidRPr="009C27DE">
        <w:rPr>
          <w:rFonts w:ascii="Times New Roman" w:eastAsia="黑体" w:hAnsi="Times New Roman" w:cs="Times New Roman" w:hint="eastAsia"/>
        </w:rPr>
        <w:t>“</w:t>
      </w:r>
      <w:r w:rsidRPr="009C27DE">
        <w:rPr>
          <w:rFonts w:ascii="Times New Roman" w:eastAsia="黑体" w:hAnsi="Times New Roman" w:cs="Times New Roman"/>
        </w:rPr>
        <w:t>and its auditor who audits and reports on the User Entity’s</w:t>
      </w:r>
      <w:r w:rsidR="00841375" w:rsidRPr="009C27DE">
        <w:rPr>
          <w:rFonts w:ascii="Times New Roman" w:eastAsia="黑体" w:hAnsi="Times New Roman" w:cs="Times New Roman" w:hint="eastAsia"/>
        </w:rPr>
        <w:t>”</w:t>
      </w:r>
    </w:p>
  </w:comment>
  <w:comment w:id="4" w:author="Fiona Xie" w:date="2024-07-08T12:49:00Z" w:initials="FX">
    <w:p w14:paraId="047463EA" w14:textId="77777777" w:rsidR="000922D5" w:rsidRDefault="000922D5" w:rsidP="000922D5">
      <w:pPr>
        <w:pStyle w:val="CommentText"/>
      </w:pPr>
      <w:r>
        <w:rPr>
          <w:rStyle w:val="CommentReference"/>
        </w:rPr>
        <w:annotationRef/>
      </w:r>
      <w:r>
        <w:rPr>
          <w:rFonts w:hint="eastAsia"/>
        </w:rPr>
        <w:t>若期间内某控制目标下的控制均未发生样本，需要加入这段话</w:t>
      </w:r>
    </w:p>
  </w:comment>
  <w:comment w:id="7" w:author="Sally Zhong" w:date="2023-04-28T17:00:00Z" w:initials="SZ">
    <w:p w14:paraId="18D697AB" w14:textId="3EC3FBFB" w:rsidR="00CD7F4D" w:rsidRPr="00CD7F4D" w:rsidRDefault="00CD7F4D">
      <w:pPr>
        <w:pStyle w:val="CommentText"/>
        <w:rPr>
          <w:bCs/>
        </w:rPr>
      </w:pPr>
      <w:r>
        <w:rPr>
          <w:rStyle w:val="CommentReference"/>
        </w:rPr>
        <w:annotationRef/>
      </w:r>
      <w:r w:rsidRPr="005B355F">
        <w:rPr>
          <w:rFonts w:ascii="Times New Roman" w:eastAsia="黑体" w:hAnsi="Times New Roman" w:cs="Times New Roman"/>
          <w:bCs/>
        </w:rPr>
        <w:t>注：</w:t>
      </w:r>
      <w:r w:rsidRPr="005E5EC2">
        <w:rPr>
          <w:rFonts w:ascii="Times New Roman" w:eastAsia="黑体" w:hAnsi="Times New Roman" w:cs="Times New Roman"/>
          <w:bCs/>
        </w:rPr>
        <w:t>无用户补</w:t>
      </w:r>
      <w:r w:rsidRPr="00CD7F4D">
        <w:rPr>
          <w:rFonts w:ascii="Times New Roman" w:eastAsia="黑体" w:hAnsi="Times New Roman" w:cs="Times New Roman"/>
          <w:bCs/>
        </w:rPr>
        <w:t>充</w:t>
      </w:r>
      <w:r w:rsidRPr="00CD7F4D">
        <w:rPr>
          <w:rFonts w:ascii="Times New Roman" w:eastAsia="黑体" w:hAnsi="Times New Roman" w:cs="Times New Roman" w:hint="eastAsia"/>
          <w:bCs/>
        </w:rPr>
        <w:t>性</w:t>
      </w:r>
      <w:r w:rsidRPr="00CD7F4D">
        <w:rPr>
          <w:rFonts w:ascii="Times New Roman" w:eastAsia="黑体" w:hAnsi="Times New Roman" w:cs="Times New Roman"/>
          <w:bCs/>
        </w:rPr>
        <w:t>控制</w:t>
      </w:r>
      <w:r w:rsidRPr="00CD7F4D">
        <w:rPr>
          <w:rFonts w:ascii="Times New Roman" w:eastAsia="黑体" w:hAnsi="Times New Roman" w:cs="Times New Roman" w:hint="eastAsia"/>
          <w:bCs/>
        </w:rPr>
        <w:t>时，则</w:t>
      </w:r>
      <w:r w:rsidRPr="00CD7F4D">
        <w:rPr>
          <w:rFonts w:ascii="Times New Roman" w:eastAsia="黑体" w:hAnsi="Times New Roman" w:cs="Times New Roman" w:hint="eastAsia"/>
          <w:bCs/>
        </w:rPr>
        <w:t>delete</w:t>
      </w:r>
      <w:r w:rsidRPr="00CD7F4D">
        <w:rPr>
          <w:rFonts w:ascii="Times New Roman" w:eastAsia="黑体" w:hAnsi="Times New Roman" w:cs="Times New Roman" w:hint="eastAsia"/>
          <w:bCs/>
        </w:rPr>
        <w:t>此段描述</w:t>
      </w:r>
    </w:p>
  </w:comment>
  <w:comment w:id="11" w:author="Nicole H Jin" w:date="2022-03-22T13:15:00Z" w:initials="NHJ">
    <w:p w14:paraId="27ADF8F4" w14:textId="442B72FC" w:rsidR="00B41E36" w:rsidRPr="00B41E36" w:rsidRDefault="00B41E36">
      <w:pPr>
        <w:pStyle w:val="CommentText"/>
        <w:rPr>
          <w:rFonts w:ascii="Times New Roman" w:eastAsia="黑体" w:hAnsi="Times New Roman" w:cs="Times New Roman"/>
        </w:rPr>
      </w:pPr>
      <w:r>
        <w:rPr>
          <w:rStyle w:val="CommentReference"/>
        </w:rPr>
        <w:annotationRef/>
      </w:r>
      <w:r w:rsidRPr="00B41E36">
        <w:rPr>
          <w:rFonts w:ascii="Times New Roman" w:eastAsia="黑体" w:hAnsi="Times New Roman" w:cs="Times New Roman"/>
        </w:rPr>
        <w:t>注：无用户补充</w:t>
      </w:r>
      <w:r w:rsidR="002348BD" w:rsidRPr="002348BD">
        <w:rPr>
          <w:rFonts w:ascii="Times New Roman" w:eastAsia="黑体" w:hAnsi="Times New Roman" w:cs="Times New Roman" w:hint="eastAsia"/>
        </w:rPr>
        <w:t>性</w:t>
      </w:r>
      <w:r w:rsidRPr="00B41E36">
        <w:rPr>
          <w:rFonts w:ascii="Times New Roman" w:eastAsia="黑体" w:hAnsi="Times New Roman" w:cs="Times New Roman"/>
        </w:rPr>
        <w:t>控制</w:t>
      </w:r>
      <w:r w:rsidR="007E24C3">
        <w:rPr>
          <w:rFonts w:ascii="Times New Roman" w:eastAsia="黑体" w:hAnsi="Times New Roman" w:cs="Times New Roman" w:hint="eastAsia"/>
        </w:rPr>
        <w:t>，则</w:t>
      </w:r>
      <w:r w:rsidR="00BD748C">
        <w:rPr>
          <w:rFonts w:ascii="Times New Roman" w:eastAsia="黑体" w:hAnsi="Times New Roman" w:cs="Times New Roman" w:hint="eastAsia"/>
        </w:rPr>
        <w:t>相应</w:t>
      </w:r>
      <w:r w:rsidRPr="00B41E36">
        <w:rPr>
          <w:rFonts w:ascii="Times New Roman" w:eastAsia="黑体" w:hAnsi="Times New Roman" w:cs="Times New Roman"/>
        </w:rPr>
        <w:t>delete</w:t>
      </w:r>
      <w:r w:rsidR="00BD748C">
        <w:rPr>
          <w:rFonts w:ascii="Times New Roman" w:eastAsia="黑体" w:hAnsi="Times New Roman" w:cs="Times New Roman" w:hint="eastAsia"/>
        </w:rPr>
        <w:t>有关</w:t>
      </w:r>
      <w:r w:rsidR="00BD748C">
        <w:rPr>
          <w:rFonts w:ascii="Times New Roman" w:eastAsia="黑体" w:hAnsi="Times New Roman" w:cs="Times New Roman" w:hint="eastAsia"/>
        </w:rPr>
        <w:t>wording</w:t>
      </w:r>
    </w:p>
  </w:comment>
  <w:comment w:id="13" w:author="Nicole H Jin" w:date="2022-03-22T13:23:00Z" w:initials="NHJ">
    <w:p w14:paraId="1F5B2CFD" w14:textId="6C2A25B2" w:rsidR="007E24C3" w:rsidRPr="007E24C3" w:rsidRDefault="007E24C3">
      <w:pPr>
        <w:pStyle w:val="CommentText"/>
        <w:rPr>
          <w:rFonts w:ascii="Times New Roman" w:eastAsia="黑体" w:hAnsi="Times New Roman" w:cs="Times New Roman"/>
        </w:rPr>
      </w:pPr>
      <w:r>
        <w:rPr>
          <w:rStyle w:val="CommentReference"/>
        </w:rPr>
        <w:annotationRef/>
      </w:r>
      <w:r w:rsidRPr="007E24C3">
        <w:rPr>
          <w:rFonts w:ascii="Times New Roman" w:eastAsia="黑体" w:hAnsi="Times New Roman" w:cs="Times New Roman" w:hint="eastAsia"/>
        </w:rPr>
        <w:t>注：</w:t>
      </w:r>
      <w:r w:rsidRPr="007E24C3">
        <w:rPr>
          <w:rFonts w:ascii="Times New Roman" w:eastAsia="黑体" w:hAnsi="Times New Roman" w:cs="Times New Roman" w:hint="eastAsia"/>
        </w:rPr>
        <w:t>single</w:t>
      </w:r>
      <w:r w:rsidRPr="007E24C3">
        <w:rPr>
          <w:rFonts w:ascii="Times New Roman" w:eastAsia="黑体" w:hAnsi="Times New Roman" w:cs="Times New Roman"/>
        </w:rPr>
        <w:t xml:space="preserve"> </w:t>
      </w:r>
      <w:r w:rsidRPr="007E24C3">
        <w:rPr>
          <w:rFonts w:ascii="Times New Roman" w:eastAsia="黑体" w:hAnsi="Times New Roman" w:cs="Times New Roman" w:hint="eastAsia"/>
        </w:rPr>
        <w:t>user</w:t>
      </w:r>
      <w:r w:rsidRPr="007E24C3">
        <w:rPr>
          <w:rFonts w:ascii="Times New Roman" w:eastAsia="黑体" w:hAnsi="Times New Roman" w:cs="Times New Roman"/>
        </w:rPr>
        <w:t xml:space="preserve"> </w:t>
      </w:r>
      <w:r w:rsidRPr="007E24C3">
        <w:rPr>
          <w:rFonts w:ascii="Times New Roman" w:eastAsia="黑体" w:hAnsi="Times New Roman" w:cs="Times New Roman" w:hint="eastAsia"/>
        </w:rPr>
        <w:t>entity</w:t>
      </w:r>
      <w:r w:rsidRPr="007E24C3">
        <w:rPr>
          <w:rFonts w:ascii="Times New Roman" w:eastAsia="黑体" w:hAnsi="Times New Roman" w:cs="Times New Roman" w:hint="eastAsia"/>
        </w:rPr>
        <w:t>时</w:t>
      </w:r>
      <w:r w:rsidRPr="007E24C3">
        <w:rPr>
          <w:rFonts w:ascii="Times New Roman" w:eastAsia="黑体" w:hAnsi="Times New Roman" w:cs="Times New Roman" w:hint="eastAsia"/>
        </w:rPr>
        <w:t>delete</w:t>
      </w:r>
      <w:r w:rsidRPr="007E24C3">
        <w:rPr>
          <w:rFonts w:ascii="Times New Roman" w:eastAsia="黑体" w:hAnsi="Times New Roman" w:cs="Times New Roman" w:hint="eastAsia"/>
        </w:rPr>
        <w:t>此处描述</w:t>
      </w:r>
    </w:p>
  </w:comment>
  <w:comment w:id="15" w:author="Nicole H Jin" w:date="2022-03-22T13:28:00Z" w:initials="NHJ">
    <w:p w14:paraId="5C5939EE" w14:textId="4126D313" w:rsidR="007E24C3" w:rsidRDefault="007E24C3">
      <w:pPr>
        <w:pStyle w:val="CommentText"/>
      </w:pPr>
      <w:r>
        <w:rPr>
          <w:rStyle w:val="CommentReference"/>
        </w:rPr>
        <w:annotationRef/>
      </w:r>
      <w:r w:rsidR="001E409D" w:rsidRPr="00B41E36">
        <w:rPr>
          <w:rFonts w:ascii="Times New Roman" w:eastAsia="黑体" w:hAnsi="Times New Roman" w:cs="Times New Roman"/>
        </w:rPr>
        <w:t>注：无用户补充</w:t>
      </w:r>
      <w:r w:rsidR="002348BD">
        <w:rPr>
          <w:rFonts w:ascii="Times New Roman" w:eastAsia="黑体" w:hAnsi="Times New Roman" w:cs="Times New Roman" w:hint="eastAsia"/>
        </w:rPr>
        <w:t>性</w:t>
      </w:r>
      <w:r w:rsidR="001E409D" w:rsidRPr="00B41E36">
        <w:rPr>
          <w:rFonts w:ascii="Times New Roman" w:eastAsia="黑体" w:hAnsi="Times New Roman" w:cs="Times New Roman"/>
        </w:rPr>
        <w:t>控制</w:t>
      </w:r>
      <w:r w:rsidR="001E409D">
        <w:rPr>
          <w:rFonts w:ascii="Times New Roman" w:eastAsia="黑体" w:hAnsi="Times New Roman" w:cs="Times New Roman" w:hint="eastAsia"/>
        </w:rPr>
        <w:t>，</w:t>
      </w:r>
      <w:r w:rsidR="00BD748C">
        <w:rPr>
          <w:rFonts w:ascii="Times New Roman" w:eastAsia="黑体" w:hAnsi="Times New Roman" w:cs="Times New Roman" w:hint="eastAsia"/>
        </w:rPr>
        <w:t>则相应</w:t>
      </w:r>
      <w:r w:rsidR="00BD748C" w:rsidRPr="00B41E36">
        <w:rPr>
          <w:rFonts w:ascii="Times New Roman" w:eastAsia="黑体" w:hAnsi="Times New Roman" w:cs="Times New Roman"/>
        </w:rPr>
        <w:t>delete</w:t>
      </w:r>
      <w:r w:rsidR="00BD748C">
        <w:rPr>
          <w:rFonts w:ascii="Times New Roman" w:eastAsia="黑体" w:hAnsi="Times New Roman" w:cs="Times New Roman" w:hint="eastAsia"/>
        </w:rPr>
        <w:t>有关</w:t>
      </w:r>
      <w:r w:rsidR="00BD748C">
        <w:rPr>
          <w:rFonts w:ascii="Times New Roman" w:eastAsia="黑体" w:hAnsi="Times New Roman" w:cs="Times New Roman" w:hint="eastAsia"/>
        </w:rPr>
        <w:t>wording</w:t>
      </w:r>
    </w:p>
  </w:comment>
  <w:comment w:id="18" w:author="Eric J Zhao" w:date="2022-03-22T20:59:00Z" w:initials="EJZ">
    <w:p w14:paraId="5C9770E1" w14:textId="701F9472" w:rsidR="00862320" w:rsidRDefault="00862320">
      <w:pPr>
        <w:pStyle w:val="CommentText"/>
      </w:pPr>
      <w:r>
        <w:rPr>
          <w:rStyle w:val="CommentReference"/>
        </w:rPr>
        <w:annotationRef/>
      </w:r>
      <w:bookmarkStart w:id="19" w:name="_Hlk98875222"/>
      <w:r w:rsidRPr="00862320">
        <w:rPr>
          <w:rFonts w:ascii="Times New Roman" w:eastAsia="黑体" w:hAnsi="Times New Roman" w:cs="Times New Roman" w:hint="eastAsia"/>
        </w:rPr>
        <w:t>落款要注意位置，不要单独一页</w:t>
      </w:r>
      <w:bookmarkEnd w:id="19"/>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4F67BC" w15:done="0"/>
  <w15:commentEx w15:paraId="7CAD4BE0" w15:done="0"/>
  <w15:commentEx w15:paraId="047463EA" w15:done="0"/>
  <w15:commentEx w15:paraId="18D697AB" w15:done="0"/>
  <w15:commentEx w15:paraId="27ADF8F4" w15:done="0"/>
  <w15:commentEx w15:paraId="1F5B2CFD" w15:done="0"/>
  <w15:commentEx w15:paraId="5C5939EE" w15:done="0"/>
  <w15:commentEx w15:paraId="5C9770E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E44B31" w16cex:dateUtc="2022-03-22T05:18:00Z"/>
  <w16cex:commentExtensible w16cex:durableId="25E48F7D" w16cex:dateUtc="2022-03-22T10:10:00Z"/>
  <w16cex:commentExtensible w16cex:durableId="2A365EC6" w16cex:dateUtc="2024-07-08T04:49:00Z"/>
  <w16cex:commentExtensible w16cex:durableId="27F67A4B" w16cex:dateUtc="2023-04-28T09:00:00Z"/>
  <w16cex:commentExtensible w16cex:durableId="25E44A7B" w16cex:dateUtc="2022-03-22T05:15:00Z"/>
  <w16cex:commentExtensible w16cex:durableId="25E44C43" w16cex:dateUtc="2022-03-22T05:23:00Z"/>
  <w16cex:commentExtensible w16cex:durableId="25E44D91" w16cex:dateUtc="2022-03-22T05:28:00Z"/>
  <w16cex:commentExtensible w16cex:durableId="25E4B73F" w16cex:dateUtc="2022-03-22T12: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4F67BC" w16cid:durableId="25E44B31"/>
  <w16cid:commentId w16cid:paraId="7CAD4BE0" w16cid:durableId="25E48F7D"/>
  <w16cid:commentId w16cid:paraId="047463EA" w16cid:durableId="2A365EC6"/>
  <w16cid:commentId w16cid:paraId="18D697AB" w16cid:durableId="27F67A4B"/>
  <w16cid:commentId w16cid:paraId="27ADF8F4" w16cid:durableId="25E44A7B"/>
  <w16cid:commentId w16cid:paraId="1F5B2CFD" w16cid:durableId="25E44C43"/>
  <w16cid:commentId w16cid:paraId="5C5939EE" w16cid:durableId="25E44D91"/>
  <w16cid:commentId w16cid:paraId="5C9770E1" w16cid:durableId="25E4B73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BF0FF" w14:textId="77777777" w:rsidR="00D671FF" w:rsidRDefault="00D671FF" w:rsidP="00666944">
      <w:r>
        <w:separator/>
      </w:r>
    </w:p>
  </w:endnote>
  <w:endnote w:type="continuationSeparator" w:id="0">
    <w:p w14:paraId="4D92C4C8" w14:textId="77777777" w:rsidR="00D671FF" w:rsidRDefault="00D671FF" w:rsidP="006669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华文楷体">
    <w:altName w:val="STKaiti"/>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4DF65" w14:textId="77777777" w:rsidR="00D671FF" w:rsidRDefault="00D671FF" w:rsidP="00666944">
      <w:r>
        <w:separator/>
      </w:r>
    </w:p>
  </w:footnote>
  <w:footnote w:type="continuationSeparator" w:id="0">
    <w:p w14:paraId="53CE2CFC" w14:textId="77777777" w:rsidR="00D671FF" w:rsidRDefault="00D671FF" w:rsidP="006669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B5D60"/>
    <w:multiLevelType w:val="hybridMultilevel"/>
    <w:tmpl w:val="D1F09544"/>
    <w:lvl w:ilvl="0" w:tplc="FB326D7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03735DD"/>
    <w:multiLevelType w:val="hybridMultilevel"/>
    <w:tmpl w:val="ABE272AC"/>
    <w:lvl w:ilvl="0" w:tplc="FB326D72">
      <w:start w:val="1"/>
      <w:numFmt w:val="decimal"/>
      <w:lvlText w:val="(%1)"/>
      <w:lvlJc w:val="left"/>
      <w:pPr>
        <w:ind w:left="1080" w:hanging="420"/>
      </w:pPr>
      <w:rPr>
        <w:rFonts w:hint="eastAsia"/>
      </w:rPr>
    </w:lvl>
    <w:lvl w:ilvl="1" w:tplc="04090019" w:tentative="1">
      <w:start w:val="1"/>
      <w:numFmt w:val="lowerLetter"/>
      <w:lvlText w:val="%2)"/>
      <w:lvlJc w:val="left"/>
      <w:pPr>
        <w:ind w:left="1500" w:hanging="420"/>
      </w:pPr>
    </w:lvl>
    <w:lvl w:ilvl="2" w:tplc="0409001B" w:tentative="1">
      <w:start w:val="1"/>
      <w:numFmt w:val="lowerRoman"/>
      <w:lvlText w:val="%3."/>
      <w:lvlJc w:val="right"/>
      <w:pPr>
        <w:ind w:left="1920" w:hanging="420"/>
      </w:pPr>
    </w:lvl>
    <w:lvl w:ilvl="3" w:tplc="0409000F" w:tentative="1">
      <w:start w:val="1"/>
      <w:numFmt w:val="decimal"/>
      <w:lvlText w:val="%4."/>
      <w:lvlJc w:val="left"/>
      <w:pPr>
        <w:ind w:left="2340" w:hanging="420"/>
      </w:pPr>
    </w:lvl>
    <w:lvl w:ilvl="4" w:tplc="04090019" w:tentative="1">
      <w:start w:val="1"/>
      <w:numFmt w:val="lowerLetter"/>
      <w:lvlText w:val="%5)"/>
      <w:lvlJc w:val="left"/>
      <w:pPr>
        <w:ind w:left="2760" w:hanging="420"/>
      </w:pPr>
    </w:lvl>
    <w:lvl w:ilvl="5" w:tplc="0409001B" w:tentative="1">
      <w:start w:val="1"/>
      <w:numFmt w:val="lowerRoman"/>
      <w:lvlText w:val="%6."/>
      <w:lvlJc w:val="right"/>
      <w:pPr>
        <w:ind w:left="3180" w:hanging="420"/>
      </w:pPr>
    </w:lvl>
    <w:lvl w:ilvl="6" w:tplc="0409000F" w:tentative="1">
      <w:start w:val="1"/>
      <w:numFmt w:val="decimal"/>
      <w:lvlText w:val="%7."/>
      <w:lvlJc w:val="left"/>
      <w:pPr>
        <w:ind w:left="3600" w:hanging="420"/>
      </w:pPr>
    </w:lvl>
    <w:lvl w:ilvl="7" w:tplc="04090019" w:tentative="1">
      <w:start w:val="1"/>
      <w:numFmt w:val="lowerLetter"/>
      <w:lvlText w:val="%8)"/>
      <w:lvlJc w:val="left"/>
      <w:pPr>
        <w:ind w:left="4020" w:hanging="420"/>
      </w:pPr>
    </w:lvl>
    <w:lvl w:ilvl="8" w:tplc="0409001B" w:tentative="1">
      <w:start w:val="1"/>
      <w:numFmt w:val="lowerRoman"/>
      <w:lvlText w:val="%9."/>
      <w:lvlJc w:val="right"/>
      <w:pPr>
        <w:ind w:left="4440" w:hanging="420"/>
      </w:pPr>
    </w:lvl>
  </w:abstractNum>
  <w:abstractNum w:abstractNumId="2" w15:restartNumberingAfterBreak="0">
    <w:nsid w:val="217C3F8E"/>
    <w:multiLevelType w:val="hybridMultilevel"/>
    <w:tmpl w:val="64D01CD4"/>
    <w:lvl w:ilvl="0" w:tplc="5E72BC50">
      <w:start w:val="1"/>
      <w:numFmt w:val="bullet"/>
      <w:lvlText w:val=""/>
      <w:lvlJc w:val="left"/>
      <w:pPr>
        <w:ind w:left="1680" w:hanging="420"/>
      </w:pPr>
      <w:rPr>
        <w:rFonts w:ascii="Wingdings" w:hAnsi="Wingdings" w:hint="default"/>
        <w:sz w:val="24"/>
        <w:szCs w:val="24"/>
      </w:rPr>
    </w:lvl>
    <w:lvl w:ilvl="1" w:tplc="04090003" w:tentative="1">
      <w:start w:val="1"/>
      <w:numFmt w:val="bullet"/>
      <w:lvlText w:val=""/>
      <w:lvlJc w:val="left"/>
      <w:pPr>
        <w:ind w:left="2100" w:hanging="420"/>
      </w:pPr>
      <w:rPr>
        <w:rFonts w:ascii="Wingdings" w:hAnsi="Wingdings" w:hint="default"/>
      </w:rPr>
    </w:lvl>
    <w:lvl w:ilvl="2" w:tplc="04090005" w:tentative="1">
      <w:start w:val="1"/>
      <w:numFmt w:val="bullet"/>
      <w:lvlText w:val=""/>
      <w:lvlJc w:val="left"/>
      <w:pPr>
        <w:ind w:left="2520" w:hanging="420"/>
      </w:pPr>
      <w:rPr>
        <w:rFonts w:ascii="Wingdings" w:hAnsi="Wingdings" w:hint="default"/>
      </w:rPr>
    </w:lvl>
    <w:lvl w:ilvl="3" w:tplc="04090001" w:tentative="1">
      <w:start w:val="1"/>
      <w:numFmt w:val="bullet"/>
      <w:lvlText w:val=""/>
      <w:lvlJc w:val="left"/>
      <w:pPr>
        <w:ind w:left="2940" w:hanging="420"/>
      </w:pPr>
      <w:rPr>
        <w:rFonts w:ascii="Wingdings" w:hAnsi="Wingdings" w:hint="default"/>
      </w:rPr>
    </w:lvl>
    <w:lvl w:ilvl="4" w:tplc="04090003" w:tentative="1">
      <w:start w:val="1"/>
      <w:numFmt w:val="bullet"/>
      <w:lvlText w:val=""/>
      <w:lvlJc w:val="left"/>
      <w:pPr>
        <w:ind w:left="3360" w:hanging="420"/>
      </w:pPr>
      <w:rPr>
        <w:rFonts w:ascii="Wingdings" w:hAnsi="Wingdings" w:hint="default"/>
      </w:rPr>
    </w:lvl>
    <w:lvl w:ilvl="5" w:tplc="04090005"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3" w:tentative="1">
      <w:start w:val="1"/>
      <w:numFmt w:val="bullet"/>
      <w:lvlText w:val=""/>
      <w:lvlJc w:val="left"/>
      <w:pPr>
        <w:ind w:left="4620" w:hanging="420"/>
      </w:pPr>
      <w:rPr>
        <w:rFonts w:ascii="Wingdings" w:hAnsi="Wingdings" w:hint="default"/>
      </w:rPr>
    </w:lvl>
    <w:lvl w:ilvl="8" w:tplc="04090005" w:tentative="1">
      <w:start w:val="1"/>
      <w:numFmt w:val="bullet"/>
      <w:lvlText w:val=""/>
      <w:lvlJc w:val="left"/>
      <w:pPr>
        <w:ind w:left="5040" w:hanging="420"/>
      </w:pPr>
      <w:rPr>
        <w:rFonts w:ascii="Wingdings" w:hAnsi="Wingdings" w:hint="default"/>
      </w:rPr>
    </w:lvl>
  </w:abstractNum>
  <w:abstractNum w:abstractNumId="3" w15:restartNumberingAfterBreak="0">
    <w:nsid w:val="294F68D0"/>
    <w:multiLevelType w:val="hybridMultilevel"/>
    <w:tmpl w:val="A46C5E88"/>
    <w:lvl w:ilvl="0" w:tplc="FB326D72">
      <w:start w:val="1"/>
      <w:numFmt w:val="decimal"/>
      <w:lvlText w:val="(%1)"/>
      <w:lvlJc w:val="left"/>
      <w:pPr>
        <w:ind w:left="1129" w:hanging="420"/>
      </w:pPr>
      <w:rPr>
        <w:rFonts w:hint="eastAsia"/>
        <w:b w:val="0"/>
      </w:rPr>
    </w:lvl>
    <w:lvl w:ilvl="1" w:tplc="04090019" w:tentative="1">
      <w:start w:val="1"/>
      <w:numFmt w:val="lowerLetter"/>
      <w:lvlText w:val="%2)"/>
      <w:lvlJc w:val="left"/>
      <w:pPr>
        <w:ind w:left="1549" w:hanging="420"/>
      </w:pPr>
    </w:lvl>
    <w:lvl w:ilvl="2" w:tplc="0409001B" w:tentative="1">
      <w:start w:val="1"/>
      <w:numFmt w:val="lowerRoman"/>
      <w:lvlText w:val="%3."/>
      <w:lvlJc w:val="right"/>
      <w:pPr>
        <w:ind w:left="1969" w:hanging="420"/>
      </w:pPr>
    </w:lvl>
    <w:lvl w:ilvl="3" w:tplc="0409000F" w:tentative="1">
      <w:start w:val="1"/>
      <w:numFmt w:val="decimal"/>
      <w:lvlText w:val="%4."/>
      <w:lvlJc w:val="left"/>
      <w:pPr>
        <w:ind w:left="2389" w:hanging="420"/>
      </w:pPr>
    </w:lvl>
    <w:lvl w:ilvl="4" w:tplc="04090019" w:tentative="1">
      <w:start w:val="1"/>
      <w:numFmt w:val="lowerLetter"/>
      <w:lvlText w:val="%5)"/>
      <w:lvlJc w:val="left"/>
      <w:pPr>
        <w:ind w:left="2809" w:hanging="420"/>
      </w:pPr>
    </w:lvl>
    <w:lvl w:ilvl="5" w:tplc="0409001B" w:tentative="1">
      <w:start w:val="1"/>
      <w:numFmt w:val="lowerRoman"/>
      <w:lvlText w:val="%6."/>
      <w:lvlJc w:val="right"/>
      <w:pPr>
        <w:ind w:left="3229" w:hanging="420"/>
      </w:pPr>
    </w:lvl>
    <w:lvl w:ilvl="6" w:tplc="0409000F" w:tentative="1">
      <w:start w:val="1"/>
      <w:numFmt w:val="decimal"/>
      <w:lvlText w:val="%7."/>
      <w:lvlJc w:val="left"/>
      <w:pPr>
        <w:ind w:left="3649" w:hanging="420"/>
      </w:pPr>
    </w:lvl>
    <w:lvl w:ilvl="7" w:tplc="04090019" w:tentative="1">
      <w:start w:val="1"/>
      <w:numFmt w:val="lowerLetter"/>
      <w:lvlText w:val="%8)"/>
      <w:lvlJc w:val="left"/>
      <w:pPr>
        <w:ind w:left="4069" w:hanging="420"/>
      </w:pPr>
    </w:lvl>
    <w:lvl w:ilvl="8" w:tplc="0409001B" w:tentative="1">
      <w:start w:val="1"/>
      <w:numFmt w:val="lowerRoman"/>
      <w:lvlText w:val="%9."/>
      <w:lvlJc w:val="right"/>
      <w:pPr>
        <w:ind w:left="4489" w:hanging="420"/>
      </w:pPr>
    </w:lvl>
  </w:abstractNum>
  <w:abstractNum w:abstractNumId="4" w15:restartNumberingAfterBreak="0">
    <w:nsid w:val="30CC4A51"/>
    <w:multiLevelType w:val="hybridMultilevel"/>
    <w:tmpl w:val="FF68BDE8"/>
    <w:lvl w:ilvl="0" w:tplc="1D6AC23C">
      <w:start w:val="1"/>
      <w:numFmt w:val="lowerLetter"/>
      <w:lvlText w:val="%1."/>
      <w:lvlJc w:val="left"/>
      <w:pPr>
        <w:ind w:left="420" w:hanging="420"/>
      </w:pPr>
      <w:rPr>
        <w:rFonts w:cs="Times New Roman"/>
        <w:i w:val="0"/>
        <w:iCs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E364C8F"/>
    <w:multiLevelType w:val="hybridMultilevel"/>
    <w:tmpl w:val="AFBEB11A"/>
    <w:lvl w:ilvl="0" w:tplc="652A62A8">
      <w:start w:val="2"/>
      <w:numFmt w:val="lowerLetter"/>
      <w:lvlText w:val="%1."/>
      <w:lvlJc w:val="left"/>
      <w:pPr>
        <w:ind w:left="840" w:hanging="420"/>
      </w:pPr>
      <w:rPr>
        <w:rFonts w:hint="default"/>
        <w:b w:val="0"/>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1550260942">
    <w:abstractNumId w:val="4"/>
  </w:num>
  <w:num w:numId="2" w16cid:durableId="1058436233">
    <w:abstractNumId w:val="2"/>
  </w:num>
  <w:num w:numId="3" w16cid:durableId="2097162787">
    <w:abstractNumId w:val="1"/>
  </w:num>
  <w:num w:numId="4" w16cid:durableId="1401252826">
    <w:abstractNumId w:val="0"/>
  </w:num>
  <w:num w:numId="5" w16cid:durableId="395978123">
    <w:abstractNumId w:val="5"/>
  </w:num>
  <w:num w:numId="6" w16cid:durableId="151710936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ole H Jin">
    <w15:presenceInfo w15:providerId="AD" w15:userId="S::Nicole.H.Jin@cn.ey.com::cdbbc219-a839-4fde-8c65-abd18eb655b1"/>
  </w15:person>
  <w15:person w15:author="Eric J Zhao">
    <w15:presenceInfo w15:providerId="AD" w15:userId="S::Eric-J.Zhao@mlgc.ey.com::fed2f2bb-5a52-485d-a048-07e8c6034232"/>
  </w15:person>
  <w15:person w15:author="Fiona Xie">
    <w15:presenceInfo w15:providerId="AD" w15:userId="S::Fiona.Xie@cn.ey.com::20e938e6-ba1e-4450-b777-8c74bdeef9fe"/>
  </w15:person>
  <w15:person w15:author="Stella TY Shen">
    <w15:presenceInfo w15:providerId="AD" w15:userId="S::Stella.TY.Shen@cn.ey.com::22437f56-47b7-45b9-b44d-4940b7b79eca"/>
  </w15:person>
  <w15:person w15:author="Sally Zhong">
    <w15:presenceInfo w15:providerId="AD" w15:userId="S::Sally.Zhong@cn.ey.com::8ea21686-6d55-4adc-a53a-657ad61aa23a"/>
  </w15:person>
  <w15:person w15:author="Tina YZ Zhang">
    <w15:presenceInfo w15:providerId="AD" w15:userId="S::Tina.YZ.Zhang@cn.ey.com::46853656-1556-4176-986e-718e8354619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trackRevisions/>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C9D"/>
    <w:rsid w:val="000526CE"/>
    <w:rsid w:val="000922D5"/>
    <w:rsid w:val="000D200B"/>
    <w:rsid w:val="000D5933"/>
    <w:rsid w:val="00104BA6"/>
    <w:rsid w:val="001077DD"/>
    <w:rsid w:val="00114056"/>
    <w:rsid w:val="001715F3"/>
    <w:rsid w:val="001E1CA6"/>
    <w:rsid w:val="001E409D"/>
    <w:rsid w:val="001F4EAF"/>
    <w:rsid w:val="00203885"/>
    <w:rsid w:val="002348BD"/>
    <w:rsid w:val="002A16AA"/>
    <w:rsid w:val="002B4F18"/>
    <w:rsid w:val="002E2729"/>
    <w:rsid w:val="003072EA"/>
    <w:rsid w:val="00383177"/>
    <w:rsid w:val="003F0963"/>
    <w:rsid w:val="003F3F95"/>
    <w:rsid w:val="004400C4"/>
    <w:rsid w:val="00446D73"/>
    <w:rsid w:val="00481790"/>
    <w:rsid w:val="00493D21"/>
    <w:rsid w:val="004A30D6"/>
    <w:rsid w:val="0056322E"/>
    <w:rsid w:val="00587ADB"/>
    <w:rsid w:val="005B4FFA"/>
    <w:rsid w:val="005B5099"/>
    <w:rsid w:val="006239C1"/>
    <w:rsid w:val="00640CFB"/>
    <w:rsid w:val="00666944"/>
    <w:rsid w:val="00682500"/>
    <w:rsid w:val="006A66A1"/>
    <w:rsid w:val="006B2A6D"/>
    <w:rsid w:val="006C1B13"/>
    <w:rsid w:val="006E17CA"/>
    <w:rsid w:val="006F64B3"/>
    <w:rsid w:val="00706CA8"/>
    <w:rsid w:val="00791AC6"/>
    <w:rsid w:val="007C59D8"/>
    <w:rsid w:val="007C5C9A"/>
    <w:rsid w:val="007E24C3"/>
    <w:rsid w:val="008070C2"/>
    <w:rsid w:val="00841375"/>
    <w:rsid w:val="00862320"/>
    <w:rsid w:val="00864AE4"/>
    <w:rsid w:val="00864D08"/>
    <w:rsid w:val="00867FA3"/>
    <w:rsid w:val="008A2CAD"/>
    <w:rsid w:val="00941AAD"/>
    <w:rsid w:val="00972133"/>
    <w:rsid w:val="00983F44"/>
    <w:rsid w:val="009C27DE"/>
    <w:rsid w:val="009C2C9D"/>
    <w:rsid w:val="009D37E2"/>
    <w:rsid w:val="009F067F"/>
    <w:rsid w:val="00A21CC4"/>
    <w:rsid w:val="00A52C18"/>
    <w:rsid w:val="00A90347"/>
    <w:rsid w:val="00AA21D4"/>
    <w:rsid w:val="00AC29F6"/>
    <w:rsid w:val="00AD685A"/>
    <w:rsid w:val="00AE41C0"/>
    <w:rsid w:val="00AF29A0"/>
    <w:rsid w:val="00AF2A1C"/>
    <w:rsid w:val="00B061C4"/>
    <w:rsid w:val="00B24DFE"/>
    <w:rsid w:val="00B41E36"/>
    <w:rsid w:val="00B61A3A"/>
    <w:rsid w:val="00B85BB8"/>
    <w:rsid w:val="00BD748C"/>
    <w:rsid w:val="00C12BEE"/>
    <w:rsid w:val="00C65189"/>
    <w:rsid w:val="00C8664E"/>
    <w:rsid w:val="00CD7F4D"/>
    <w:rsid w:val="00D10DAF"/>
    <w:rsid w:val="00D20FCD"/>
    <w:rsid w:val="00D2502A"/>
    <w:rsid w:val="00D2724A"/>
    <w:rsid w:val="00D32EEA"/>
    <w:rsid w:val="00D671FF"/>
    <w:rsid w:val="00D942C9"/>
    <w:rsid w:val="00DB5C6D"/>
    <w:rsid w:val="00DC397A"/>
    <w:rsid w:val="00DC5E58"/>
    <w:rsid w:val="00E030C2"/>
    <w:rsid w:val="00E173BB"/>
    <w:rsid w:val="00E81DC1"/>
    <w:rsid w:val="00E92A8F"/>
    <w:rsid w:val="00E97DB2"/>
    <w:rsid w:val="00EC3C2C"/>
    <w:rsid w:val="00ED53D1"/>
    <w:rsid w:val="00F16E8F"/>
    <w:rsid w:val="00F23BBE"/>
    <w:rsid w:val="00F461CB"/>
    <w:rsid w:val="00F73CDD"/>
    <w:rsid w:val="00FB1F62"/>
    <w:rsid w:val="00FD4759"/>
    <w:rsid w:val="00FE13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E51ADB"/>
  <w15:chartTrackingRefBased/>
  <w15:docId w15:val="{03964FFC-9E70-4F9A-A70C-7DE380FE1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华文楷体" w:hAnsiTheme="minorHAnsi" w:cstheme="minorBidi"/>
        <w:kern w:val="2"/>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1F62"/>
    <w:pPr>
      <w:ind w:firstLineChars="200" w:firstLine="420"/>
    </w:pPr>
  </w:style>
  <w:style w:type="character" w:styleId="CommentReference">
    <w:name w:val="annotation reference"/>
    <w:basedOn w:val="DefaultParagraphFont"/>
    <w:uiPriority w:val="99"/>
    <w:semiHidden/>
    <w:unhideWhenUsed/>
    <w:rsid w:val="00D942C9"/>
    <w:rPr>
      <w:sz w:val="21"/>
      <w:szCs w:val="21"/>
    </w:rPr>
  </w:style>
  <w:style w:type="paragraph" w:styleId="CommentText">
    <w:name w:val="annotation text"/>
    <w:basedOn w:val="Normal"/>
    <w:link w:val="CommentTextChar"/>
    <w:uiPriority w:val="99"/>
    <w:unhideWhenUsed/>
    <w:rsid w:val="00D942C9"/>
    <w:pPr>
      <w:jc w:val="left"/>
    </w:pPr>
  </w:style>
  <w:style w:type="character" w:customStyle="1" w:styleId="CommentTextChar">
    <w:name w:val="Comment Text Char"/>
    <w:basedOn w:val="DefaultParagraphFont"/>
    <w:link w:val="CommentText"/>
    <w:uiPriority w:val="99"/>
    <w:rsid w:val="00D942C9"/>
  </w:style>
  <w:style w:type="paragraph" w:styleId="CommentSubject">
    <w:name w:val="annotation subject"/>
    <w:basedOn w:val="CommentText"/>
    <w:next w:val="CommentText"/>
    <w:link w:val="CommentSubjectChar"/>
    <w:uiPriority w:val="99"/>
    <w:semiHidden/>
    <w:unhideWhenUsed/>
    <w:rsid w:val="00D942C9"/>
    <w:rPr>
      <w:b/>
      <w:bCs/>
    </w:rPr>
  </w:style>
  <w:style w:type="character" w:customStyle="1" w:styleId="CommentSubjectChar">
    <w:name w:val="Comment Subject Char"/>
    <w:basedOn w:val="CommentTextChar"/>
    <w:link w:val="CommentSubject"/>
    <w:uiPriority w:val="99"/>
    <w:semiHidden/>
    <w:rsid w:val="00D942C9"/>
    <w:rPr>
      <w:b/>
      <w:bCs/>
    </w:rPr>
  </w:style>
  <w:style w:type="paragraph" w:styleId="Header">
    <w:name w:val="header"/>
    <w:basedOn w:val="Normal"/>
    <w:link w:val="HeaderChar"/>
    <w:uiPriority w:val="99"/>
    <w:unhideWhenUsed/>
    <w:rsid w:val="00666944"/>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666944"/>
    <w:rPr>
      <w:sz w:val="18"/>
      <w:szCs w:val="18"/>
    </w:rPr>
  </w:style>
  <w:style w:type="paragraph" w:styleId="Footer">
    <w:name w:val="footer"/>
    <w:basedOn w:val="Normal"/>
    <w:link w:val="FooterChar"/>
    <w:uiPriority w:val="99"/>
    <w:unhideWhenUsed/>
    <w:rsid w:val="00666944"/>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666944"/>
    <w:rPr>
      <w:sz w:val="18"/>
      <w:szCs w:val="18"/>
    </w:rPr>
  </w:style>
  <w:style w:type="paragraph" w:styleId="Revision">
    <w:name w:val="Revision"/>
    <w:hidden/>
    <w:uiPriority w:val="99"/>
    <w:semiHidden/>
    <w:rsid w:val="000D59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文档" ma:contentTypeID="0x010100A8C3BB641D249E4BB69D94D612BF9DC6" ma:contentTypeVersion="0" ma:contentTypeDescription="新建文档。" ma:contentTypeScope="" ma:versionID="8527aa5d45578aef14ee5cd8d89e6bcc">
  <xsd:schema xmlns:xsd="http://www.w3.org/2001/XMLSchema" xmlns:xs="http://www.w3.org/2001/XMLSchema" xmlns:p="http://schemas.microsoft.com/office/2006/metadata/properties" targetNamespace="http://schemas.microsoft.com/office/2006/metadata/properties" ma:root="true" ma:fieldsID="5b2cdd164d825b3503e39baf1bb8575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275B0AB-53E1-46FC-922E-D7633D6A21FA}">
  <ds:schemaRefs>
    <ds:schemaRef ds:uri="http://schemas.microsoft.com/sharepoint/v3/contenttype/forms"/>
  </ds:schemaRefs>
</ds:datastoreItem>
</file>

<file path=customXml/itemProps2.xml><?xml version="1.0" encoding="utf-8"?>
<ds:datastoreItem xmlns:ds="http://schemas.openxmlformats.org/officeDocument/2006/customXml" ds:itemID="{F65DE9A1-0B9F-41B9-B2DF-505BDB7C3065}">
  <ds:schemaRefs>
    <ds:schemaRef ds:uri="http://schemas.openxmlformats.org/officeDocument/2006/bibliography"/>
  </ds:schemaRefs>
</ds:datastoreItem>
</file>

<file path=customXml/itemProps3.xml><?xml version="1.0" encoding="utf-8"?>
<ds:datastoreItem xmlns:ds="http://schemas.openxmlformats.org/officeDocument/2006/customXml" ds:itemID="{42763C51-3168-4AEB-9659-925DAF6B2AB7}"/>
</file>

<file path=customXml/itemProps4.xml><?xml version="1.0" encoding="utf-8"?>
<ds:datastoreItem xmlns:ds="http://schemas.openxmlformats.org/officeDocument/2006/customXml" ds:itemID="{EBBE1EEA-DCA4-4464-BD78-3BAC33BF265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3</Pages>
  <Words>830</Words>
  <Characters>4733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H Jin</dc:creator>
  <cp:keywords/>
  <dc:description/>
  <cp:lastModifiedBy>Fiona Xie</cp:lastModifiedBy>
  <cp:revision>58</cp:revision>
  <dcterms:created xsi:type="dcterms:W3CDTF">2022-03-22T13:39:00Z</dcterms:created>
  <dcterms:modified xsi:type="dcterms:W3CDTF">2025-05-21T09:51:00Z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0x010100A8C3BB641D249E4BB69D94D612BF9DC6</vt:lpwstr>
  </property>
  <property fmtid="{D5CDD505-2E9C-101B-9397-08002B2CF9AE}" pid="3" name="Order">
    <vt:r8>4422600</vt:r8>
  </property>
  <property fmtid="{D5CDD505-2E9C-101B-9397-08002B2CF9AE}" pid="4" name="_activity">
    <vt:lpwstr>{"FileActivityType":"6","FileActivityTimeStamp":"2023-08-03T08:05:51.697Z","FileActivityUsersOnPage":[{"DisplayName":"Vic Gong","Id":"vic.gong@cn.ey.com"}],"FileActivityNavigationId":null}</vt:lpwstr>
  </property>
  <property fmtid="{D5CDD505-2E9C-101B-9397-08002B2CF9AE}" pid="5" name="_ExtendedDescription">
    <vt:lpwstr/>
  </property>
  <property fmtid="{D5CDD505-2E9C-101B-9397-08002B2CF9AE}" pid="6" name="TriggerFlowInfo">
    <vt:lpwstr/>
  </property>
  <property fmtid="{D5CDD505-2E9C-101B-9397-08002B2CF9AE}" pid="7" name="ComplianceAssetId">
    <vt:lpwstr/>
  </property>
</Properties>
</file>
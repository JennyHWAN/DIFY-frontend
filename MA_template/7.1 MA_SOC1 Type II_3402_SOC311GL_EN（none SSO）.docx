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81A52" w:rsidR="00425985" w:rsidP="00026490" w:rsidRDefault="00425985" w14:paraId="23037B36" w14:textId="77777777">
      <w:pPr>
        <w:widowControl w:val="0"/>
        <w:snapToGrid w:val="0"/>
        <w:spacing w:line="276" w:lineRule="auto"/>
        <w:jc w:val="both"/>
        <w:rPr>
          <w:rFonts w:ascii="Times New Roman" w:hAnsi="Times New Roman" w:eastAsia="MS Mincho" w:cs="Times New Roman"/>
          <w:sz w:val="22"/>
          <w:szCs w:val="22"/>
          <w:lang w:bidi="he-IL"/>
        </w:rPr>
      </w:pPr>
    </w:p>
    <w:p w:rsidRPr="00581A52" w:rsidR="00425985" w:rsidP="00026490" w:rsidRDefault="00425985" w14:paraId="60D40824" w14:textId="77777777">
      <w:pPr>
        <w:widowControl w:val="0"/>
        <w:snapToGrid w:val="0"/>
        <w:spacing w:line="276" w:lineRule="auto"/>
        <w:jc w:val="both"/>
        <w:rPr>
          <w:rFonts w:ascii="Times New Roman" w:hAnsi="Times New Roman" w:eastAsia="MS Mincho" w:cs="Times New Roman"/>
          <w:sz w:val="22"/>
          <w:szCs w:val="22"/>
          <w:lang w:bidi="he-IL"/>
        </w:rPr>
      </w:pPr>
    </w:p>
    <w:p w:rsidRPr="00581A52" w:rsidR="00425985" w:rsidP="00026490" w:rsidRDefault="00425985" w14:paraId="41108C28" w14:textId="7F9AC41E">
      <w:pPr>
        <w:widowControl w:val="0"/>
        <w:snapToGrid w:val="0"/>
        <w:spacing w:line="276" w:lineRule="auto"/>
        <w:jc w:val="both"/>
        <w:rPr>
          <w:rFonts w:ascii="Times New Roman" w:hAnsi="Times New Roman" w:eastAsia="MS Mincho" w:cs="Times New Roman"/>
          <w:sz w:val="22"/>
          <w:szCs w:val="22"/>
          <w:lang w:bidi="he-IL"/>
        </w:rPr>
      </w:pP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[Service organization </w:t>
      </w:r>
      <w:r w:rsidRPr="00581A52" w:rsidR="003D4503">
        <w:rPr>
          <w:rFonts w:ascii="Times New Roman" w:hAnsi="Times New Roman" w:eastAsia="MS Mincho" w:cs="Times New Roman"/>
          <w:sz w:val="22"/>
          <w:szCs w:val="22"/>
          <w:lang w:bidi="he-IL"/>
        </w:rPr>
        <w:t>n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ame]’s Management Statements </w:t>
      </w:r>
    </w:p>
    <w:p w:rsidRPr="00581A52" w:rsidR="00425985" w:rsidP="00026490" w:rsidRDefault="00425985" w14:paraId="47E8E75B" w14:textId="77777777">
      <w:pPr>
        <w:widowControl w:val="0"/>
        <w:snapToGri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Pr="00581A52" w:rsidR="00425985" w:rsidP="00026490" w:rsidRDefault="00425985" w14:paraId="32DDC229" w14:textId="14F16BCA">
      <w:pPr>
        <w:widowControl w:val="0"/>
        <w:snapToGri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81A52">
        <w:rPr>
          <w:rFonts w:ascii="Times New Roman" w:hAnsi="Times New Roman" w:cs="Times New Roman"/>
          <w:sz w:val="22"/>
          <w:szCs w:val="22"/>
        </w:rPr>
        <w:t>[</w:t>
      </w:r>
      <w:r w:rsidRPr="00581A52">
        <w:rPr>
          <w:rFonts w:ascii="Times New Roman" w:hAnsi="Times New Roman" w:cs="Times New Roman"/>
          <w:bCs/>
          <w:sz w:val="22"/>
          <w:szCs w:val="22"/>
        </w:rPr>
        <w:t>Date of report</w:t>
      </w:r>
      <w:r w:rsidRPr="00581A52">
        <w:rPr>
          <w:rFonts w:ascii="Times New Roman" w:hAnsi="Times New Roman" w:cs="Times New Roman"/>
          <w:sz w:val="22"/>
          <w:szCs w:val="22"/>
        </w:rPr>
        <w:t>]</w:t>
      </w:r>
    </w:p>
    <w:p w:rsidRPr="00581A52" w:rsidR="00425985" w:rsidP="00026490" w:rsidRDefault="00425985" w14:paraId="006E5A64" w14:textId="77777777">
      <w:pPr>
        <w:widowControl w:val="0"/>
        <w:snapToGrid w:val="0"/>
        <w:spacing w:line="276" w:lineRule="auto"/>
        <w:jc w:val="both"/>
        <w:rPr>
          <w:rFonts w:ascii="Times New Roman" w:hAnsi="Times New Roman" w:eastAsia="MS Mincho" w:cs="Times New Roman"/>
          <w:sz w:val="22"/>
          <w:szCs w:val="22"/>
          <w:lang w:bidi="he-IL"/>
        </w:rPr>
      </w:pPr>
    </w:p>
    <w:p w:rsidRPr="00581A52" w:rsidR="00425985" w:rsidP="5506FDB2" w:rsidRDefault="00E72BCB" w14:paraId="248E6A59" w14:textId="353A449C" w14:noSpellErr="1">
      <w:pPr>
        <w:widowControl w:val="0"/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bCs w:val="0"/>
          <w:color w:val="FF0000"/>
          <w:sz w:val="22"/>
          <w:szCs w:val="22"/>
          <w:lang w:bidi="he-IL"/>
          <w:rPrChange w:author="Kyle Tang" w:date="2025-12-19T05:55:58.564Z" w:id="737142540">
            <w:rPr>
              <w:rFonts w:ascii="Times New Roman" w:hAnsi="Times New Roman" w:eastAsia="MS Mincho" w:cs="Times New Roman"/>
              <w:b w:val="0"/>
              <w:bCs w:val="0"/>
              <w:sz w:val="22"/>
              <w:szCs w:val="22"/>
              <w:lang w:bidi="he-IL"/>
            </w:rPr>
          </w:rPrChange>
        </w:rPr>
      </w:pPr>
      <w:bookmarkStart w:name="_DV_M1178" w:id="0"/>
      <w:bookmarkEnd w:id="0"/>
      <w:r w:rsidRPr="5506FDB2" w:rsidR="00E72BCB">
        <w:rPr>
          <w:rFonts w:ascii="Times New Roman" w:hAnsi="Times New Roman" w:cs="Times New Roman"/>
          <w:sz w:val="22"/>
          <w:szCs w:val="22"/>
        </w:rPr>
        <w:t>[</w:t>
      </w:r>
      <w:r w:rsidRPr="5506FDB2" w:rsidR="00E72BCB">
        <w:rPr>
          <w:rFonts w:ascii="Times New Roman" w:hAnsi="Times New Roman" w:cs="Times New Roman"/>
          <w:sz w:val="22"/>
          <w:szCs w:val="22"/>
        </w:rPr>
        <w:t>Service organization name</w:t>
      </w:r>
      <w:r w:rsidRPr="5506FDB2" w:rsidR="00E72BCB">
        <w:rPr>
          <w:rFonts w:ascii="Times New Roman" w:hAnsi="Times New Roman" w:cs="Times New Roman"/>
          <w:sz w:val="22"/>
          <w:szCs w:val="22"/>
        </w:rPr>
        <w:t xml:space="preserve">] </w:t>
      </w:r>
      <w:r w:rsidRPr="5506FDB2" w:rsidR="00E72BCB">
        <w:rPr>
          <w:rFonts w:ascii="Times New Roman" w:hAnsi="Times New Roman" w:cs="Times New Roman"/>
          <w:b w:val="0"/>
          <w:bCs w:val="0"/>
          <w:sz w:val="22"/>
          <w:szCs w:val="22"/>
        </w:rPr>
        <w:t>(“[</w:t>
      </w:r>
      <w:r w:rsidRPr="5506FDB2" w:rsidR="00E72BCB">
        <w:rPr>
          <w:rFonts w:ascii="Times New Roman" w:hAnsi="Times New Roman" w:cs="Times New Roman"/>
          <w:sz w:val="22"/>
          <w:szCs w:val="22"/>
        </w:rPr>
        <w:t>Service organization short name</w:t>
      </w:r>
      <w:r w:rsidRPr="5506FDB2" w:rsidR="00E72BCB">
        <w:rPr>
          <w:rFonts w:ascii="Times New Roman" w:hAnsi="Times New Roman" w:cs="Times New Roman"/>
          <w:b w:val="0"/>
          <w:bCs w:val="0"/>
          <w:sz w:val="22"/>
          <w:szCs w:val="22"/>
        </w:rPr>
        <w:t>]” or “we” or the “Service Organization”) has prepared the description of [</w:t>
      </w:r>
      <w:r w:rsidRPr="5506FDB2" w:rsidR="00E72BCB">
        <w:rPr>
          <w:rFonts w:ascii="Times New Roman" w:hAnsi="Times New Roman" w:cs="Times New Roman"/>
          <w:sz w:val="22"/>
          <w:szCs w:val="22"/>
        </w:rPr>
        <w:t>Service organization short name</w:t>
      </w:r>
      <w:r w:rsidRPr="5506FDB2" w:rsidR="00E72BCB">
        <w:rPr>
          <w:rFonts w:ascii="Times New Roman" w:hAnsi="Times New Roman" w:cs="Times New Roman"/>
          <w:b w:val="0"/>
          <w:bCs w:val="0"/>
          <w:sz w:val="22"/>
          <w:szCs w:val="22"/>
        </w:rPr>
        <w:t>]’s [</w:t>
      </w:r>
      <w:r w:rsidRPr="5506FDB2" w:rsidR="00E72BCB">
        <w:rPr>
          <w:rFonts w:ascii="Times New Roman" w:hAnsi="Times New Roman" w:cs="Times New Roman"/>
          <w:sz w:val="22"/>
          <w:szCs w:val="22"/>
        </w:rPr>
        <w:t>Service organization’s system</w:t>
      </w:r>
      <w:r w:rsidRPr="5506FDB2" w:rsidR="00E72BCB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] (the “System”) entitled, </w:t>
      </w:r>
      <w:r w:rsidRPr="5506FDB2" w:rsidR="00E72BCB">
        <w:rPr>
          <w:rFonts w:ascii="Times New Roman" w:hAnsi="Times New Roman" w:cs="Times New Roman"/>
          <w:b w:val="0"/>
          <w:bCs w:val="0"/>
          <w:i w:val="1"/>
          <w:iCs w:val="1"/>
          <w:sz w:val="22"/>
          <w:szCs w:val="22"/>
        </w:rPr>
        <w:t>Description of [</w:t>
      </w:r>
      <w:r w:rsidRPr="5506FDB2" w:rsidR="00E72BCB">
        <w:rPr>
          <w:rFonts w:ascii="Times New Roman" w:hAnsi="Times New Roman" w:cs="Times New Roman"/>
          <w:i w:val="1"/>
          <w:iCs w:val="1"/>
          <w:sz w:val="22"/>
          <w:szCs w:val="22"/>
        </w:rPr>
        <w:t>Service organization name</w:t>
      </w:r>
      <w:r w:rsidRPr="5506FDB2" w:rsidR="00E72BCB">
        <w:rPr>
          <w:rFonts w:ascii="Times New Roman" w:hAnsi="Times New Roman" w:cs="Times New Roman"/>
          <w:b w:val="0"/>
          <w:bCs w:val="0"/>
          <w:i w:val="1"/>
          <w:iCs w:val="1"/>
          <w:sz w:val="22"/>
          <w:szCs w:val="22"/>
        </w:rPr>
        <w:t>]’s [</w:t>
      </w:r>
      <w:r w:rsidRPr="5506FDB2" w:rsidR="00E72BCB">
        <w:rPr>
          <w:rFonts w:ascii="Times New Roman" w:hAnsi="Times New Roman" w:cs="Times New Roman"/>
          <w:i w:val="1"/>
          <w:iCs w:val="1"/>
          <w:sz w:val="22"/>
          <w:szCs w:val="22"/>
        </w:rPr>
        <w:t>type or name of system</w:t>
      </w:r>
      <w:r w:rsidRPr="5506FDB2" w:rsidR="00E72BCB">
        <w:rPr>
          <w:rFonts w:ascii="Times New Roman" w:hAnsi="Times New Roman" w:cs="Times New Roman"/>
          <w:b w:val="0"/>
          <w:bCs w:val="0"/>
          <w:i w:val="1"/>
          <w:iCs w:val="1"/>
          <w:sz w:val="22"/>
          <w:szCs w:val="22"/>
        </w:rPr>
        <w:t>] throughout the Period [</w:t>
      </w:r>
      <w:r w:rsidRPr="5506FDB2" w:rsidR="00E72BCB">
        <w:rPr>
          <w:rFonts w:ascii="Times New Roman" w:hAnsi="Times New Roman" w:cs="Times New Roman"/>
          <w:i w:val="1"/>
          <w:iCs w:val="1"/>
          <w:sz w:val="22"/>
          <w:szCs w:val="22"/>
        </w:rPr>
        <w:t>date</w:t>
      </w:r>
      <w:r w:rsidRPr="5506FDB2" w:rsidR="00E72BCB">
        <w:rPr>
          <w:rFonts w:ascii="Times New Roman" w:hAnsi="Times New Roman" w:cs="Times New Roman"/>
          <w:b w:val="0"/>
          <w:bCs w:val="0"/>
          <w:i w:val="1"/>
          <w:iCs w:val="1"/>
          <w:sz w:val="22"/>
          <w:szCs w:val="22"/>
        </w:rPr>
        <w:t>] to [</w:t>
      </w:r>
      <w:r w:rsidRPr="5506FDB2" w:rsidR="00E72BCB">
        <w:rPr>
          <w:rFonts w:ascii="Times New Roman" w:hAnsi="Times New Roman" w:cs="Times New Roman"/>
          <w:i w:val="1"/>
          <w:iCs w:val="1"/>
          <w:sz w:val="22"/>
          <w:szCs w:val="22"/>
        </w:rPr>
        <w:t>date</w:t>
      </w:r>
      <w:r w:rsidRPr="5506FDB2" w:rsidR="00E72BCB">
        <w:rPr>
          <w:rFonts w:ascii="Times New Roman" w:hAnsi="Times New Roman" w:cs="Times New Roman"/>
          <w:b w:val="0"/>
          <w:bCs w:val="0"/>
          <w:i w:val="1"/>
          <w:iCs w:val="1"/>
          <w:sz w:val="22"/>
          <w:szCs w:val="22"/>
        </w:rPr>
        <w:t>]</w:t>
      </w:r>
      <w:r w:rsidRPr="5506FDB2" w:rsidR="00E72BCB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(the “Description”) </w:t>
      </w:r>
      <w:r w:rsidRPr="5506FDB2" w:rsidR="005D357D">
        <w:rPr>
          <w:rFonts w:ascii="Times New Roman" w:hAnsi="Times New Roman" w:cs="Times New Roman"/>
          <w:b w:val="0"/>
          <w:bCs w:val="0"/>
          <w:sz w:val="22"/>
          <w:szCs w:val="22"/>
        </w:rPr>
        <w:t>for user entities who have used the S</w:t>
      </w:r>
      <w:r w:rsidRPr="5506FDB2" w:rsidR="007D4549">
        <w:rPr>
          <w:rFonts w:ascii="Times New Roman" w:hAnsi="Times New Roman" w:cs="Times New Roman"/>
          <w:b w:val="0"/>
          <w:bCs w:val="0"/>
          <w:sz w:val="22"/>
          <w:szCs w:val="22"/>
        </w:rPr>
        <w:t>ystem</w:t>
      </w:r>
      <w:bookmarkStart w:name="_DV_M1180" w:id="1"/>
      <w:bookmarkEnd w:id="1"/>
      <w:r w:rsidRPr="5506FDB2" w:rsidR="002B7A95">
        <w:rPr>
          <w:rFonts w:ascii="Times New Roman" w:hAnsi="Times New Roman" w:eastAsia="MS Mincho" w:cs="Times New Roman"/>
          <w:b w:val="0"/>
          <w:bCs w:val="0"/>
          <w:sz w:val="28"/>
          <w:szCs w:val="28"/>
          <w:lang w:bidi="he-IL"/>
        </w:rPr>
        <w:t xml:space="preserve"> </w:t>
      </w:r>
      <w:r w:rsidRPr="5506FDB2" w:rsidR="00425985">
        <w:rPr>
          <w:rFonts w:ascii="Times New Roman" w:hAnsi="Times New Roman" w:eastAsia="MS Mincho" w:cs="Times New Roman"/>
          <w:b w:val="0"/>
          <w:bCs w:val="0"/>
          <w:sz w:val="22"/>
          <w:szCs w:val="22"/>
          <w:lang w:bidi="he-IL"/>
        </w:rPr>
        <w:t xml:space="preserve">and their auditors who have a sufficient understanding to consider the </w:t>
      </w:r>
      <w:r w:rsidRPr="5506FDB2" w:rsidR="00FE5655">
        <w:rPr>
          <w:rFonts w:ascii="Times New Roman" w:hAnsi="Times New Roman" w:eastAsia="MS Mincho" w:cs="Times New Roman"/>
          <w:b w:val="0"/>
          <w:bCs w:val="0"/>
          <w:sz w:val="22"/>
          <w:szCs w:val="22"/>
          <w:lang w:bidi="he-IL"/>
        </w:rPr>
        <w:t>D</w:t>
      </w:r>
      <w:r w:rsidRPr="5506FDB2" w:rsidR="00FE5655">
        <w:rPr>
          <w:rFonts w:ascii="Times New Roman" w:hAnsi="Times New Roman" w:eastAsia="MS Mincho" w:cs="Times New Roman"/>
          <w:b w:val="0"/>
          <w:bCs w:val="0"/>
          <w:sz w:val="22"/>
          <w:szCs w:val="22"/>
          <w:lang w:bidi="he-IL"/>
        </w:rPr>
        <w:t>escription</w:t>
      </w:r>
      <w:r w:rsidRPr="5506FDB2" w:rsidR="00425985">
        <w:rPr>
          <w:rFonts w:ascii="Times New Roman" w:hAnsi="Times New Roman" w:eastAsia="MS Mincho" w:cs="Times New Roman"/>
          <w:b w:val="0"/>
          <w:bCs w:val="0"/>
          <w:sz w:val="22"/>
          <w:szCs w:val="22"/>
          <w:lang w:bidi="he-IL"/>
        </w:rPr>
        <w:t xml:space="preserve">, along with other information including information about controls operated by </w:t>
      </w:r>
      <w:commentRangeStart w:id="2"/>
      <w:r w:rsidRPr="5506FDB2" w:rsidR="00425985">
        <w:rPr>
          <w:rFonts w:ascii="Times New Roman" w:hAnsi="Times New Roman" w:eastAsia="MS Mincho" w:cs="Times New Roman"/>
          <w:b w:val="0"/>
          <w:bCs w:val="0"/>
          <w:sz w:val="22"/>
          <w:szCs w:val="22"/>
          <w:lang w:bidi="he-IL"/>
        </w:rPr>
        <w:t>user entities</w:t>
      </w:r>
      <w:commentRangeEnd w:id="2"/>
      <w:r>
        <w:rPr>
          <w:rStyle w:val="CommentReference"/>
        </w:rPr>
        <w:commentReference w:id="2"/>
      </w:r>
      <w:r w:rsidRPr="5506FDB2" w:rsidR="00425985">
        <w:rPr>
          <w:rFonts w:ascii="Times New Roman" w:hAnsi="Times New Roman" w:eastAsia="MS Mincho" w:cs="Times New Roman"/>
          <w:b w:val="0"/>
          <w:bCs w:val="0"/>
          <w:sz w:val="22"/>
          <w:szCs w:val="22"/>
          <w:lang w:bidi="he-IL"/>
        </w:rPr>
        <w:t xml:space="preserve"> themselves, when assessing the risks of material misstatements of user entities’ financial statements</w:t>
      </w:r>
      <w:bookmarkStart w:name="_DV_M1181" w:id="3"/>
      <w:bookmarkEnd w:id="3"/>
      <w:r w:rsidRPr="5506FDB2" w:rsidR="00425985">
        <w:rPr>
          <w:rFonts w:ascii="Times New Roman" w:hAnsi="Times New Roman" w:eastAsia="MS Mincho" w:cs="Times New Roman"/>
          <w:b w:val="0"/>
          <w:bCs w:val="0"/>
          <w:sz w:val="22"/>
          <w:szCs w:val="22"/>
          <w:lang w:bidi="he-IL"/>
        </w:rPr>
        <w:t>.</w:t>
      </w:r>
    </w:p>
    <w:p w:rsidRPr="00581A52" w:rsidR="00425985" w:rsidP="5506FDB2" w:rsidRDefault="00425985" w14:paraId="06929EC5" w14:textId="2B2192F2" w14:noSpellErr="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bCs w:val="0"/>
          <w:color w:val="FF0000"/>
          <w:sz w:val="22"/>
          <w:szCs w:val="22"/>
          <w:lang w:bidi="he-IL"/>
          <w:rPrChange w:author="Kyle Tang" w:date="2025-12-19T05:55:58.567Z" w:id="1066936854">
            <w:rPr>
              <w:rFonts w:ascii="Times New Roman" w:hAnsi="Times New Roman" w:eastAsia="MS Mincho" w:cs="Times New Roman"/>
              <w:b w:val="0"/>
              <w:bCs w:val="0"/>
              <w:sz w:val="22"/>
              <w:szCs w:val="22"/>
              <w:lang w:bidi="he-IL"/>
            </w:rPr>
          </w:rPrChange>
        </w:rPr>
      </w:pPr>
    </w:p>
    <w:p w:rsidRPr="00581A52" w:rsidR="00425985" w:rsidP="00026490" w:rsidRDefault="00425985" w14:paraId="4584701F" w14:textId="4241534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</w:pPr>
      <w:commentRangeStart w:id="4"/>
      <w:r w:rsidRPr="00581A52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The</w:t>
      </w:r>
      <w:commentRangeEnd w:id="4"/>
      <w:r w:rsidRPr="00581A52" w:rsidR="002B7A95">
        <w:rPr>
          <w:rStyle w:val="ab"/>
          <w:rFonts w:ascii="Times New Roman" w:hAnsi="Times New Roman" w:cs="Times New Roman"/>
          <w:sz w:val="22"/>
          <w:szCs w:val="22"/>
        </w:rPr>
        <w:commentReference w:id="4"/>
      </w:r>
      <w:r w:rsidRPr="00581A52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 xml:space="preserve"> Description indicates that certain control objectives specified in the Description can be achieved only if complementary user entity controls assumed in the design of [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Service organization</w:t>
      </w:r>
      <w:r w:rsidRPr="00581A52" w:rsidR="00C960B1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 short name</w:t>
      </w:r>
      <w:r w:rsidRPr="00581A52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 xml:space="preserve">]’s controls are suitably designed and operating effectively, along with related controls at the </w:t>
      </w:r>
      <w:r w:rsidRPr="00581A52" w:rsidR="002B7A95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S</w:t>
      </w:r>
      <w:r w:rsidRPr="00581A52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 xml:space="preserve">ervice </w:t>
      </w:r>
      <w:r w:rsidRPr="00581A52" w:rsidR="002B7A95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O</w:t>
      </w:r>
      <w:r w:rsidRPr="00581A52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rganization. The Description does not extend to controls of user entities.</w:t>
      </w:r>
    </w:p>
    <w:p w:rsidRPr="00581A52" w:rsidR="00425985" w:rsidP="00026490" w:rsidRDefault="00425985" w14:paraId="04CE3B3E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581A52" w:rsidR="00425985" w:rsidP="00026490" w:rsidRDefault="00425985" w14:paraId="76C3752A" w14:textId="1352957B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r w:rsidRPr="00581A52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[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Service organization</w:t>
      </w:r>
      <w:r w:rsidRPr="00581A52" w:rsidR="00C960B1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 short name</w:t>
      </w:r>
      <w:r w:rsidRPr="00581A52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]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confirms that: </w:t>
      </w:r>
    </w:p>
    <w:p w:rsidRPr="00581A52" w:rsidR="00425985" w:rsidP="00026490" w:rsidRDefault="00425985" w14:paraId="4372BC93" w14:textId="77777777">
      <w:pPr>
        <w:widowControl w:val="0"/>
        <w:tabs>
          <w:tab w:val="left" w:pos="108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ab/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ab/>
      </w:r>
    </w:p>
    <w:p w:rsidRPr="00581A52" w:rsidR="00425985" w:rsidP="00026490" w:rsidRDefault="00425985" w14:paraId="23B93808" w14:textId="322470D3">
      <w:pPr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overflowPunct/>
        <w:snapToGrid w:val="0"/>
        <w:spacing w:line="276" w:lineRule="auto"/>
        <w:ind w:left="649"/>
        <w:jc w:val="both"/>
        <w:textAlignment w:val="auto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The </w:t>
      </w:r>
      <w:r w:rsidRPr="00581A52" w:rsidR="00280D03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D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escription</w:t>
      </w:r>
      <w:r w:rsidR="006D5530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bookmarkStart w:name="_DV_M1185" w:id="6"/>
      <w:bookmarkEnd w:id="6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fairly presents the</w:t>
      </w:r>
      <w:bookmarkStart w:name="_DV_M1186" w:id="7"/>
      <w:bookmarkEnd w:id="7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System for </w:t>
      </w:r>
      <w:commentRangeStart w:id="8"/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>processing user entities’ transactions</w:t>
      </w:r>
      <w:commentRangeEnd w:id="8"/>
      <w:r w:rsidRPr="00581A52" w:rsidR="00F324A4">
        <w:rPr>
          <w:rStyle w:val="ab"/>
          <w:rFonts w:ascii="Times New Roman" w:hAnsi="Times New Roman" w:cs="Times New Roman"/>
          <w:sz w:val="22"/>
          <w:szCs w:val="22"/>
        </w:rPr>
        <w:commentReference w:id="8"/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[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or identification of the function performed by the System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] throughout the period [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date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] to [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date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]. </w:t>
      </w:r>
      <w:bookmarkStart w:name="_DV_M1187" w:id="10"/>
      <w:bookmarkEnd w:id="10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The criteria used in making this statement were that the </w:t>
      </w:r>
      <w:r w:rsidRPr="00581A52" w:rsidR="00280D03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D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escription:</w:t>
      </w:r>
    </w:p>
    <w:p w:rsidRPr="00581A52" w:rsidR="00425985" w:rsidP="00026490" w:rsidRDefault="00425985" w14:paraId="13A76293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581A52" w:rsidR="00425985" w:rsidP="00026490" w:rsidRDefault="00425985" w14:paraId="412AAB02" w14:textId="47D2026B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069" w:hanging="36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bookmarkStart w:name="_DV_M1189" w:id="11"/>
      <w:bookmarkEnd w:id="11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(1)</w:t>
      </w:r>
      <w:bookmarkStart w:name="_DV_M1190" w:id="12"/>
      <w:bookmarkEnd w:id="12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ab/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Presents how the System was designed and implemented 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>[to process relevant transactions]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, including, if applicable: </w:t>
      </w:r>
    </w:p>
    <w:p w:rsidRPr="00581A52" w:rsidR="00425985" w:rsidP="00026490" w:rsidRDefault="00425985" w14:paraId="24AE01EF" w14:textId="589D8F2D">
      <w:pPr>
        <w:pStyle w:val="a3"/>
        <w:widowControl w:val="0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bookmarkStart w:name="_DV_M1191" w:id="13"/>
      <w:bookmarkStart w:name="_DV_M1192" w:id="14"/>
      <w:bookmarkEnd w:id="13"/>
      <w:bookmarkEnd w:id="14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The types of services </w:t>
      </w:r>
      <w:proofErr w:type="gramStart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provided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>[</w:t>
      </w:r>
      <w:proofErr w:type="gramEnd"/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>, including, as appropriate, the classes of transactions processed]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. </w:t>
      </w:r>
    </w:p>
    <w:p w:rsidRPr="00581A52" w:rsidR="00425985" w:rsidP="00026490" w:rsidRDefault="00425985" w14:paraId="32E84A6B" w14:textId="2F8A96CD">
      <w:pPr>
        <w:pStyle w:val="a3"/>
        <w:widowControl w:val="0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bookmarkStart w:name="_DV_M1194" w:id="15"/>
      <w:bookmarkStart w:name="_DV_M1195" w:id="16"/>
      <w:bookmarkEnd w:id="15"/>
      <w:bookmarkEnd w:id="16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The procedures, within both </w:t>
      </w:r>
      <w:bookmarkStart w:name="_DV_M1197" w:id="17"/>
      <w:bookmarkEnd w:id="17"/>
      <w:r w:rsidRPr="00581A52">
        <w:rPr>
          <w:rStyle w:val="DeltaViewInsertion"/>
          <w:rFonts w:ascii="Times New Roman" w:hAnsi="Times New Roman" w:eastAsia="MS Mincho" w:cs="Times New Roman"/>
          <w:b w:val="0"/>
          <w:color w:val="auto"/>
          <w:sz w:val="22"/>
          <w:szCs w:val="22"/>
          <w:u w:val="none"/>
          <w:lang w:bidi="he-IL"/>
        </w:rPr>
        <w:t>information technology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and manual systems, by which those services are provided, 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 xml:space="preserve">[including, as appropriate, procedures by which transactions were initiated, </w:t>
      </w:r>
      <w:bookmarkStart w:name="_DV_M1198" w:id="18"/>
      <w:bookmarkEnd w:id="18"/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 xml:space="preserve">recorded, processed, </w:t>
      </w:r>
      <w:bookmarkStart w:name="_DV_M1199" w:id="19"/>
      <w:bookmarkEnd w:id="19"/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>corrected as necessary, and transferred to the reports prepared]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 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for user entities. </w:t>
      </w:r>
    </w:p>
    <w:p w:rsidRPr="00581A52" w:rsidR="00425985" w:rsidP="00026490" w:rsidRDefault="00425985" w14:paraId="6C334068" w14:textId="7FD0629C">
      <w:pPr>
        <w:pStyle w:val="a3"/>
        <w:widowControl w:val="0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bookmarkStart w:name="_DV_M1200" w:id="20"/>
      <w:bookmarkStart w:name="_DV_M1201" w:id="21"/>
      <w:bookmarkEnd w:id="20"/>
      <w:bookmarkEnd w:id="21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The information used in the performance of the procedures including</w:t>
      </w:r>
      <w:r w:rsidRPr="00581A52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 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supporting information,</w:t>
      </w:r>
      <w:r w:rsidRPr="00581A52">
        <w:rPr>
          <w:rFonts w:ascii="Times New Roman" w:hAnsi="Times New Roman" w:eastAsia="MS Mincho" w:cs="Times New Roman"/>
          <w:bCs/>
          <w:sz w:val="22"/>
          <w:szCs w:val="22"/>
          <w:lang w:bidi="he-IL"/>
        </w:rPr>
        <w:t xml:space="preserve"> 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 xml:space="preserve">[and, if applicable, related accounting records, </w:t>
      </w:r>
      <w:bookmarkStart w:name="_DV_M1203" w:id="22"/>
      <w:bookmarkStart w:name="_DV_C1393" w:id="23"/>
      <w:bookmarkEnd w:id="22"/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 xml:space="preserve">and specific accounts that were used to </w:t>
      </w:r>
      <w:r w:rsidRPr="00581A52">
        <w:rPr>
          <w:rStyle w:val="DeltaViewInsertion"/>
          <w:rFonts w:ascii="Times New Roman" w:hAnsi="Times New Roman" w:eastAsia="MS Mincho" w:cs="Times New Roman"/>
          <w:b w:val="0"/>
          <w:color w:val="auto"/>
          <w:sz w:val="22"/>
          <w:szCs w:val="22"/>
          <w:lang w:bidi="he-IL"/>
        </w:rPr>
        <w:t>initiate, record, process and report</w:t>
      </w:r>
      <w:bookmarkStart w:name="_DV_M1204" w:id="24"/>
      <w:bookmarkEnd w:id="23"/>
      <w:bookmarkEnd w:id="24"/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 xml:space="preserve"> transactions]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; this includes the correction of incorrect information and how information was transferred to the reports prepared for user entities. </w:t>
      </w:r>
    </w:p>
    <w:p w:rsidRPr="00581A52" w:rsidR="00425985" w:rsidP="00026490" w:rsidRDefault="00425985" w14:paraId="3A83D513" w14:textId="252D7406">
      <w:pPr>
        <w:pStyle w:val="a3"/>
        <w:widowControl w:val="0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bookmarkStart w:name="_DV_M1208" w:id="25"/>
      <w:bookmarkEnd w:id="25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How the System dealt with significant events and </w:t>
      </w:r>
      <w:proofErr w:type="gramStart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conditions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>[</w:t>
      </w:r>
      <w:proofErr w:type="gramEnd"/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>, other than transactions]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. </w:t>
      </w:r>
      <w:bookmarkStart w:name="_DV_M1210" w:id="26"/>
      <w:bookmarkEnd w:id="26"/>
    </w:p>
    <w:p w:rsidRPr="0033751E" w:rsidR="00425985" w:rsidP="00026490" w:rsidRDefault="00425985" w14:paraId="73882327" w14:textId="45A01BBD">
      <w:pPr>
        <w:pStyle w:val="a3"/>
        <w:widowControl w:val="0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ins w:author="Vic Gong" w:date="2025-01-03T11:19:00Z" w16du:dateUtc="2025-01-03T03:19:00Z" w:id="27"/>
          <w:rFonts w:ascii="Times New Roman" w:hAnsi="Times New Roman" w:eastAsia="MS Mincho" w:cs="Times New Roman"/>
          <w:b w:val="0"/>
          <w:sz w:val="22"/>
          <w:szCs w:val="22"/>
          <w:lang w:bidi="he-IL"/>
          <w:rPrChange w:author="Vic Gong" w:date="2025-01-03T11:19:00Z" w16du:dateUtc="2025-01-03T03:19:00Z" w:id="28">
            <w:rPr>
              <w:ins w:author="Vic Gong" w:date="2025-01-03T11:19:00Z" w16du:dateUtc="2025-01-03T03:19:00Z" w:id="29"/>
              <w:rFonts w:ascii="Times New Roman" w:hAnsi="Times New Roman" w:cs="Times New Roman" w:eastAsiaTheme="minorEastAsia"/>
              <w:b w:val="0"/>
              <w:sz w:val="22"/>
              <w:szCs w:val="22"/>
              <w:lang w:eastAsia="zh-CN" w:bidi="he-IL"/>
            </w:rPr>
          </w:rPrChange>
        </w:rPr>
      </w:pPr>
      <w:bookmarkStart w:name="_DV_M1211" w:id="30"/>
      <w:bookmarkEnd w:id="30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The process used to prepare reports for user entities. </w:t>
      </w:r>
      <w:bookmarkStart w:name="_DV_M1212" w:id="31"/>
      <w:bookmarkEnd w:id="31"/>
    </w:p>
    <w:p w:rsidRPr="0033751E" w:rsidR="0033751E" w:rsidP="0033751E" w:rsidRDefault="0033751E" w14:paraId="348148EB" w14:textId="716BFA0A">
      <w:pPr>
        <w:pStyle w:val="a3"/>
        <w:widowControl w:val="0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ins w:author="Vic Gong" w:date="2025-01-03T11:19:00Z" w16du:dateUtc="2025-01-03T03:19:00Z" w:id="32">
        <w:r w:rsidRPr="0033751E">
          <w:rPr>
            <w:rFonts w:ascii="Times New Roman" w:hAnsi="Times New Roman" w:eastAsia="MS Mincho" w:cs="Times New Roman"/>
            <w:b w:val="0"/>
            <w:sz w:val="22"/>
            <w:szCs w:val="22"/>
            <w:lang w:bidi="he-IL"/>
          </w:rPr>
          <w:t>Services performed by a subservice organization, if any, including whether the carve-out method or the inclusive method has been used in relation to them.</w:t>
        </w:r>
      </w:ins>
    </w:p>
    <w:p w:rsidRPr="00581A52" w:rsidR="00425985" w:rsidP="00026490" w:rsidRDefault="00425985" w14:paraId="6DE135A0" w14:textId="538E80D1">
      <w:pPr>
        <w:pStyle w:val="a3"/>
        <w:widowControl w:val="0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bookmarkStart w:name="_DV_M1213" w:id="33"/>
      <w:bookmarkEnd w:id="33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Relevant control objectives and controls designed to achieve those objectives.</w:t>
      </w:r>
    </w:p>
    <w:p w:rsidRPr="00581A52" w:rsidR="00425985" w:rsidP="00026490" w:rsidRDefault="00425985" w14:paraId="06C657A7" w14:textId="36BD0895">
      <w:pPr>
        <w:pStyle w:val="a3"/>
        <w:widowControl w:val="0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commentRangeStart w:id="34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[Controls that we assumed, in the design of the </w:t>
      </w:r>
      <w:r w:rsidRPr="00581A52" w:rsidR="00F324A4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S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ystem, would be implemented by user entities, and which, if necessary to achieve control objectives stated in the </w:t>
      </w:r>
      <w:r w:rsidR="00A249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D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escription, are identified in the </w:t>
      </w:r>
      <w:r w:rsidR="00A249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D</w:t>
      </w:r>
      <w:r w:rsidRPr="00581A52" w:rsidR="00A2499D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escription 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along with the specific control objectives that cannot be achieved by </w:t>
      </w:r>
      <w:proofErr w:type="gramStart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ourselves</w:t>
      </w:r>
      <w:proofErr w:type="gramEnd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alone.</w:t>
      </w:r>
      <w:bookmarkStart w:name="_DV_M1214" w:id="35"/>
      <w:bookmarkEnd w:id="35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]</w:t>
      </w:r>
      <w:commentRangeEnd w:id="34"/>
      <w:r w:rsidR="0081771D">
        <w:rPr>
          <w:rStyle w:val="ab"/>
        </w:rPr>
        <w:commentReference w:id="34"/>
      </w:r>
      <w:r w:rsidRPr="00581A52">
        <w:rPr>
          <w:rFonts w:ascii="Times New Roman" w:hAnsi="Times New Roman" w:eastAsia="MS Mincho" w:cs="Times New Roman"/>
          <w:sz w:val="22"/>
          <w:szCs w:val="22"/>
          <w:vertAlign w:val="superscript"/>
          <w:lang w:bidi="he-IL"/>
        </w:rPr>
        <w:t xml:space="preserve"> </w:t>
      </w:r>
    </w:p>
    <w:p w:rsidRPr="00581A52" w:rsidR="00425985" w:rsidP="00026490" w:rsidRDefault="00425985" w14:paraId="021D5359" w14:textId="377917D9">
      <w:pPr>
        <w:pStyle w:val="a3"/>
        <w:widowControl w:val="0"/>
        <w:numPr>
          <w:ilvl w:val="0"/>
          <w:numId w:val="3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bookmarkStart w:name="_DV_M1215" w:id="36"/>
      <w:bookmarkEnd w:id="36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Other aspects of our control environment, risk assessment process, information </w:t>
      </w:r>
      <w:bookmarkStart w:name="_DV_C1397" w:id="37"/>
      <w:r w:rsidRPr="00581A52">
        <w:rPr>
          <w:rStyle w:val="DeltaViewInsertion"/>
          <w:rFonts w:ascii="Times New Roman" w:hAnsi="Times New Roman" w:eastAsia="MS Mincho" w:cs="Times New Roman"/>
          <w:b w:val="0"/>
          <w:color w:val="auto"/>
          <w:sz w:val="22"/>
          <w:szCs w:val="22"/>
          <w:u w:val="none"/>
          <w:lang w:bidi="he-IL"/>
        </w:rPr>
        <w:t>system</w:t>
      </w:r>
      <w:bookmarkStart w:name="_DV_M1217" w:id="38"/>
      <w:bookmarkEnd w:id="37"/>
      <w:bookmarkEnd w:id="38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(including the related business processes) and communication, control activities and monitoring activities that were relevant to the services </w:t>
      </w:r>
      <w:proofErr w:type="gramStart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provided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>[</w:t>
      </w:r>
      <w:proofErr w:type="gramEnd"/>
      <w:r w:rsidRPr="00581A52">
        <w:rPr>
          <w:rFonts w:ascii="Times New Roman" w:hAnsi="Times New Roman" w:eastAsia="MS Mincho" w:cs="Times New Roman"/>
          <w:b w:val="0"/>
          <w:sz w:val="22"/>
          <w:szCs w:val="22"/>
          <w:u w:val="single"/>
          <w:lang w:bidi="he-IL"/>
        </w:rPr>
        <w:t>, including processing and reporting user entities’ transactions]</w:t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. </w:t>
      </w:r>
      <w:bookmarkStart w:name="_DV_M1218" w:id="39"/>
      <w:bookmarkEnd w:id="39"/>
    </w:p>
    <w:p w:rsidRPr="00581A52" w:rsidR="00425985" w:rsidP="00026490" w:rsidRDefault="00425985" w14:paraId="3A134138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581A52" w:rsidR="00425985" w:rsidP="00026490" w:rsidRDefault="00425985" w14:paraId="0FB9CA8E" w14:textId="0F7924FC">
      <w:pPr>
        <w:pStyle w:val="a4"/>
        <w:widowControl w:val="0"/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1069" w:hanging="360"/>
        <w:jc w:val="both"/>
        <w:rPr>
          <w:rFonts w:ascii="Times New Roman" w:hAnsi="Times New Roman" w:eastAsia="MS Mincho" w:cs="Times New Roman"/>
          <w:sz w:val="22"/>
          <w:szCs w:val="22"/>
          <w:lang w:bidi="he-IL"/>
        </w:rPr>
      </w:pP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(2)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ab/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Includes relevant details of changes to the System during the period [</w:t>
      </w:r>
      <w:r w:rsidRPr="00581A52">
        <w:rPr>
          <w:rFonts w:ascii="Times New Roman" w:hAnsi="Times New Roman" w:eastAsia="MS Mincho" w:cs="Times New Roman"/>
          <w:b/>
          <w:sz w:val="22"/>
          <w:szCs w:val="22"/>
          <w:lang w:bidi="he-IL"/>
        </w:rPr>
        <w:t>date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] to [</w:t>
      </w:r>
      <w:r w:rsidRPr="00581A52">
        <w:rPr>
          <w:rFonts w:ascii="Times New Roman" w:hAnsi="Times New Roman" w:eastAsia="MS Mincho" w:cs="Times New Roman"/>
          <w:b/>
          <w:sz w:val="22"/>
          <w:szCs w:val="22"/>
          <w:lang w:bidi="he-IL"/>
        </w:rPr>
        <w:t>date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].</w:t>
      </w:r>
    </w:p>
    <w:p w:rsidRPr="00581A52" w:rsidR="00425985" w:rsidP="00026490" w:rsidRDefault="00425985" w14:paraId="659C5F75" w14:textId="77777777">
      <w:pPr>
        <w:pStyle w:val="a4"/>
        <w:widowControl w:val="0"/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1080" w:hanging="360"/>
        <w:jc w:val="both"/>
        <w:rPr>
          <w:rFonts w:ascii="Times New Roman" w:hAnsi="Times New Roman" w:eastAsia="MS Mincho" w:cs="Times New Roman"/>
          <w:sz w:val="22"/>
          <w:szCs w:val="22"/>
          <w:lang w:bidi="he-IL"/>
        </w:rPr>
      </w:pPr>
    </w:p>
    <w:p w:rsidRPr="00581A52" w:rsidR="00425985" w:rsidP="00026490" w:rsidRDefault="00425985" w14:paraId="3B06FC59" w14:textId="358CA061">
      <w:pPr>
        <w:pStyle w:val="a4"/>
        <w:widowControl w:val="0"/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1069" w:hanging="360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(3)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ab/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Does not omit or distort information relevant to the scope of the System being </w:t>
      </w:r>
      <w:proofErr w:type="gramStart"/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described</w:t>
      </w:r>
      <w:commentRangeStart w:id="40"/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[</w:t>
      </w:r>
      <w:proofErr w:type="gramEnd"/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, </w:t>
      </w:r>
      <w:r w:rsidRPr="00581A52">
        <w:rPr>
          <w:rFonts w:ascii="Times New Roman" w:hAnsi="Times New Roman" w:eastAsia="MS Mincho" w:cs="Times New Roman"/>
          <w:sz w:val="22"/>
          <w:szCs w:val="22"/>
        </w:rPr>
        <w:t xml:space="preserve">while acknowledging that the </w:t>
      </w:r>
      <w:r w:rsidRPr="00581A52" w:rsidR="00F324A4">
        <w:rPr>
          <w:rFonts w:ascii="Times New Roman" w:hAnsi="Times New Roman" w:eastAsia="MS Mincho" w:cs="Times New Roman"/>
          <w:sz w:val="22"/>
          <w:szCs w:val="22"/>
        </w:rPr>
        <w:t>D</w:t>
      </w:r>
      <w:r w:rsidRPr="00581A52">
        <w:rPr>
          <w:rFonts w:ascii="Times New Roman" w:hAnsi="Times New Roman" w:eastAsia="MS Mincho" w:cs="Times New Roman"/>
          <w:sz w:val="22"/>
          <w:szCs w:val="22"/>
        </w:rPr>
        <w:t xml:space="preserve">escription is prepared to meet the common needs of a broad range of user entities and 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their</w:t>
      </w:r>
      <w:r w:rsidRPr="00581A52">
        <w:rPr>
          <w:rFonts w:ascii="Times New Roman" w:hAnsi="Times New Roman" w:eastAsia="MS Mincho" w:cs="Times New Roman"/>
          <w:sz w:val="22"/>
          <w:szCs w:val="22"/>
        </w:rPr>
        <w:t xml:space="preserve"> auditors, and may not, therefore, include </w:t>
      </w:r>
      <w:bookmarkStart w:name="_DV_M1220" w:id="41"/>
      <w:bookmarkEnd w:id="41"/>
      <w:r w:rsidRPr="00581A52">
        <w:rPr>
          <w:rFonts w:ascii="Times New Roman" w:hAnsi="Times New Roman" w:eastAsia="MS Mincho" w:cs="Times New Roman"/>
          <w:sz w:val="22"/>
          <w:szCs w:val="22"/>
        </w:rPr>
        <w:t>every aspect of the System that each individual user entity may consider important in its own particular environment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]</w:t>
      </w:r>
      <w:commentRangeEnd w:id="40"/>
      <w:r w:rsidRPr="00581A52" w:rsidR="00F324A4">
        <w:rPr>
          <w:rStyle w:val="ab"/>
          <w:rFonts w:ascii="Times New Roman" w:hAnsi="Times New Roman" w:cs="Times New Roman"/>
          <w:b/>
          <w:sz w:val="22"/>
          <w:szCs w:val="22"/>
          <w:lang w:val="en-US" w:eastAsia="en-US"/>
        </w:rPr>
        <w:commentReference w:id="40"/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.</w:t>
      </w:r>
      <w:r w:rsidRPr="00581A52">
        <w:rPr>
          <w:rFonts w:ascii="Times New Roman" w:hAnsi="Times New Roman" w:eastAsia="MS Mincho" w:cs="Times New Roman"/>
          <w:b/>
          <w:sz w:val="22"/>
          <w:szCs w:val="22"/>
          <w:vertAlign w:val="superscript"/>
          <w:lang w:bidi="he-IL"/>
        </w:rPr>
        <w:t xml:space="preserve"> </w:t>
      </w:r>
    </w:p>
    <w:p w:rsidRPr="00581A52" w:rsidR="00425985" w:rsidP="00026490" w:rsidRDefault="00425985" w14:paraId="160BAAF1" w14:textId="77777777">
      <w:pPr>
        <w:pStyle w:val="a4"/>
        <w:widowControl w:val="0"/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720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bookmarkStart w:name="_DV_M1222" w:id="42"/>
      <w:bookmarkEnd w:id="42"/>
    </w:p>
    <w:p w:rsidRPr="00581A52" w:rsidR="00425985" w:rsidP="00026490" w:rsidRDefault="00425985" w14:paraId="58A99366" w14:textId="3FAF056D">
      <w:pPr>
        <w:pStyle w:val="a4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649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bookmarkStart w:name="_DV_M1223" w:id="43"/>
      <w:bookmarkEnd w:id="43"/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The controls related to the control objectives stated in the </w:t>
      </w:r>
      <w:r w:rsidRPr="00581A52" w:rsidR="004351A0">
        <w:rPr>
          <w:rFonts w:ascii="Times New Roman" w:hAnsi="Times New Roman" w:eastAsia="MS Mincho" w:cs="Times New Roman"/>
          <w:sz w:val="22"/>
          <w:szCs w:val="22"/>
          <w:lang w:bidi="he-IL"/>
        </w:rPr>
        <w:t>D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escription were suitably designed and operated effectively throughout the period [</w:t>
      </w:r>
      <w:r w:rsidRPr="00581A52">
        <w:rPr>
          <w:rFonts w:ascii="Times New Roman" w:hAnsi="Times New Roman" w:eastAsia="MS Mincho" w:cs="Times New Roman"/>
          <w:b/>
          <w:sz w:val="22"/>
          <w:szCs w:val="22"/>
          <w:lang w:bidi="he-IL"/>
        </w:rPr>
        <w:t>date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] to [</w:t>
      </w:r>
      <w:r w:rsidRPr="00581A52">
        <w:rPr>
          <w:rFonts w:ascii="Times New Roman" w:hAnsi="Times New Roman" w:eastAsia="MS Mincho" w:cs="Times New Roman"/>
          <w:b/>
          <w:sz w:val="22"/>
          <w:szCs w:val="22"/>
          <w:lang w:bidi="he-IL"/>
        </w:rPr>
        <w:t>date</w:t>
      </w:r>
      <w:proofErr w:type="gramStart"/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]</w:t>
      </w:r>
      <w:commentRangeStart w:id="44"/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[</w:t>
      </w:r>
      <w:proofErr w:type="gramEnd"/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, if </w:t>
      </w:r>
      <w:r w:rsidRPr="00581A52" w:rsidR="007E39FC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the 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user entities applied the complementary user entity controls assumed in the design of [</w:t>
      </w:r>
      <w:r w:rsidRPr="00581A52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 xml:space="preserve">Service organization </w:t>
      </w:r>
      <w:r w:rsidRPr="00581A52" w:rsidR="00F65173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>short name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]’s controls throughout the period [</w:t>
      </w:r>
      <w:r w:rsidRPr="00581A52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>date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] to [</w:t>
      </w:r>
      <w:r w:rsidRPr="00581A52">
        <w:rPr>
          <w:rFonts w:ascii="Times New Roman" w:hAnsi="Times New Roman" w:eastAsia="MS Mincho" w:cs="Times New Roman"/>
          <w:b/>
          <w:bCs/>
          <w:sz w:val="22"/>
          <w:szCs w:val="22"/>
          <w:lang w:bidi="he-IL"/>
        </w:rPr>
        <w:t>date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]</w:t>
      </w:r>
      <w:commentRangeEnd w:id="44"/>
      <w:r w:rsidRPr="00581A52" w:rsidR="007E39FC">
        <w:rPr>
          <w:rStyle w:val="ab"/>
          <w:rFonts w:ascii="Times New Roman" w:hAnsi="Times New Roman" w:cs="Times New Roman"/>
          <w:b/>
          <w:sz w:val="22"/>
          <w:szCs w:val="22"/>
          <w:lang w:val="en-US" w:eastAsia="en-US"/>
        </w:rPr>
        <w:commentReference w:id="44"/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]. The criteria used in making this statement were that</w:t>
      </w:r>
      <w:r w:rsidRPr="00581A52" w:rsidR="007E39FC">
        <w:rPr>
          <w:rFonts w:ascii="Times New Roman" w:hAnsi="Times New Roman" w:eastAsia="MS Mincho" w:cs="Times New Roman"/>
          <w:sz w:val="22"/>
          <w:szCs w:val="22"/>
          <w:lang w:bidi="he-IL"/>
        </w:rPr>
        <w:t>:</w:t>
      </w:r>
    </w:p>
    <w:p w:rsidRPr="005C038C" w:rsidR="007E39FC" w:rsidP="00026490" w:rsidRDefault="007E39FC" w14:paraId="4ACD9DDE" w14:textId="77777777">
      <w:pPr>
        <w:widowControl w:val="0"/>
        <w:tabs>
          <w:tab w:val="left" w:pos="720"/>
          <w:tab w:val="left" w:pos="993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val="en-AU" w:bidi="he-IL"/>
        </w:rPr>
      </w:pPr>
      <w:bookmarkStart w:name="_DV_M1224" w:id="45"/>
      <w:bookmarkStart w:name="_DV_M1225" w:id="46"/>
      <w:bookmarkEnd w:id="45"/>
      <w:bookmarkEnd w:id="46"/>
    </w:p>
    <w:p w:rsidRPr="00581A52" w:rsidR="00425985" w:rsidP="00026490" w:rsidRDefault="00026490" w14:paraId="211E39D3" w14:textId="643E91AE">
      <w:pPr>
        <w:pStyle w:val="a3"/>
        <w:widowControl w:val="0"/>
        <w:numPr>
          <w:ilvl w:val="0"/>
          <w:numId w:val="4"/>
        </w:numPr>
        <w:tabs>
          <w:tab w:val="left" w:pos="720"/>
          <w:tab w:val="left" w:pos="993"/>
          <w:tab w:val="left" w:pos="1440"/>
        </w:tabs>
        <w:snapToGrid w:val="0"/>
        <w:spacing w:line="276" w:lineRule="auto"/>
        <w:ind w:left="1066" w:hanging="357"/>
        <w:contextualSpacing w:val="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 w:rsidRPr="00581A52" w:rsidR="0042598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The risks that threatened achievement of the control objectives stated in the </w:t>
      </w:r>
      <w:r w:rsidRPr="00581A52" w:rsidR="007E39FC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D</w:t>
      </w:r>
      <w:r w:rsidRPr="00581A52" w:rsidR="0042598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escription were identified. </w:t>
      </w:r>
    </w:p>
    <w:p w:rsidRPr="00581A52" w:rsidR="00425985" w:rsidP="00026490" w:rsidRDefault="00425985" w14:paraId="1F9D23E7" w14:textId="77777777">
      <w:pPr>
        <w:widowControl w:val="0"/>
        <w:tabs>
          <w:tab w:val="left" w:pos="360"/>
          <w:tab w:val="left" w:pos="720"/>
          <w:tab w:val="left" w:pos="993"/>
          <w:tab w:val="left" w:pos="1440"/>
        </w:tabs>
        <w:snapToGrid w:val="0"/>
        <w:spacing w:line="276" w:lineRule="auto"/>
        <w:ind w:left="803" w:leftChars="40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581A52" w:rsidR="00425985" w:rsidP="00026490" w:rsidRDefault="00026490" w14:paraId="6A771CFF" w14:textId="06472419">
      <w:pPr>
        <w:pStyle w:val="a3"/>
        <w:widowControl w:val="0"/>
        <w:numPr>
          <w:ilvl w:val="0"/>
          <w:numId w:val="4"/>
        </w:numPr>
        <w:tabs>
          <w:tab w:val="left" w:pos="360"/>
          <w:tab w:val="left" w:pos="720"/>
          <w:tab w:val="left" w:pos="993"/>
          <w:tab w:val="left" w:pos="1440"/>
        </w:tabs>
        <w:snapToGrid w:val="0"/>
        <w:spacing w:line="276" w:lineRule="auto"/>
        <w:ind w:left="1129"/>
        <w:contextualSpacing w:val="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bookmarkStart w:name="_DV_M1227" w:id="47"/>
      <w:bookmarkEnd w:id="47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 w:rsidRPr="00581A52" w:rsidR="0042598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The identified controls would, if operating as described, provide reasonable assurance that those risks </w:t>
      </w:r>
      <w:bookmarkStart w:name="_DV_C1401" w:id="48"/>
      <w:r w:rsidRPr="00581A52" w:rsidR="0042598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did</w:t>
      </w:r>
      <w:bookmarkStart w:name="_DV_M1230" w:id="49"/>
      <w:bookmarkEnd w:id="48"/>
      <w:bookmarkEnd w:id="49"/>
      <w:r w:rsidRPr="00581A52" w:rsidR="0042598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not prevent the stated control objectives from being achieved</w:t>
      </w:r>
      <w:r w:rsidR="00F43616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.</w:t>
      </w:r>
    </w:p>
    <w:p w:rsidRPr="00581A52" w:rsidR="00425985" w:rsidP="00026490" w:rsidRDefault="00425985" w14:paraId="76A058CC" w14:textId="77777777">
      <w:pPr>
        <w:widowControl w:val="0"/>
        <w:tabs>
          <w:tab w:val="left" w:pos="360"/>
          <w:tab w:val="left" w:pos="720"/>
          <w:tab w:val="left" w:pos="993"/>
          <w:tab w:val="left" w:pos="1440"/>
        </w:tabs>
        <w:snapToGrid w:val="0"/>
        <w:spacing w:line="276" w:lineRule="auto"/>
        <w:ind w:left="803" w:leftChars="40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581A52" w:rsidR="00425985" w:rsidP="00026490" w:rsidRDefault="00026490" w14:paraId="007B751C" w14:textId="56A45E57">
      <w:pPr>
        <w:pStyle w:val="a3"/>
        <w:widowControl w:val="0"/>
        <w:numPr>
          <w:ilvl w:val="0"/>
          <w:numId w:val="4"/>
        </w:numPr>
        <w:tabs>
          <w:tab w:val="left" w:pos="720"/>
          <w:tab w:val="left" w:pos="993"/>
          <w:tab w:val="left" w:pos="1440"/>
        </w:tabs>
        <w:snapToGrid w:val="0"/>
        <w:spacing w:line="276" w:lineRule="auto"/>
        <w:ind w:left="1129"/>
        <w:contextualSpacing w:val="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bookmarkStart w:name="_DV_M1231" w:id="50"/>
      <w:bookmarkEnd w:id="50"/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  <w:r w:rsidRPr="00581A52" w:rsidR="0042598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>The controls were consistently applied as designed</w:t>
      </w:r>
      <w:bookmarkStart w:name="_DV_C1403" w:id="51"/>
      <w:r w:rsidRPr="00581A52" w:rsidR="0042598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, including </w:t>
      </w:r>
      <w:bookmarkEnd w:id="51"/>
      <w:r w:rsidRPr="00581A52" w:rsidR="0042598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that manual controls were applied by individuals who have the appropriate competence and authority, throughout the period </w:t>
      </w:r>
      <w:r w:rsidRPr="00581A52" w:rsidR="00425985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[</w:t>
      </w:r>
      <w:r w:rsidRPr="00581A52" w:rsidR="00425985">
        <w:rPr>
          <w:rFonts w:ascii="Times New Roman" w:hAnsi="Times New Roman" w:eastAsia="MS Mincho" w:cs="Times New Roman"/>
          <w:sz w:val="22"/>
          <w:szCs w:val="22"/>
          <w:lang w:bidi="he-IL"/>
        </w:rPr>
        <w:t>date</w:t>
      </w:r>
      <w:r w:rsidRPr="00581A52" w:rsidR="00425985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]</w:t>
      </w:r>
      <w:r w:rsidRPr="00581A52" w:rsidR="00425985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 </w:t>
      </w:r>
      <w:r w:rsidRPr="00581A52" w:rsidR="00425985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to</w:t>
      </w:r>
      <w:r w:rsidRPr="00581A52" w:rsidR="00425985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 </w:t>
      </w:r>
      <w:r w:rsidRPr="00581A52" w:rsidR="00425985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[</w:t>
      </w:r>
      <w:r w:rsidRPr="00581A52" w:rsidR="00425985">
        <w:rPr>
          <w:rFonts w:ascii="Times New Roman" w:hAnsi="Times New Roman" w:eastAsia="MS Mincho" w:cs="Times New Roman"/>
          <w:sz w:val="22"/>
          <w:szCs w:val="22"/>
          <w:lang w:bidi="he-IL"/>
        </w:rPr>
        <w:t>date</w:t>
      </w:r>
      <w:r w:rsidRPr="00581A52" w:rsidR="00425985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]</w:t>
      </w:r>
      <w:r w:rsidRPr="00581A52" w:rsidR="00425985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. </w:t>
      </w:r>
    </w:p>
    <w:p w:rsidRPr="00581A52" w:rsidR="00425985" w:rsidP="00026490" w:rsidRDefault="00425985" w14:paraId="1B487556" w14:textId="2C466AEF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080" w:hanging="108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581A52" w:rsidR="00C960B1" w:rsidP="00026490" w:rsidRDefault="00C960B1" w14:paraId="24812BC4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080" w:hanging="108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581A52" w:rsidR="007E39FC" w:rsidP="00026490" w:rsidRDefault="007E39FC" w14:paraId="5E174134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080" w:hanging="108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581A52" w:rsidR="00425985" w:rsidP="00026490" w:rsidRDefault="00425985" w14:paraId="45CA26A1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080" w:hanging="1080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</w:p>
    <w:p w:rsidRPr="00581A52" w:rsidR="00425985" w:rsidP="00026490" w:rsidRDefault="007E39FC" w14:paraId="130552EB" w14:textId="40D2349A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</w:pPr>
      <w:commentRangeStart w:id="52"/>
      <w:r w:rsidRPr="00581A52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[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Service organization</w:t>
      </w:r>
      <w:r w:rsidRPr="00581A52" w:rsidDel="003A2367" w:rsidR="003A2367">
        <w:rPr>
          <w:rFonts w:ascii="Times New Roman" w:hAnsi="Times New Roman" w:eastAsia="MS Mincho" w:cs="Times New Roman"/>
          <w:sz w:val="22"/>
          <w:szCs w:val="22"/>
          <w:lang w:bidi="he-IL"/>
        </w:rPr>
        <w:t xml:space="preserve"> </w:t>
      </w:r>
      <w:r w:rsidR="003A2367">
        <w:rPr>
          <w:rFonts w:ascii="Times New Roman" w:hAnsi="Times New Roman" w:eastAsia="MS Mincho" w:cs="Times New Roman"/>
          <w:sz w:val="22"/>
          <w:szCs w:val="22"/>
          <w:lang w:bidi="he-IL"/>
        </w:rPr>
        <w:t>n</w:t>
      </w:r>
      <w:r w:rsidRPr="00581A52">
        <w:rPr>
          <w:rFonts w:ascii="Times New Roman" w:hAnsi="Times New Roman" w:eastAsia="MS Mincho" w:cs="Times New Roman"/>
          <w:sz w:val="22"/>
          <w:szCs w:val="22"/>
          <w:lang w:bidi="he-IL"/>
        </w:rPr>
        <w:t>ame</w:t>
      </w:r>
      <w:r w:rsidRPr="00581A52">
        <w:rPr>
          <w:rFonts w:ascii="Times New Roman" w:hAnsi="Times New Roman" w:eastAsia="MS Mincho" w:cs="Times New Roman"/>
          <w:b w:val="0"/>
          <w:bCs/>
          <w:sz w:val="22"/>
          <w:szCs w:val="22"/>
          <w:lang w:bidi="he-IL"/>
        </w:rPr>
        <w:t>]</w:t>
      </w:r>
      <w:commentRangeEnd w:id="52"/>
      <w:r w:rsidRPr="00581A52">
        <w:rPr>
          <w:rStyle w:val="ab"/>
          <w:rFonts w:ascii="Times New Roman" w:hAnsi="Times New Roman" w:cs="Times New Roman"/>
          <w:sz w:val="22"/>
          <w:szCs w:val="22"/>
        </w:rPr>
        <w:commentReference w:id="52"/>
      </w:r>
      <w:r w:rsidRPr="00581A52">
        <w:rPr>
          <w:rFonts w:ascii="Times New Roman" w:hAnsi="Times New Roman" w:eastAsia="MS Mincho" w:cs="Times New Roman"/>
          <w:b w:val="0"/>
          <w:sz w:val="22"/>
          <w:szCs w:val="22"/>
          <w:lang w:bidi="he-IL"/>
        </w:rPr>
        <w:t xml:space="preserve"> </w:t>
      </w:r>
    </w:p>
    <w:sectPr w:rsidRPr="00581A52" w:rsidR="00425985" w:rsidSect="00581A52">
      <w:footerReference w:type="first" r:id="rId15"/>
      <w:pgSz w:w="11906" w:h="16838" w:orient="portrait" w:code="9"/>
      <w:pgMar w:top="1440" w:right="1797" w:bottom="1440" w:left="1797" w:header="720" w:footer="720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HJ" w:author="Nicole H Jin" w:date="2022-03-23T20:42:00Z" w:id="2">
    <w:p w:rsidRPr="00930030" w:rsidR="002B7A95" w:rsidP="002B7A95" w:rsidRDefault="002B7A95" w14:paraId="6BB00BA4" w14:textId="77777777">
      <w:pPr>
        <w:pStyle w:val="ac"/>
        <w:rPr>
          <w:b w:val="0"/>
          <w:bCs/>
        </w:rPr>
      </w:pPr>
      <w:r>
        <w:rPr>
          <w:rStyle w:val="ab"/>
        </w:rPr>
        <w:annotationRef/>
      </w:r>
      <w:r w:rsidRPr="00930030">
        <w:rPr>
          <w:rStyle w:val="ab"/>
          <w:b w:val="0"/>
          <w:bCs/>
        </w:rPr>
        <w:annotationRef/>
      </w:r>
      <w:r>
        <w:rPr>
          <w:rFonts w:hint="eastAsia" w:ascii="Times New Roman" w:hAnsi="Times New Roman" w:eastAsia="SimHei" w:cs="Times New Roman"/>
          <w:b w:val="0"/>
          <w:bCs/>
          <w:lang w:eastAsia="zh-CN"/>
        </w:rPr>
        <w:t>注：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如果是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single</w:t>
      </w:r>
      <w:r w:rsidRPr="00930030">
        <w:rPr>
          <w:rFonts w:ascii="Times New Roman" w:hAnsi="Times New Roman" w:eastAsia="SimHei" w:cs="Times New Roman"/>
          <w:b w:val="0"/>
          <w:bCs/>
        </w:rPr>
        <w:t xml:space="preserve"> 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user</w:t>
      </w:r>
      <w:r w:rsidRPr="00930030">
        <w:rPr>
          <w:rFonts w:ascii="Times New Roman" w:hAnsi="Times New Roman" w:eastAsia="SimHei" w:cs="Times New Roman"/>
          <w:b w:val="0"/>
          <w:bCs/>
        </w:rPr>
        <w:t xml:space="preserve"> 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entity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，则这里写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single</w:t>
      </w:r>
      <w:r w:rsidRPr="00930030">
        <w:rPr>
          <w:rFonts w:ascii="Times New Roman" w:hAnsi="Times New Roman" w:eastAsia="SimHei" w:cs="Times New Roman"/>
          <w:b w:val="0"/>
          <w:bCs/>
        </w:rPr>
        <w:t xml:space="preserve"> 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user</w:t>
      </w:r>
      <w:r w:rsidRPr="00930030">
        <w:rPr>
          <w:rFonts w:ascii="Times New Roman" w:hAnsi="Times New Roman" w:eastAsia="SimHei" w:cs="Times New Roman"/>
          <w:b w:val="0"/>
          <w:bCs/>
        </w:rPr>
        <w:t xml:space="preserve"> 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entity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的名字，并定义简称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(</w:t>
      </w:r>
      <w:r w:rsidRPr="00930030">
        <w:rPr>
          <w:rFonts w:ascii="Times New Roman" w:hAnsi="Times New Roman" w:eastAsia="SimHei" w:cs="Times New Roman"/>
          <w:b w:val="0"/>
          <w:bCs/>
        </w:rPr>
        <w:t>the “User Entity”)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，下文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u</w:t>
      </w:r>
      <w:r w:rsidRPr="00930030">
        <w:rPr>
          <w:rFonts w:ascii="Times New Roman" w:hAnsi="Times New Roman" w:eastAsia="SimHei" w:cs="Times New Roman"/>
          <w:b w:val="0"/>
          <w:bCs/>
        </w:rPr>
        <w:t>ser entities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都修改为</w:t>
      </w:r>
      <w:r w:rsidRPr="00930030">
        <w:rPr>
          <w:rFonts w:hint="eastAsia" w:ascii="Times New Roman" w:hAnsi="Times New Roman" w:eastAsia="SimHei" w:cs="Times New Roman"/>
          <w:b w:val="0"/>
          <w:bCs/>
        </w:rPr>
        <w:t>t</w:t>
      </w:r>
      <w:r w:rsidRPr="00930030">
        <w:rPr>
          <w:rFonts w:ascii="Times New Roman" w:hAnsi="Times New Roman" w:eastAsia="SimHei" w:cs="Times New Roman"/>
          <w:b w:val="0"/>
          <w:bCs/>
        </w:rPr>
        <w:t>he User Entity</w:t>
      </w:r>
    </w:p>
    <w:p w:rsidR="002B7A95" w:rsidRDefault="002B7A95" w14:paraId="638DD2FF" w14:textId="5BBB7987">
      <w:pPr>
        <w:pStyle w:val="ac"/>
      </w:pPr>
    </w:p>
  </w:comment>
  <w:comment w:initials="NHJ" w:author="Nicole H Jin" w:date="2022-03-23T20:44:00Z" w:id="4">
    <w:p w:rsidR="002B7A95" w:rsidRDefault="002B7A95" w14:paraId="7B8053FB" w14:textId="2A458EC5">
      <w:pPr>
        <w:pStyle w:val="ac"/>
        <w:rPr>
          <w:lang w:eastAsia="zh-CN"/>
        </w:rPr>
      </w:pPr>
      <w:r>
        <w:rPr>
          <w:rStyle w:val="ab"/>
        </w:rPr>
        <w:annotationRef/>
      </w:r>
      <w:bookmarkStart w:name="_Hlk98956419" w:id="5"/>
      <w:r w:rsidRPr="00A14293">
        <w:rPr>
          <w:rFonts w:ascii="Times New Roman" w:hAnsi="Times New Roman" w:eastAsia="SimHei" w:cs="Times New Roman"/>
          <w:b w:val="0"/>
          <w:bCs/>
          <w:lang w:eastAsia="zh-CN"/>
        </w:rPr>
        <w:t>注：</w:t>
      </w:r>
      <w:r>
        <w:rPr>
          <w:rFonts w:hint="eastAsia" w:ascii="Times New Roman" w:hAnsi="Times New Roman" w:eastAsia="SimHei" w:cs="Times New Roman"/>
          <w:b w:val="0"/>
          <w:bCs/>
          <w:lang w:eastAsia="zh-CN"/>
        </w:rPr>
        <w:t>未识别用户补充</w:t>
      </w:r>
      <w:r w:rsidRPr="0013182F" w:rsidR="0013182F">
        <w:rPr>
          <w:rFonts w:hint="eastAsia" w:ascii="Times New Roman" w:hAnsi="Times New Roman" w:eastAsia="SimHei" w:cs="Times New Roman"/>
          <w:b w:val="0"/>
          <w:bCs/>
          <w:lang w:eastAsia="zh-CN"/>
        </w:rPr>
        <w:t>性</w:t>
      </w:r>
      <w:r>
        <w:rPr>
          <w:rFonts w:hint="eastAsia" w:ascii="Times New Roman" w:hAnsi="Times New Roman" w:eastAsia="SimHei" w:cs="Times New Roman"/>
          <w:b w:val="0"/>
          <w:bCs/>
          <w:lang w:eastAsia="zh-CN"/>
        </w:rPr>
        <w:t>控制</w:t>
      </w:r>
      <w:r w:rsidRPr="00A14293">
        <w:rPr>
          <w:rFonts w:ascii="Times New Roman" w:hAnsi="Times New Roman" w:eastAsia="SimHei" w:cs="Times New Roman"/>
          <w:b w:val="0"/>
          <w:bCs/>
          <w:lang w:eastAsia="zh-CN"/>
        </w:rPr>
        <w:t>时</w:t>
      </w:r>
      <w:r>
        <w:rPr>
          <w:rFonts w:hint="eastAsia" w:ascii="Times New Roman" w:hAnsi="Times New Roman" w:eastAsia="SimHei" w:cs="Times New Roman"/>
          <w:b w:val="0"/>
          <w:bCs/>
          <w:lang w:eastAsia="zh-CN"/>
        </w:rPr>
        <w:t>d</w:t>
      </w:r>
      <w:r>
        <w:rPr>
          <w:rFonts w:ascii="Times New Roman" w:hAnsi="Times New Roman" w:eastAsia="SimHei" w:cs="Times New Roman"/>
          <w:b w:val="0"/>
          <w:bCs/>
          <w:lang w:eastAsia="zh-CN"/>
        </w:rPr>
        <w:t>elete</w:t>
      </w:r>
      <w:r>
        <w:rPr>
          <w:rFonts w:hint="eastAsia" w:ascii="Times New Roman" w:hAnsi="Times New Roman" w:eastAsia="SimHei" w:cs="Times New Roman"/>
          <w:b w:val="0"/>
          <w:bCs/>
          <w:lang w:eastAsia="zh-CN"/>
        </w:rPr>
        <w:t>此段</w:t>
      </w:r>
      <w:bookmarkEnd w:id="5"/>
    </w:p>
  </w:comment>
  <w:comment w:initials="NHJ" w:author="Nicole H Jin" w:date="2022-03-23T20:46:00Z" w:id="8">
    <w:p w:rsidR="00F324A4" w:rsidRDefault="00F324A4" w14:paraId="4A113E1E" w14:textId="3B14EC75">
      <w:pPr>
        <w:pStyle w:val="ac"/>
      </w:pPr>
      <w:r>
        <w:rPr>
          <w:rStyle w:val="ab"/>
        </w:rPr>
        <w:annotationRef/>
      </w:r>
      <w:bookmarkStart w:name="_Hlk98854660" w:id="9"/>
      <w:r w:rsidRPr="00B84D69">
        <w:rPr>
          <w:rFonts w:hint="eastAsia" w:ascii="Times New Roman" w:hAnsi="Times New Roman" w:eastAsia="SimHei" w:cs="Times New Roman"/>
          <w:b w:val="0"/>
          <w:bCs/>
        </w:rPr>
        <w:t>注：如果客户业务或者系统涉及处理</w:t>
      </w:r>
      <w:r w:rsidRPr="00B84D69">
        <w:rPr>
          <w:rFonts w:hint="eastAsia" w:ascii="Times New Roman" w:hAnsi="Times New Roman" w:eastAsia="SimHei" w:cs="Times New Roman"/>
          <w:b w:val="0"/>
          <w:bCs/>
        </w:rPr>
        <w:t>transaction</w:t>
      </w:r>
      <w:r w:rsidRPr="00B84D69">
        <w:rPr>
          <w:rFonts w:hint="eastAsia" w:ascii="Times New Roman" w:hAnsi="Times New Roman" w:eastAsia="SimHei" w:cs="Times New Roman"/>
          <w:b w:val="0"/>
          <w:bCs/>
        </w:rPr>
        <w:t>，则保留全文</w:t>
      </w:r>
      <w:r>
        <w:rPr>
          <w:rFonts w:hint="eastAsia" w:ascii="Times New Roman" w:hAnsi="Times New Roman" w:eastAsia="SimHei" w:cs="Times New Roman"/>
          <w:b w:val="0"/>
          <w:bCs/>
          <w:lang w:eastAsia="zh-CN"/>
        </w:rPr>
        <w:t>下划线标记的</w:t>
      </w:r>
      <w:r w:rsidRPr="00B84D69">
        <w:rPr>
          <w:rFonts w:ascii="Times New Roman" w:hAnsi="Times New Roman" w:eastAsia="SimHei" w:cs="Times New Roman"/>
          <w:b w:val="0"/>
          <w:bCs/>
        </w:rPr>
        <w:t>processing user entity transaction</w:t>
      </w:r>
      <w:r w:rsidRPr="00B84D69">
        <w:rPr>
          <w:rFonts w:ascii="Times New Roman" w:hAnsi="Times New Roman" w:eastAsia="SimHei" w:cs="Times New Roman"/>
          <w:b w:val="0"/>
          <w:bCs/>
        </w:rPr>
        <w:t>相关</w:t>
      </w:r>
      <w:r w:rsidRPr="00B84D69">
        <w:rPr>
          <w:rFonts w:ascii="Times New Roman" w:hAnsi="Times New Roman" w:eastAsia="SimHei" w:cs="Times New Roman"/>
          <w:b w:val="0"/>
          <w:bCs/>
        </w:rPr>
        <w:t>wording</w:t>
      </w:r>
      <w:r w:rsidRPr="00B84D69">
        <w:rPr>
          <w:rFonts w:ascii="Times New Roman" w:hAnsi="Times New Roman" w:eastAsia="SimHei" w:cs="Times New Roman"/>
          <w:b w:val="0"/>
          <w:bCs/>
        </w:rPr>
        <w:t>，如无需要，则</w:t>
      </w:r>
      <w:r w:rsidRPr="00B84D69">
        <w:rPr>
          <w:rFonts w:ascii="Times New Roman" w:hAnsi="Times New Roman" w:eastAsia="SimHei" w:cs="Times New Roman"/>
          <w:b w:val="0"/>
          <w:bCs/>
        </w:rPr>
        <w:t>delete</w:t>
      </w:r>
      <w:bookmarkEnd w:id="9"/>
      <w:r w:rsidRPr="00B84D69">
        <w:rPr>
          <w:rFonts w:hint="eastAsia" w:ascii="Times New Roman" w:hAnsi="Times New Roman" w:eastAsia="SimHei" w:cs="Times New Roman"/>
          <w:b w:val="0"/>
          <w:bCs/>
        </w:rPr>
        <w:t>，同时这里</w:t>
      </w:r>
      <w:r w:rsidRPr="00B84D69">
        <w:rPr>
          <w:rFonts w:hint="eastAsia" w:ascii="Times New Roman" w:hAnsi="Times New Roman" w:eastAsia="SimHei" w:cs="Times New Roman"/>
          <w:b w:val="0"/>
          <w:bCs/>
        </w:rPr>
        <w:t>customize</w:t>
      </w:r>
      <w:r w:rsidRPr="00B84D69">
        <w:rPr>
          <w:rFonts w:ascii="Times New Roman" w:hAnsi="Times New Roman" w:eastAsia="SimHei" w:cs="Times New Roman"/>
          <w:b w:val="0"/>
          <w:bCs/>
        </w:rPr>
        <w:t xml:space="preserve"> “</w:t>
      </w:r>
      <w:r w:rsidRPr="00B84D69">
        <w:rPr>
          <w:rFonts w:ascii="Times New Roman" w:hAnsi="Times New Roman" w:cs="Times New Roman"/>
          <w:b w:val="0"/>
          <w:bCs/>
        </w:rPr>
        <w:t>identification of the function performed by the system”</w:t>
      </w:r>
    </w:p>
  </w:comment>
  <w:comment w:initials="VG" w:author="Vic Gong" w:date="2023-08-12T19:32:00Z" w:id="34">
    <w:p w:rsidRPr="0081771D" w:rsidR="0081771D" w:rsidRDefault="0081771D" w14:paraId="5DE007B6" w14:textId="6BD4782F">
      <w:pPr>
        <w:pStyle w:val="ac"/>
        <w:rPr>
          <w:rFonts w:hint="eastAsia" w:eastAsiaTheme="minorEastAsia"/>
          <w:b w:val="0"/>
          <w:bCs/>
          <w:lang w:eastAsia="zh-CN"/>
        </w:rPr>
      </w:pPr>
      <w:r>
        <w:rPr>
          <w:rStyle w:val="ab"/>
        </w:rPr>
        <w:annotationRef/>
      </w:r>
      <w:r w:rsidRPr="0081771D">
        <w:rPr>
          <w:rFonts w:hint="eastAsia" w:eastAsiaTheme="minorEastAsia"/>
          <w:b w:val="0"/>
          <w:bCs/>
          <w:lang w:eastAsia="zh-CN"/>
        </w:rPr>
        <w:t>注：如无用户实体补充性控制，则删除此段</w:t>
      </w:r>
    </w:p>
  </w:comment>
  <w:comment w:initials="NHJ" w:author="Nicole H Jin" w:date="2022-03-23T20:51:00Z" w:id="40">
    <w:p w:rsidRPr="00F324A4" w:rsidR="00F324A4" w:rsidRDefault="00F324A4" w14:paraId="3ADE532E" w14:textId="02A78BA7">
      <w:pPr>
        <w:pStyle w:val="ac"/>
        <w:rPr>
          <w:b w:val="0"/>
          <w:bCs/>
        </w:rPr>
      </w:pPr>
      <w:r>
        <w:rPr>
          <w:rStyle w:val="ab"/>
        </w:rPr>
        <w:annotationRef/>
      </w:r>
      <w:r w:rsidRPr="00AD4A7B">
        <w:rPr>
          <w:rStyle w:val="ab"/>
          <w:b w:val="0"/>
          <w:bCs/>
        </w:rPr>
        <w:annotationRef/>
      </w:r>
      <w:r w:rsidRPr="00AD4A7B">
        <w:rPr>
          <w:rFonts w:hint="eastAsia" w:ascii="Times New Roman" w:hAnsi="Times New Roman" w:eastAsia="SimHei" w:cs="Times New Roman"/>
          <w:b w:val="0"/>
          <w:bCs/>
        </w:rPr>
        <w:t>注：</w:t>
      </w:r>
      <w:r w:rsidRPr="00AD4A7B">
        <w:rPr>
          <w:rFonts w:hint="eastAsia" w:ascii="Times New Roman" w:hAnsi="Times New Roman" w:eastAsia="SimHei" w:cs="Times New Roman"/>
          <w:b w:val="0"/>
          <w:bCs/>
        </w:rPr>
        <w:t>single</w:t>
      </w:r>
      <w:r w:rsidRPr="00AD4A7B">
        <w:rPr>
          <w:rFonts w:ascii="Times New Roman" w:hAnsi="Times New Roman" w:eastAsia="SimHei" w:cs="Times New Roman"/>
          <w:b w:val="0"/>
          <w:bCs/>
        </w:rPr>
        <w:t xml:space="preserve"> </w:t>
      </w:r>
      <w:r w:rsidRPr="00AD4A7B">
        <w:rPr>
          <w:rFonts w:hint="eastAsia" w:ascii="Times New Roman" w:hAnsi="Times New Roman" w:eastAsia="SimHei" w:cs="Times New Roman"/>
          <w:b w:val="0"/>
          <w:bCs/>
        </w:rPr>
        <w:t>user</w:t>
      </w:r>
      <w:r w:rsidRPr="00AD4A7B">
        <w:rPr>
          <w:rFonts w:ascii="Times New Roman" w:hAnsi="Times New Roman" w:eastAsia="SimHei" w:cs="Times New Roman"/>
          <w:b w:val="0"/>
          <w:bCs/>
        </w:rPr>
        <w:t xml:space="preserve"> </w:t>
      </w:r>
      <w:r w:rsidRPr="00AD4A7B">
        <w:rPr>
          <w:rFonts w:hint="eastAsia" w:ascii="Times New Roman" w:hAnsi="Times New Roman" w:eastAsia="SimHei" w:cs="Times New Roman"/>
          <w:b w:val="0"/>
          <w:bCs/>
        </w:rPr>
        <w:t>entity</w:t>
      </w:r>
      <w:r w:rsidRPr="00AD4A7B">
        <w:rPr>
          <w:rFonts w:hint="eastAsia" w:ascii="Times New Roman" w:hAnsi="Times New Roman" w:eastAsia="SimHei" w:cs="Times New Roman"/>
          <w:b w:val="0"/>
          <w:bCs/>
        </w:rPr>
        <w:t>时</w:t>
      </w:r>
      <w:r w:rsidRPr="00AD4A7B">
        <w:rPr>
          <w:rFonts w:hint="eastAsia" w:ascii="Times New Roman" w:hAnsi="Times New Roman" w:eastAsia="SimHei" w:cs="Times New Roman"/>
          <w:b w:val="0"/>
          <w:bCs/>
        </w:rPr>
        <w:t>delete</w:t>
      </w:r>
      <w:r w:rsidRPr="00AD4A7B">
        <w:rPr>
          <w:rFonts w:hint="eastAsia" w:ascii="Times New Roman" w:hAnsi="Times New Roman" w:eastAsia="SimHei" w:cs="Times New Roman"/>
          <w:b w:val="0"/>
          <w:bCs/>
        </w:rPr>
        <w:t>此处描述</w:t>
      </w:r>
    </w:p>
  </w:comment>
  <w:comment w:initials="NHJ" w:author="Nicole H Jin" w:date="2022-03-23T20:55:00Z" w:id="44">
    <w:p w:rsidR="007E39FC" w:rsidRDefault="007E39FC" w14:paraId="24C1E60B" w14:textId="22059626">
      <w:pPr>
        <w:pStyle w:val="ac"/>
        <w:rPr>
          <w:lang w:eastAsia="zh-CN"/>
        </w:rPr>
      </w:pPr>
      <w:r>
        <w:rPr>
          <w:rStyle w:val="ab"/>
        </w:rPr>
        <w:annotationRef/>
      </w:r>
      <w:r w:rsidRPr="00AD4A7B">
        <w:rPr>
          <w:rFonts w:ascii="Times New Roman" w:hAnsi="Times New Roman" w:eastAsia="SimHei" w:cs="Times New Roman"/>
          <w:b w:val="0"/>
          <w:bCs/>
          <w:lang w:eastAsia="zh-CN"/>
        </w:rPr>
        <w:t>注：无用户补充</w:t>
      </w:r>
      <w:r w:rsidR="0013182F">
        <w:rPr>
          <w:rFonts w:hint="eastAsia" w:ascii="Times New Roman" w:hAnsi="Times New Roman" w:eastAsia="SimHei" w:cs="Times New Roman"/>
          <w:b w:val="0"/>
          <w:bCs/>
          <w:lang w:eastAsia="zh-CN"/>
        </w:rPr>
        <w:t>性</w:t>
      </w:r>
      <w:r w:rsidRPr="00AD4A7B">
        <w:rPr>
          <w:rFonts w:ascii="Times New Roman" w:hAnsi="Times New Roman" w:eastAsia="SimHei" w:cs="Times New Roman"/>
          <w:b w:val="0"/>
          <w:bCs/>
          <w:lang w:eastAsia="zh-CN"/>
        </w:rPr>
        <w:t>控制</w:t>
      </w:r>
      <w:r w:rsidRPr="00AD4A7B">
        <w:rPr>
          <w:rFonts w:hint="eastAsia" w:ascii="Times New Roman" w:hAnsi="Times New Roman" w:eastAsia="SimHei" w:cs="Times New Roman"/>
          <w:b w:val="0"/>
          <w:bCs/>
          <w:lang w:eastAsia="zh-CN"/>
        </w:rPr>
        <w:t>，则相应</w:t>
      </w:r>
      <w:r w:rsidRPr="00AD4A7B">
        <w:rPr>
          <w:rFonts w:ascii="Times New Roman" w:hAnsi="Times New Roman" w:eastAsia="SimHei" w:cs="Times New Roman"/>
          <w:b w:val="0"/>
          <w:bCs/>
          <w:lang w:eastAsia="zh-CN"/>
        </w:rPr>
        <w:t>delete</w:t>
      </w:r>
      <w:r w:rsidRPr="00AD4A7B">
        <w:rPr>
          <w:rFonts w:hint="eastAsia" w:ascii="Times New Roman" w:hAnsi="Times New Roman" w:eastAsia="SimHei" w:cs="Times New Roman"/>
          <w:b w:val="0"/>
          <w:bCs/>
          <w:lang w:eastAsia="zh-CN"/>
        </w:rPr>
        <w:t>有关</w:t>
      </w:r>
      <w:r w:rsidRPr="00AD4A7B">
        <w:rPr>
          <w:rFonts w:hint="eastAsia" w:ascii="Times New Roman" w:hAnsi="Times New Roman" w:eastAsia="SimHei" w:cs="Times New Roman"/>
          <w:b w:val="0"/>
          <w:bCs/>
          <w:lang w:eastAsia="zh-CN"/>
        </w:rPr>
        <w:t>wording</w:t>
      </w:r>
    </w:p>
  </w:comment>
  <w:comment w:initials="NHJ" w:author="Nicole H Jin" w:date="2022-03-23T20:58:00Z" w:id="52">
    <w:p w:rsidR="007E39FC" w:rsidRDefault="007E39FC" w14:paraId="30BE239E" w14:textId="6431B354">
      <w:pPr>
        <w:pStyle w:val="ac"/>
        <w:rPr>
          <w:lang w:eastAsia="zh-CN"/>
        </w:rPr>
      </w:pPr>
      <w:r>
        <w:rPr>
          <w:rStyle w:val="ab"/>
        </w:rPr>
        <w:annotationRef/>
      </w:r>
      <w:r w:rsidRPr="00AD4A7B">
        <w:rPr>
          <w:rFonts w:hint="eastAsia" w:ascii="Times New Roman" w:hAnsi="Times New Roman" w:eastAsia="SimHei" w:cs="Times New Roman"/>
          <w:b w:val="0"/>
          <w:bCs/>
          <w:lang w:eastAsia="zh-CN"/>
        </w:rPr>
        <w:t>注：</w:t>
      </w:r>
      <w:bookmarkStart w:name="_Hlk98875222" w:id="53"/>
      <w:r w:rsidRPr="00AD4A7B">
        <w:rPr>
          <w:rFonts w:hint="eastAsia" w:ascii="Times New Roman" w:hAnsi="Times New Roman" w:eastAsia="SimHei" w:cs="Times New Roman"/>
          <w:b w:val="0"/>
          <w:bCs/>
          <w:lang w:eastAsia="zh-CN"/>
        </w:rPr>
        <w:t>落款要注意位置，不要单独一页</w:t>
      </w:r>
      <w:bookmarkEnd w:id="53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8DD2FF" w15:done="0"/>
  <w15:commentEx w15:paraId="7B8053FB" w15:done="0"/>
  <w15:commentEx w15:paraId="4A113E1E" w15:done="0"/>
  <w15:commentEx w15:paraId="5DE007B6" w15:done="0"/>
  <w15:commentEx w15:paraId="3ADE532E" w15:done="0"/>
  <w15:commentEx w15:paraId="24C1E60B" w15:done="0"/>
  <w15:commentEx w15:paraId="30BE23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E604D2" w16cex:dateUtc="2022-03-23T12:42:00Z"/>
  <w16cex:commentExtensible w16cex:durableId="25E60537" w16cex:dateUtc="2022-03-23T12:44:00Z"/>
  <w16cex:commentExtensible w16cex:durableId="25E60592" w16cex:dateUtc="2022-03-23T12:46:00Z"/>
  <w16cex:commentExtensible w16cex:durableId="28825CCF" w16cex:dateUtc="2023-08-12T11:32:00Z"/>
  <w16cex:commentExtensible w16cex:durableId="25E606EE" w16cex:dateUtc="2022-03-23T12:51:00Z"/>
  <w16cex:commentExtensible w16cex:durableId="25E607D4" w16cex:dateUtc="2022-03-23T12:55:00Z"/>
  <w16cex:commentExtensible w16cex:durableId="25E60867" w16cex:dateUtc="2022-03-23T12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8DD2FF" w16cid:durableId="25E604D2"/>
  <w16cid:commentId w16cid:paraId="7B8053FB" w16cid:durableId="25E60537"/>
  <w16cid:commentId w16cid:paraId="4A113E1E" w16cid:durableId="25E60592"/>
  <w16cid:commentId w16cid:paraId="5DE007B6" w16cid:durableId="28825CCF"/>
  <w16cid:commentId w16cid:paraId="3ADE532E" w16cid:durableId="25E606EE"/>
  <w16cid:commentId w16cid:paraId="24C1E60B" w16cid:durableId="25E607D4"/>
  <w16cid:commentId w16cid:paraId="30BE239E" w16cid:durableId="25E608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31B3" w:rsidRDefault="000831B3" w14:paraId="46787224" w14:textId="77777777">
      <w:r>
        <w:separator/>
      </w:r>
    </w:p>
  </w:endnote>
  <w:endnote w:type="continuationSeparator" w:id="0">
    <w:p w:rsidR="000831B3" w:rsidRDefault="000831B3" w14:paraId="72DD26C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22811" w:rsidR="002C1F86" w:rsidRDefault="009941A9" w14:paraId="3C358184" w14:textId="77777777">
    <w:pPr>
      <w:pStyle w:val="a8"/>
      <w:rPr>
        <w:rFonts w:ascii="Arial" w:hAnsi="Arial"/>
        <w:b w:val="0"/>
        <w:sz w:val="22"/>
        <w:szCs w:val="22"/>
      </w:rPr>
    </w:pPr>
    <w:r w:rsidRPr="00022811">
      <w:rPr>
        <w:rFonts w:ascii="Arial" w:hAnsi="Arial"/>
        <w:b w:val="0"/>
        <w:sz w:val="22"/>
        <w:szCs w:val="22"/>
      </w:rPr>
      <w:tab/>
    </w:r>
    <w:r w:rsidRPr="00022811">
      <w:rPr>
        <w:rFonts w:ascii="Arial" w:hAnsi="Arial"/>
        <w:b w:val="0"/>
        <w:sz w:val="22"/>
        <w:szCs w:val="22"/>
      </w:rPr>
      <w:tab/>
    </w:r>
    <w:r w:rsidRPr="00022811">
      <w:rPr>
        <w:rFonts w:ascii="Arial" w:hAnsi="Arial"/>
        <w:b w:val="0"/>
        <w:sz w:val="22"/>
        <w:szCs w:val="22"/>
      </w:rPr>
      <w:fldChar w:fldCharType="begin"/>
    </w:r>
    <w:r w:rsidRPr="00022811">
      <w:rPr>
        <w:rFonts w:ascii="Arial" w:hAnsi="Arial"/>
        <w:b w:val="0"/>
        <w:sz w:val="22"/>
        <w:szCs w:val="22"/>
      </w:rPr>
      <w:instrText xml:space="preserve"> PAGE   \* MERGEFORMAT </w:instrText>
    </w:r>
    <w:r w:rsidRPr="00022811">
      <w:rPr>
        <w:rFonts w:ascii="Arial" w:hAnsi="Arial"/>
        <w:b w:val="0"/>
        <w:sz w:val="22"/>
        <w:szCs w:val="22"/>
      </w:rPr>
      <w:fldChar w:fldCharType="separate"/>
    </w:r>
    <w:r>
      <w:rPr>
        <w:rFonts w:ascii="Arial" w:hAnsi="Arial"/>
        <w:b w:val="0"/>
        <w:noProof/>
        <w:sz w:val="22"/>
        <w:szCs w:val="22"/>
      </w:rPr>
      <w:t>1</w:t>
    </w:r>
    <w:r w:rsidRPr="00022811">
      <w:rPr>
        <w:rFonts w:ascii="Arial" w:hAnsi="Arial"/>
        <w:b w:val="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31B3" w:rsidRDefault="000831B3" w14:paraId="4BFD25D3" w14:textId="77777777">
      <w:r>
        <w:separator/>
      </w:r>
    </w:p>
  </w:footnote>
  <w:footnote w:type="continuationSeparator" w:id="0">
    <w:p w:rsidR="000831B3" w:rsidRDefault="000831B3" w14:paraId="3CABDE2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0B9B"/>
    <w:multiLevelType w:val="hybridMultilevel"/>
    <w:tmpl w:val="F76E01E8"/>
    <w:lvl w:ilvl="0" w:tplc="E7A4357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052038A"/>
    <w:multiLevelType w:val="hybridMultilevel"/>
    <w:tmpl w:val="2EA25E24"/>
    <w:lvl w:ilvl="0" w:tplc="E5BAB8D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 w:cs="Times New Roman"/>
        <w:i w:val="0"/>
        <w:iCs/>
      </w:rPr>
    </w:lvl>
    <w:lvl w:ilvl="1" w:tplc="DC0E82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064EB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FBE2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16003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380A2F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6A20B2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0C864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AAEFA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37402D2"/>
    <w:multiLevelType w:val="hybridMultilevel"/>
    <w:tmpl w:val="BFAA6AF2"/>
    <w:lvl w:ilvl="0" w:tplc="E2240CDC">
      <w:start w:val="1"/>
      <w:numFmt w:val="bullet"/>
      <w:lvlText w:val=""/>
      <w:lvlJc w:val="left"/>
      <w:pPr>
        <w:ind w:left="1800" w:hanging="360"/>
      </w:pPr>
      <w:rPr>
        <w:rFonts w:hint="default" w:ascii="Webdings" w:hAnsi="Webdings"/>
        <w:b w:val="0"/>
        <w:i w:val="0"/>
        <w:color w:val="auto"/>
        <w:sz w:val="20"/>
        <w:szCs w:val="1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7494285C"/>
    <w:multiLevelType w:val="hybridMultilevel"/>
    <w:tmpl w:val="0D9A39D8"/>
    <w:lvl w:ilvl="0" w:tplc="9134257E">
      <w:start w:val="1"/>
      <w:numFmt w:val="bullet"/>
      <w:lvlText w:val=""/>
      <w:lvlJc w:val="left"/>
      <w:pPr>
        <w:ind w:left="1440" w:hanging="360"/>
      </w:pPr>
      <w:rPr>
        <w:rFonts w:hint="default" w:ascii="Wingdings" w:hAnsi="Wingdings"/>
        <w:b w:val="0"/>
        <w:i w:val="0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633559965">
    <w:abstractNumId w:val="1"/>
  </w:num>
  <w:num w:numId="2" w16cid:durableId="59014565">
    <w:abstractNumId w:val="2"/>
  </w:num>
  <w:num w:numId="3" w16cid:durableId="1401171122">
    <w:abstractNumId w:val="3"/>
  </w:num>
  <w:num w:numId="4" w16cid:durableId="62280649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le H Jin">
    <w15:presenceInfo w15:providerId="AD" w15:userId="S::Nicole.H.Jin@cn.ey.com::cdbbc219-a839-4fde-8c65-abd18eb655b1"/>
  </w15:person>
  <w15:person w15:author="Vic Gong">
    <w15:presenceInfo w15:providerId="AD" w15:userId="S::Vic.Gong@cn.ey.com::9fb16b2a-5395-4f25-838a-0a0bfad18d2a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bordersDoNotSurroundHeader/>
  <w:bordersDoNotSurroundFooter/>
  <w:proofState w:spelling="clean" w:grammar="dirty"/>
  <w:trackRevisions w:val="true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85"/>
    <w:rsid w:val="00026490"/>
    <w:rsid w:val="00042ED0"/>
    <w:rsid w:val="00063B2E"/>
    <w:rsid w:val="00064E69"/>
    <w:rsid w:val="00065600"/>
    <w:rsid w:val="000831B3"/>
    <w:rsid w:val="0011555F"/>
    <w:rsid w:val="0013182F"/>
    <w:rsid w:val="001E3104"/>
    <w:rsid w:val="00280D03"/>
    <w:rsid w:val="002A33D0"/>
    <w:rsid w:val="002B7A95"/>
    <w:rsid w:val="002C1F86"/>
    <w:rsid w:val="0033751E"/>
    <w:rsid w:val="003A2367"/>
    <w:rsid w:val="003D4503"/>
    <w:rsid w:val="00425985"/>
    <w:rsid w:val="004351A0"/>
    <w:rsid w:val="00462322"/>
    <w:rsid w:val="004C22B3"/>
    <w:rsid w:val="005519D9"/>
    <w:rsid w:val="00567A49"/>
    <w:rsid w:val="00581A52"/>
    <w:rsid w:val="005C038C"/>
    <w:rsid w:val="005D357D"/>
    <w:rsid w:val="005D79A3"/>
    <w:rsid w:val="005F3FA4"/>
    <w:rsid w:val="006D5530"/>
    <w:rsid w:val="007210AC"/>
    <w:rsid w:val="00724390"/>
    <w:rsid w:val="007515AA"/>
    <w:rsid w:val="00793F25"/>
    <w:rsid w:val="007A0884"/>
    <w:rsid w:val="007D28FB"/>
    <w:rsid w:val="007D4549"/>
    <w:rsid w:val="007E39FC"/>
    <w:rsid w:val="0081771D"/>
    <w:rsid w:val="00890109"/>
    <w:rsid w:val="008A530C"/>
    <w:rsid w:val="009941A9"/>
    <w:rsid w:val="009C1C07"/>
    <w:rsid w:val="009F12C5"/>
    <w:rsid w:val="00A123BD"/>
    <w:rsid w:val="00A2499D"/>
    <w:rsid w:val="00A27415"/>
    <w:rsid w:val="00A27592"/>
    <w:rsid w:val="00AF3ED1"/>
    <w:rsid w:val="00C12BEE"/>
    <w:rsid w:val="00C45F7B"/>
    <w:rsid w:val="00C960B1"/>
    <w:rsid w:val="00CC0E83"/>
    <w:rsid w:val="00DA2821"/>
    <w:rsid w:val="00E14645"/>
    <w:rsid w:val="00E65820"/>
    <w:rsid w:val="00E72BCB"/>
    <w:rsid w:val="00EC19C6"/>
    <w:rsid w:val="00F059D7"/>
    <w:rsid w:val="00F324A4"/>
    <w:rsid w:val="00F43616"/>
    <w:rsid w:val="00F65173"/>
    <w:rsid w:val="00FD457E"/>
    <w:rsid w:val="00FE5655"/>
    <w:rsid w:val="5506F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BC2720"/>
  <w15:chartTrackingRefBased/>
  <w15:docId w15:val="{F928A32E-9F7D-4CEB-87E1-D4AA13C191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eastAsia="STKaiti" w:asciiTheme="minorHAnsi" w:hAnsiTheme="minorHAnsi" w:cstheme="minorBidi"/>
        <w:kern w:val="2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25985"/>
    <w:pPr>
      <w:overflowPunct w:val="0"/>
      <w:autoSpaceDE w:val="0"/>
      <w:autoSpaceDN w:val="0"/>
      <w:adjustRightInd w:val="0"/>
      <w:textAlignment w:val="baseline"/>
    </w:pPr>
    <w:rPr>
      <w:rFonts w:ascii="Arial Bold" w:hAnsi="Arial Bold" w:eastAsia="Times New Roman" w:cs="Arial"/>
      <w:b/>
      <w:kern w:val="0"/>
      <w:sz w:val="20"/>
      <w:szCs w:val="20"/>
      <w:lang w:eastAsia="en-US"/>
    </w:rPr>
  </w:style>
  <w:style w:type="paragraph" w:styleId="1">
    <w:name w:val="heading 1"/>
    <w:basedOn w:val="a"/>
    <w:next w:val="a"/>
    <w:link w:val="10"/>
    <w:qFormat/>
    <w:rsid w:val="00425985"/>
    <w:pPr>
      <w:keepNext/>
      <w:tabs>
        <w:tab w:val="left" w:pos="360"/>
        <w:tab w:val="left" w:pos="720"/>
        <w:tab w:val="right" w:pos="8910"/>
      </w:tabs>
      <w:spacing w:before="240" w:after="60" w:line="280" w:lineRule="atLeast"/>
      <w:jc w:val="both"/>
      <w:outlineLvl w:val="0"/>
    </w:pPr>
    <w:rPr>
      <w:rFonts w:ascii="Arial" w:hAnsi="Arial"/>
      <w:b w:val="0"/>
      <w:kern w:val="28"/>
      <w:sz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basedOn w:val="a0"/>
    <w:link w:val="1"/>
    <w:rsid w:val="00425985"/>
    <w:rPr>
      <w:rFonts w:ascii="Arial" w:hAnsi="Arial" w:eastAsia="Times New Roman" w:cs="Arial"/>
      <w:kern w:val="28"/>
      <w:sz w:val="28"/>
      <w:szCs w:val="20"/>
      <w:lang w:eastAsia="en-US"/>
    </w:rPr>
  </w:style>
  <w:style w:type="paragraph" w:styleId="a3">
    <w:name w:val="List Paragraph"/>
    <w:basedOn w:val="a"/>
    <w:uiPriority w:val="34"/>
    <w:qFormat/>
    <w:rsid w:val="00425985"/>
    <w:pPr>
      <w:ind w:left="720"/>
      <w:contextualSpacing/>
    </w:pPr>
  </w:style>
  <w:style w:type="paragraph" w:styleId="a4">
    <w:name w:val="Plain Text"/>
    <w:basedOn w:val="a"/>
    <w:link w:val="a5"/>
    <w:uiPriority w:val="99"/>
    <w:rsid w:val="00425985"/>
    <w:pPr>
      <w:overflowPunct/>
      <w:autoSpaceDE/>
      <w:autoSpaceDN/>
      <w:snapToGrid w:val="0"/>
      <w:textAlignment w:val="auto"/>
    </w:pPr>
    <w:rPr>
      <w:rFonts w:ascii="Courier New" w:hAnsi="Courier New" w:cs="Courier New"/>
      <w:b w:val="0"/>
      <w:lang w:val="en-AU" w:eastAsia="en-GB"/>
    </w:rPr>
  </w:style>
  <w:style w:type="character" w:styleId="a5" w:customStyle="1">
    <w:name w:val="纯文本 字符"/>
    <w:basedOn w:val="a0"/>
    <w:link w:val="a4"/>
    <w:uiPriority w:val="99"/>
    <w:rsid w:val="00425985"/>
    <w:rPr>
      <w:rFonts w:ascii="Courier New" w:hAnsi="Courier New" w:eastAsia="Times New Roman" w:cs="Courier New"/>
      <w:kern w:val="0"/>
      <w:sz w:val="20"/>
      <w:szCs w:val="20"/>
      <w:lang w:val="en-AU" w:eastAsia="en-GB"/>
    </w:rPr>
  </w:style>
  <w:style w:type="character" w:styleId="DeltaViewInsertion" w:customStyle="1">
    <w:name w:val="DeltaView Insertion"/>
    <w:rsid w:val="00425985"/>
    <w:rPr>
      <w:color w:val="0000FF"/>
      <w:spacing w:val="0"/>
      <w:u w:val="single"/>
    </w:rPr>
  </w:style>
  <w:style w:type="paragraph" w:styleId="a6">
    <w:name w:val="header"/>
    <w:basedOn w:val="a"/>
    <w:link w:val="a7"/>
    <w:unhideWhenUsed/>
    <w:rsid w:val="00425985"/>
    <w:pPr>
      <w:tabs>
        <w:tab w:val="center" w:pos="4680"/>
        <w:tab w:val="right" w:pos="9360"/>
      </w:tabs>
    </w:pPr>
  </w:style>
  <w:style w:type="character" w:styleId="a7" w:customStyle="1">
    <w:name w:val="页眉 字符"/>
    <w:basedOn w:val="a0"/>
    <w:link w:val="a6"/>
    <w:rsid w:val="00425985"/>
    <w:rPr>
      <w:rFonts w:ascii="Arial Bold" w:hAnsi="Arial Bold" w:eastAsia="Times New Roman" w:cs="Arial"/>
      <w:b/>
      <w:kern w:val="0"/>
      <w:sz w:val="20"/>
      <w:szCs w:val="20"/>
      <w:lang w:eastAsia="en-US"/>
    </w:rPr>
  </w:style>
  <w:style w:type="paragraph" w:styleId="a8">
    <w:name w:val="footer"/>
    <w:basedOn w:val="a"/>
    <w:link w:val="a9"/>
    <w:uiPriority w:val="99"/>
    <w:unhideWhenUsed/>
    <w:rsid w:val="00425985"/>
    <w:pPr>
      <w:tabs>
        <w:tab w:val="center" w:pos="4680"/>
        <w:tab w:val="right" w:pos="9360"/>
      </w:tabs>
    </w:pPr>
  </w:style>
  <w:style w:type="character" w:styleId="a9" w:customStyle="1">
    <w:name w:val="页脚 字符"/>
    <w:basedOn w:val="a0"/>
    <w:link w:val="a8"/>
    <w:uiPriority w:val="99"/>
    <w:rsid w:val="00425985"/>
    <w:rPr>
      <w:rFonts w:ascii="Arial Bold" w:hAnsi="Arial Bold" w:eastAsia="Times New Roman" w:cs="Arial"/>
      <w:b/>
      <w:kern w:val="0"/>
      <w:sz w:val="20"/>
      <w:szCs w:val="20"/>
      <w:lang w:eastAsia="en-US"/>
    </w:rPr>
  </w:style>
  <w:style w:type="character" w:styleId="aa">
    <w:name w:val="footnote reference"/>
    <w:basedOn w:val="a0"/>
    <w:semiHidden/>
    <w:rsid w:val="00425985"/>
    <w:rPr>
      <w:position w:val="6"/>
      <w:sz w:val="16"/>
    </w:rPr>
  </w:style>
  <w:style w:type="character" w:styleId="ab">
    <w:name w:val="annotation reference"/>
    <w:basedOn w:val="a0"/>
    <w:uiPriority w:val="99"/>
    <w:semiHidden/>
    <w:unhideWhenUsed/>
    <w:rsid w:val="002B7A95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2B7A95"/>
  </w:style>
  <w:style w:type="character" w:styleId="ad" w:customStyle="1">
    <w:name w:val="批注文字 字符"/>
    <w:basedOn w:val="a0"/>
    <w:link w:val="ac"/>
    <w:uiPriority w:val="99"/>
    <w:semiHidden/>
    <w:rsid w:val="002B7A95"/>
    <w:rPr>
      <w:rFonts w:ascii="Arial Bold" w:hAnsi="Arial Bold" w:eastAsia="Times New Roman" w:cs="Arial"/>
      <w:b/>
      <w:kern w:val="0"/>
      <w:sz w:val="20"/>
      <w:szCs w:val="20"/>
      <w:lang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B7A95"/>
    <w:rPr>
      <w:bCs/>
    </w:rPr>
  </w:style>
  <w:style w:type="character" w:styleId="af" w:customStyle="1">
    <w:name w:val="批注主题 字符"/>
    <w:basedOn w:val="ad"/>
    <w:link w:val="ae"/>
    <w:uiPriority w:val="99"/>
    <w:semiHidden/>
    <w:rsid w:val="002B7A95"/>
    <w:rPr>
      <w:rFonts w:ascii="Arial Bold" w:hAnsi="Arial Bold" w:eastAsia="Times New Roman" w:cs="Arial"/>
      <w:b/>
      <w:bCs/>
      <w:kern w:val="0"/>
      <w:sz w:val="20"/>
      <w:szCs w:val="20"/>
      <w:lang w:eastAsia="en-US"/>
    </w:rPr>
  </w:style>
  <w:style w:type="paragraph" w:styleId="af0">
    <w:name w:val="Revision"/>
    <w:hidden/>
    <w:uiPriority w:val="99"/>
    <w:semiHidden/>
    <w:rsid w:val="00E72BCB"/>
    <w:rPr>
      <w:rFonts w:ascii="Arial Bold" w:hAnsi="Arial Bold" w:eastAsia="Times New Roman" w:cs="Arial"/>
      <w:b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50920952088c268d04d1deeb785a41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424ab48e3b10efb04e40857be3069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06ED4A-51A2-46B8-9EB6-9D21B060C8AF}"/>
</file>

<file path=customXml/itemProps2.xml><?xml version="1.0" encoding="utf-8"?>
<ds:datastoreItem xmlns:ds="http://schemas.openxmlformats.org/officeDocument/2006/customXml" ds:itemID="{A5CC215F-5511-432B-9D2F-A03F58172E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317BFF-9264-4BB6-AA27-417D60B568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2124FC9-CCC2-465E-883E-BEFABADF9ED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 Jin</dc:creator>
  <cp:keywords/>
  <dc:description/>
  <cp:lastModifiedBy>Kyle Tang</cp:lastModifiedBy>
  <cp:revision>51</cp:revision>
  <dcterms:created xsi:type="dcterms:W3CDTF">2025-12-19T05:53:00Z</dcterms:created>
  <dcterms:modified xsi:type="dcterms:W3CDTF">2025-12-19T05:56:39Z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4422200</vt:r8>
  </property>
  <property fmtid="{D5CDD505-2E9C-101B-9397-08002B2CF9AE}" pid="4" name="_activity">
    <vt:lpwstr>{"FileActivityType":"6","FileActivityTimeStamp":"2023-08-12T11:33:01.890Z","FileActivityUsersOnPage":[{"DisplayName":"Vic Gong","Id":"vic.gong@cn.ey.com"}],"FileActivityNavigationId":null}</vt:lpwstr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</Properties>
</file>
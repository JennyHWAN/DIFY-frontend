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92342" w:rsidR="00E73914" w:rsidP="002B6C89" w:rsidRDefault="00E73914" w14:paraId="1EDF8240" w14:textId="77777777">
      <w:pPr>
        <w:widowControl w:val="0"/>
        <w:adjustRightInd w:val="0"/>
        <w:snapToGrid w:val="0"/>
        <w:spacing w:after="0" w:line="276" w:lineRule="auto"/>
        <w:jc w:val="both"/>
        <w:rPr>
          <w:rFonts w:ascii="Times New Roman" w:hAnsi="Times New Roman" w:eastAsia="黑体" w:cs="Times New Roman"/>
          <w:b/>
          <w:bCs/>
        </w:rPr>
      </w:pPr>
      <w:bookmarkStart w:name="_Toc532726706" w:id="0"/>
      <w:bookmarkStart w:name="_Toc947423" w:id="1"/>
      <w:bookmarkStart w:name="_Toc949771" w:id="2"/>
      <w:bookmarkStart w:name="_Toc947429" w:id="3"/>
      <w:bookmarkStart w:name="_Toc949777" w:id="4"/>
    </w:p>
    <w:p w:rsidRPr="00192342" w:rsidR="00E73914" w:rsidP="002B6C89" w:rsidRDefault="00E73914" w14:paraId="7F9485D9" w14:textId="77777777">
      <w:pPr>
        <w:widowControl w:val="0"/>
        <w:adjustRightInd w:val="0"/>
        <w:snapToGrid w:val="0"/>
        <w:spacing w:after="0" w:line="276" w:lineRule="auto"/>
        <w:jc w:val="both"/>
        <w:rPr>
          <w:rFonts w:ascii="Times New Roman" w:hAnsi="Times New Roman" w:eastAsia="黑体" w:cs="Times New Roman"/>
          <w:b/>
          <w:bCs/>
        </w:rPr>
      </w:pPr>
    </w:p>
    <w:p w:rsidRPr="00192342" w:rsidR="00E73914" w:rsidP="002B6C89" w:rsidRDefault="00E73914" w14:paraId="7FDFC34C" w14:textId="31E5E7C4">
      <w:pPr>
        <w:widowControl w:val="0"/>
        <w:adjustRightInd w:val="0"/>
        <w:snapToGrid w:val="0"/>
        <w:spacing w:after="0" w:line="276" w:lineRule="auto"/>
        <w:jc w:val="both"/>
        <w:rPr>
          <w:rFonts w:ascii="Times New Roman" w:hAnsi="Times New Roman" w:eastAsia="黑体" w:cs="Times New Roman"/>
          <w:b/>
          <w:bCs/>
        </w:rPr>
      </w:pPr>
      <w:r w:rsidRPr="00192342">
        <w:rPr>
          <w:rFonts w:ascii="Times New Roman" w:hAnsi="Times New Roman" w:eastAsia="黑体" w:cs="Times New Roman"/>
          <w:b/>
          <w:bCs/>
        </w:rPr>
        <w:t>【服务机构名称】</w:t>
      </w:r>
      <w:r w:rsidRPr="00192342">
        <w:rPr>
          <w:rFonts w:hint="eastAsia" w:ascii="Times New Roman" w:hAnsi="Times New Roman" w:eastAsia="黑体" w:cs="Times New Roman"/>
          <w:b/>
          <w:bCs/>
        </w:rPr>
        <w:t>管理层认定</w:t>
      </w:r>
    </w:p>
    <w:p w:rsidRPr="00192342" w:rsidR="00E73914" w:rsidP="002B6C89" w:rsidRDefault="00E73914" w14:paraId="46544959" w14:textId="77777777">
      <w:pPr>
        <w:widowControl w:val="0"/>
        <w:adjustRightInd w:val="0"/>
        <w:snapToGrid w:val="0"/>
        <w:spacing w:after="0" w:line="276" w:lineRule="auto"/>
        <w:jc w:val="both"/>
        <w:rPr>
          <w:rFonts w:ascii="Times New Roman" w:hAnsi="Times New Roman" w:eastAsia="黑体" w:cs="Times New Roman"/>
          <w:b/>
          <w:bCs/>
        </w:rPr>
      </w:pPr>
    </w:p>
    <w:p w:rsidRPr="00192342" w:rsidR="00E73914" w:rsidP="002B6C89" w:rsidRDefault="00E73914" w14:paraId="3C8EC1FE" w14:textId="3BA6F7FE">
      <w:pPr>
        <w:widowControl w:val="0"/>
        <w:adjustRightInd w:val="0"/>
        <w:snapToGrid w:val="0"/>
        <w:spacing w:after="0" w:line="276" w:lineRule="auto"/>
        <w:jc w:val="both"/>
        <w:rPr>
          <w:rFonts w:ascii="Times New Roman" w:hAnsi="Times New Roman" w:eastAsia="黑体" w:cs="Times New Roman"/>
          <w:b/>
        </w:rPr>
      </w:pPr>
      <w:r w:rsidRPr="00192342">
        <w:rPr>
          <w:rFonts w:hint="eastAsia" w:ascii="Times New Roman" w:hAnsi="Times New Roman" w:eastAsia="黑体" w:cs="Times New Roman"/>
          <w:b/>
        </w:rPr>
        <w:t>【</w:t>
      </w:r>
      <w:r w:rsidRPr="00192342">
        <w:rPr>
          <w:rFonts w:ascii="Times New Roman" w:hAnsi="Times New Roman" w:eastAsia="黑体" w:cs="Times New Roman"/>
          <w:b/>
        </w:rPr>
        <w:t>报告日</w:t>
      </w:r>
      <w:r w:rsidRPr="00192342">
        <w:rPr>
          <w:rFonts w:hint="eastAsia" w:ascii="Times New Roman" w:hAnsi="Times New Roman" w:eastAsia="黑体" w:cs="Times New Roman"/>
          <w:b/>
        </w:rPr>
        <w:t>】</w:t>
      </w:r>
    </w:p>
    <w:p w:rsidRPr="00192342" w:rsidR="00E73914" w:rsidP="002B6C89" w:rsidRDefault="00E73914" w14:paraId="3FF168D9" w14:textId="77777777">
      <w:pPr>
        <w:widowControl w:val="0"/>
        <w:adjustRightInd w:val="0"/>
        <w:snapToGrid w:val="0"/>
        <w:spacing w:after="0" w:line="276" w:lineRule="auto"/>
        <w:jc w:val="both"/>
        <w:rPr>
          <w:rFonts w:ascii="Times New Roman" w:hAnsi="Times New Roman" w:eastAsia="黑体" w:cs="Times New Roman"/>
          <w:b/>
        </w:rPr>
      </w:pPr>
    </w:p>
    <w:p w:rsidRPr="00192342" w:rsidR="00E73914" w:rsidP="002B6C89" w:rsidRDefault="00E73914" w14:paraId="2B5012E4" w14:textId="185B93E5">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黑体" w:cs="Times New Roman"/>
          <w:lang w:bidi="he-IL"/>
        </w:rPr>
      </w:pPr>
      <w:r w:rsidRPr="00192342">
        <w:rPr>
          <w:rFonts w:ascii="Times New Roman" w:hAnsi="Times New Roman" w:eastAsia="黑体" w:cs="Times New Roman"/>
          <w:b/>
          <w:bCs/>
        </w:rPr>
        <w:t>【服务机构名称】</w:t>
      </w:r>
      <w:r w:rsidRPr="00192342">
        <w:rPr>
          <w:rFonts w:hint="eastAsia" w:ascii="黑体" w:hAnsi="黑体" w:eastAsia="黑体" w:cs="Times New Roman"/>
        </w:rPr>
        <w:t>（以下简称</w:t>
      </w:r>
      <w:r w:rsidRPr="00192342">
        <w:rPr>
          <w:rFonts w:ascii="黑体" w:hAnsi="黑体" w:eastAsia="黑体" w:cs="Times New Roman"/>
        </w:rPr>
        <w:t>“</w:t>
      </w:r>
      <w:r w:rsidRPr="00192342">
        <w:rPr>
          <w:rFonts w:ascii="黑体" w:hAnsi="黑体" w:eastAsia="黑体" w:cs="Times New Roman"/>
          <w:b/>
          <w:bCs/>
        </w:rPr>
        <w:t>【服务机构简称】</w:t>
      </w:r>
      <w:r w:rsidRPr="00192342">
        <w:rPr>
          <w:rFonts w:ascii="黑体" w:hAnsi="黑体" w:eastAsia="黑体" w:cs="Times New Roman"/>
        </w:rPr>
        <w:t>”</w:t>
      </w:r>
      <w:r w:rsidRPr="00192342">
        <w:rPr>
          <w:rFonts w:hint="eastAsia" w:ascii="黑体" w:hAnsi="黑体" w:eastAsia="黑体" w:cs="Times New Roman"/>
        </w:rPr>
        <w:t>或</w:t>
      </w:r>
      <w:r w:rsidRPr="00192342">
        <w:rPr>
          <w:rFonts w:ascii="黑体" w:hAnsi="黑体" w:eastAsia="黑体" w:cs="Times New Roman"/>
        </w:rPr>
        <w:t>“</w:t>
      </w:r>
      <w:r w:rsidRPr="00192342">
        <w:rPr>
          <w:rFonts w:hint="eastAsia" w:ascii="黑体" w:hAnsi="黑体" w:eastAsia="黑体" w:cs="Times New Roman"/>
        </w:rPr>
        <w:t>我们</w:t>
      </w:r>
      <w:r w:rsidRPr="00192342">
        <w:rPr>
          <w:rFonts w:ascii="黑体" w:hAnsi="黑体" w:eastAsia="黑体" w:cs="Times New Roman"/>
        </w:rPr>
        <w:t>”</w:t>
      </w:r>
      <w:r w:rsidRPr="00192342">
        <w:rPr>
          <w:rFonts w:hint="eastAsia" w:ascii="黑体" w:hAnsi="黑体" w:eastAsia="黑体" w:cs="Times New Roman"/>
        </w:rPr>
        <w:t>或</w:t>
      </w:r>
      <w:r w:rsidRPr="00192342">
        <w:rPr>
          <w:rFonts w:ascii="黑体" w:hAnsi="黑体" w:eastAsia="黑体" w:cs="Times New Roman"/>
        </w:rPr>
        <w:t>“</w:t>
      </w:r>
      <w:r w:rsidRPr="00192342">
        <w:rPr>
          <w:rFonts w:hint="eastAsia" w:ascii="黑体" w:hAnsi="黑体" w:eastAsia="黑体" w:cs="Times New Roman"/>
        </w:rPr>
        <w:t>服务机构</w:t>
      </w:r>
      <w:r w:rsidRPr="00192342">
        <w:rPr>
          <w:rFonts w:ascii="黑体" w:hAnsi="黑体" w:eastAsia="黑体" w:cs="Times New Roman"/>
        </w:rPr>
        <w:t>”</w:t>
      </w:r>
      <w:r w:rsidRPr="00192342">
        <w:rPr>
          <w:rFonts w:hint="eastAsia" w:ascii="黑体" w:hAnsi="黑体" w:eastAsia="黑体" w:cs="Times New Roman"/>
        </w:rPr>
        <w:t>）</w:t>
      </w:r>
      <w:r w:rsidRPr="00192342">
        <w:rPr>
          <w:rFonts w:hint="eastAsia" w:ascii="Times New Roman" w:hAnsi="Times New Roman" w:eastAsia="黑体" w:cs="Times New Roman"/>
        </w:rPr>
        <w:t>编制了随附的</w:t>
      </w:r>
      <w:r w:rsidRPr="00192342">
        <w:rPr>
          <w:rFonts w:hint="eastAsia" w:ascii="Times New Roman" w:hAnsi="Times New Roman" w:eastAsia="黑体" w:cs="Times New Roman"/>
          <w:i/>
          <w:iCs/>
        </w:rPr>
        <w:t>自</w:t>
      </w:r>
      <w:r w:rsidRPr="00192342">
        <w:rPr>
          <w:rFonts w:ascii="Times New Roman" w:hAnsi="Times New Roman" w:eastAsia="黑体" w:cs="Times New Roman"/>
          <w:b/>
          <w:bCs/>
          <w:i/>
          <w:iCs/>
          <w:lang w:bidi="he-IL"/>
        </w:rPr>
        <w:t>【日期】</w:t>
      </w:r>
      <w:r w:rsidRPr="00192342">
        <w:rPr>
          <w:rFonts w:ascii="Times New Roman" w:hAnsi="Times New Roman" w:eastAsia="黑体" w:cs="Times New Roman"/>
          <w:i/>
          <w:iCs/>
          <w:lang w:bidi="he-IL"/>
        </w:rPr>
        <w:t>至</w:t>
      </w:r>
      <w:r w:rsidRPr="00192342">
        <w:rPr>
          <w:rFonts w:ascii="Times New Roman" w:hAnsi="Times New Roman" w:eastAsia="黑体" w:cs="Times New Roman"/>
          <w:b/>
          <w:bCs/>
          <w:i/>
          <w:iCs/>
          <w:lang w:bidi="he-IL"/>
        </w:rPr>
        <w:t>【日期】</w:t>
      </w:r>
      <w:r w:rsidRPr="00192342">
        <w:rPr>
          <w:rFonts w:hint="eastAsia" w:ascii="Times New Roman" w:hAnsi="Times New Roman" w:eastAsia="黑体" w:cs="Times New Roman"/>
          <w:i/>
          <w:iCs/>
        </w:rPr>
        <w:t>止期间</w:t>
      </w:r>
      <w:r w:rsidRPr="00192342">
        <w:rPr>
          <w:rFonts w:hint="eastAsia" w:ascii="Times New Roman" w:hAnsi="Times New Roman" w:eastAsia="黑体" w:cs="Times New Roman"/>
          <w:i/>
          <w:iCs/>
          <w:lang w:bidi="he-IL"/>
        </w:rPr>
        <w:t>的</w:t>
      </w:r>
      <w:bookmarkStart w:name="_Hlk75440802" w:id="5"/>
      <w:r w:rsidRPr="00192342">
        <w:rPr>
          <w:rFonts w:ascii="Times New Roman" w:hAnsi="Times New Roman" w:eastAsia="黑体" w:cs="Times New Roman"/>
          <w:b/>
          <w:bCs/>
          <w:i/>
          <w:iCs/>
        </w:rPr>
        <w:t>【服务机构名称】</w:t>
      </w:r>
      <w:r w:rsidRPr="00192342">
        <w:rPr>
          <w:rFonts w:hint="eastAsia" w:ascii="Times New Roman" w:hAnsi="Times New Roman" w:eastAsia="黑体" w:cs="Times New Roman"/>
          <w:i/>
          <w:iCs/>
          <w:lang w:bidi="he-IL"/>
        </w:rPr>
        <w:t>之</w:t>
      </w:r>
      <w:r w:rsidRPr="00192342">
        <w:rPr>
          <w:rFonts w:ascii="Times New Roman" w:hAnsi="Times New Roman" w:eastAsia="黑体" w:cs="Times New Roman"/>
          <w:b/>
          <w:bCs/>
          <w:i/>
          <w:iCs/>
          <w:lang w:bidi="he-IL"/>
        </w:rPr>
        <w:t>【服务机构体系名称】</w:t>
      </w:r>
      <w:r w:rsidRPr="00192342" w:rsidR="00937563">
        <w:rPr>
          <w:rFonts w:ascii="Times New Roman" w:hAnsi="Times New Roman" w:eastAsia="黑体" w:cs="Times New Roman"/>
          <w:i/>
          <w:iCs/>
          <w:lang w:bidi="he-IL"/>
        </w:rPr>
        <w:t>与</w:t>
      </w:r>
      <w:commentRangeStart w:id="6"/>
      <w:r w:rsidRPr="00192342" w:rsidR="00BA4A82">
        <w:rPr>
          <w:rFonts w:hint="eastAsia" w:ascii="Times New Roman" w:hAnsi="Times New Roman" w:eastAsia="黑体" w:cs="Times New Roman"/>
          <w:b/>
          <w:bCs/>
          <w:i/>
          <w:iCs/>
          <w:lang w:bidi="he-IL"/>
        </w:rPr>
        <w:t>【</w:t>
      </w:r>
      <w:r w:rsidRPr="00192342" w:rsidR="00937563">
        <w:rPr>
          <w:rFonts w:ascii="Times New Roman" w:hAnsi="Times New Roman" w:eastAsia="黑体" w:cs="Times New Roman"/>
          <w:b/>
          <w:bCs/>
          <w:i/>
          <w:iCs/>
          <w:lang w:bidi="he-IL"/>
        </w:rPr>
        <w:t>安全性、可用性</w:t>
      </w:r>
      <w:r w:rsidRPr="00192342" w:rsidR="00937563">
        <w:rPr>
          <w:rFonts w:hint="eastAsia" w:ascii="Times New Roman" w:hAnsi="Times New Roman" w:eastAsia="黑体" w:cs="Times New Roman"/>
          <w:b/>
          <w:bCs/>
          <w:i/>
          <w:iCs/>
          <w:lang w:bidi="he-IL"/>
        </w:rPr>
        <w:t>、进程完整性</w:t>
      </w:r>
      <w:r w:rsidRPr="00192342" w:rsidR="00BA4A82">
        <w:rPr>
          <w:rFonts w:hint="eastAsia" w:ascii="Times New Roman" w:hAnsi="Times New Roman" w:eastAsia="黑体" w:cs="Times New Roman"/>
          <w:b/>
          <w:bCs/>
          <w:i/>
          <w:iCs/>
          <w:lang w:bidi="he-IL"/>
        </w:rPr>
        <w:t>、</w:t>
      </w:r>
      <w:r w:rsidRPr="00192342" w:rsidR="00BA4A82">
        <w:rPr>
          <w:rFonts w:ascii="Times New Roman" w:hAnsi="Times New Roman" w:eastAsia="黑体" w:cs="Times New Roman"/>
          <w:b/>
          <w:bCs/>
          <w:i/>
          <w:iCs/>
          <w:lang w:bidi="he-IL"/>
        </w:rPr>
        <w:t>保密性</w:t>
      </w:r>
      <w:r w:rsidRPr="00192342" w:rsidR="00937563">
        <w:rPr>
          <w:rFonts w:hint="eastAsia" w:ascii="Times New Roman" w:hAnsi="Times New Roman" w:eastAsia="黑体" w:cs="Times New Roman"/>
          <w:b/>
          <w:bCs/>
          <w:i/>
          <w:iCs/>
          <w:lang w:bidi="he-IL"/>
        </w:rPr>
        <w:t>以及隐私性</w:t>
      </w:r>
      <w:r w:rsidRPr="00DA297D" w:rsidR="00BA4A82">
        <w:rPr>
          <w:rFonts w:hint="eastAsia" w:ascii="黑体" w:hAnsi="黑体" w:eastAsia="黑体" w:cs="Times New Roman"/>
          <w:b/>
          <w:bCs/>
          <w:i/>
          <w:iCs/>
          <w:lang w:bidi="he-IL"/>
        </w:rPr>
        <w:t>】</w:t>
      </w:r>
      <w:commentRangeEnd w:id="6"/>
      <w:r w:rsidRPr="00DA297D" w:rsidR="00026703">
        <w:rPr>
          <w:rStyle w:val="a7"/>
          <w:rFonts w:ascii="黑体" w:hAnsi="黑体" w:eastAsia="黑体"/>
          <w:b/>
          <w:bCs/>
          <w:i/>
          <w:iCs/>
          <w:sz w:val="22"/>
          <w:szCs w:val="22"/>
        </w:rPr>
        <w:commentReference w:id="6"/>
      </w:r>
      <w:r w:rsidRPr="00192342" w:rsidR="00937563">
        <w:rPr>
          <w:rFonts w:ascii="Times New Roman" w:hAnsi="Times New Roman" w:eastAsia="黑体" w:cs="Times New Roman"/>
          <w:i/>
          <w:iCs/>
          <w:lang w:bidi="he-IL"/>
        </w:rPr>
        <w:t>相关的体系</w:t>
      </w:r>
      <w:r w:rsidR="0039738C">
        <w:rPr>
          <w:rFonts w:hint="eastAsia" w:ascii="Times New Roman" w:hAnsi="Times New Roman" w:eastAsia="黑体" w:cs="Times New Roman"/>
          <w:i/>
          <w:iCs/>
          <w:lang w:bidi="he-IL"/>
        </w:rPr>
        <w:t>之</w:t>
      </w:r>
      <w:r w:rsidRPr="00192342">
        <w:rPr>
          <w:rFonts w:hint="eastAsia" w:ascii="Times New Roman" w:hAnsi="Times New Roman" w:eastAsia="黑体" w:cs="Times New Roman"/>
          <w:i/>
          <w:iCs/>
          <w:lang w:bidi="he-IL"/>
        </w:rPr>
        <w:t>描述</w:t>
      </w:r>
      <w:r w:rsidRPr="00192342">
        <w:rPr>
          <w:rFonts w:hint="eastAsia" w:ascii="黑体" w:hAnsi="黑体" w:eastAsia="黑体" w:cs="Times New Roman"/>
        </w:rPr>
        <w:t>（以下简称</w:t>
      </w:r>
      <w:r w:rsidRPr="00192342">
        <w:rPr>
          <w:rFonts w:ascii="黑体" w:hAnsi="黑体" w:eastAsia="黑体" w:cs="Times New Roman"/>
        </w:rPr>
        <w:t>“</w:t>
      </w:r>
      <w:r w:rsidRPr="00192342">
        <w:rPr>
          <w:rFonts w:hint="eastAsia" w:ascii="黑体" w:hAnsi="黑体" w:eastAsia="黑体" w:cs="Times New Roman"/>
        </w:rPr>
        <w:t>描述</w:t>
      </w:r>
      <w:r w:rsidRPr="00192342">
        <w:rPr>
          <w:rFonts w:ascii="黑体" w:hAnsi="黑体" w:eastAsia="黑体" w:cs="Times New Roman"/>
        </w:rPr>
        <w:t>”</w:t>
      </w:r>
      <w:r w:rsidRPr="00192342">
        <w:rPr>
          <w:rFonts w:hint="eastAsia" w:ascii="黑体" w:hAnsi="黑体" w:eastAsia="黑体" w:cs="Times New Roman"/>
        </w:rPr>
        <w:t>）</w:t>
      </w:r>
      <w:bookmarkEnd w:id="5"/>
      <w:r w:rsidRPr="00192342">
        <w:rPr>
          <w:rFonts w:hint="eastAsia" w:ascii="Times New Roman" w:hAnsi="Times New Roman" w:eastAsia="黑体" w:cs="Times New Roman"/>
          <w:lang w:bidi="he-IL"/>
        </w:rPr>
        <w:t>。该描述是基于</w:t>
      </w:r>
      <w:r w:rsidRPr="00192342">
        <w:rPr>
          <w:rFonts w:ascii="Times New Roman" w:hAnsi="Times New Roman" w:eastAsia="黑体" w:cs="Times New Roman"/>
          <w:lang w:bidi="he-IL"/>
        </w:rPr>
        <w:t>DC Section 200</w:t>
      </w:r>
      <w:r w:rsidRPr="00192342">
        <w:rPr>
          <w:rFonts w:hint="eastAsia" w:ascii="Times New Roman" w:hAnsi="Times New Roman" w:eastAsia="黑体" w:cs="Times New Roman"/>
          <w:lang w:bidi="he-IL"/>
        </w:rPr>
        <w:t>《</w:t>
      </w:r>
      <w:r w:rsidRPr="00192342">
        <w:rPr>
          <w:rFonts w:ascii="Times New Roman" w:hAnsi="Times New Roman" w:eastAsia="黑体" w:cs="Times New Roman"/>
          <w:lang w:bidi="he-IL"/>
        </w:rPr>
        <w:t>SOC 2</w:t>
      </w:r>
      <w:r w:rsidRPr="00192342">
        <w:rPr>
          <w:rFonts w:hint="eastAsia" w:ascii="Times New Roman" w:hAnsi="Times New Roman" w:eastAsia="黑体" w:cs="Times New Roman"/>
          <w:lang w:bidi="he-IL"/>
        </w:rPr>
        <w:t>报告中的服务机构控制体系的描述标准</w:t>
      </w:r>
      <w:r w:rsidRPr="00192342">
        <w:rPr>
          <w:rFonts w:ascii="Times New Roman" w:hAnsi="Times New Roman" w:eastAsia="黑体" w:cs="Times New Roman"/>
          <w:lang w:bidi="he-IL"/>
        </w:rPr>
        <w:t>2018</w:t>
      </w:r>
      <w:r w:rsidRPr="00192342">
        <w:rPr>
          <w:rFonts w:hint="eastAsia" w:ascii="Times New Roman" w:hAnsi="Times New Roman" w:eastAsia="黑体" w:cs="Times New Roman"/>
          <w:lang w:bidi="he-IL"/>
        </w:rPr>
        <w:t>年版》中所列示的服务机构体系描述标准</w:t>
      </w:r>
      <w:r w:rsidRPr="00192342">
        <w:rPr>
          <w:rFonts w:hint="eastAsia" w:ascii="黑体" w:hAnsi="黑体" w:eastAsia="黑体" w:cs="Times New Roman"/>
        </w:rPr>
        <w:t>（以下简称</w:t>
      </w:r>
      <w:r w:rsidRPr="00192342">
        <w:rPr>
          <w:rFonts w:ascii="黑体" w:hAnsi="黑体" w:eastAsia="黑体" w:cs="Times New Roman"/>
        </w:rPr>
        <w:t>“</w:t>
      </w:r>
      <w:r w:rsidRPr="00192342">
        <w:rPr>
          <w:rFonts w:hint="eastAsia" w:ascii="黑体" w:hAnsi="黑体" w:eastAsia="黑体" w:cs="Times New Roman"/>
        </w:rPr>
        <w:t>描述标准</w:t>
      </w:r>
      <w:r w:rsidRPr="00192342">
        <w:rPr>
          <w:rFonts w:ascii="黑体" w:hAnsi="黑体" w:eastAsia="黑体" w:cs="Times New Roman"/>
        </w:rPr>
        <w:t>”</w:t>
      </w:r>
      <w:r w:rsidRPr="00192342">
        <w:rPr>
          <w:rFonts w:hint="eastAsia" w:ascii="黑体" w:hAnsi="黑体" w:eastAsia="黑体" w:cs="Times New Roman"/>
        </w:rPr>
        <w:t>）</w:t>
      </w:r>
      <w:r w:rsidRPr="00192342">
        <w:rPr>
          <w:rFonts w:hint="eastAsia" w:ascii="Times New Roman" w:hAnsi="Times New Roman" w:eastAsia="黑体" w:cs="Times New Roman"/>
        </w:rPr>
        <w:t>而准备的。该描述旨在为报告使用者提供</w:t>
      </w:r>
      <w:r w:rsidRPr="00192342">
        <w:rPr>
          <w:rFonts w:ascii="Times New Roman" w:hAnsi="Times New Roman" w:eastAsia="黑体" w:cs="Times New Roman"/>
          <w:b/>
          <w:bCs/>
        </w:rPr>
        <w:t>【服务机构简称】</w:t>
      </w:r>
      <w:r w:rsidRPr="00192342">
        <w:rPr>
          <w:rFonts w:hint="eastAsia" w:ascii="Times New Roman" w:hAnsi="Times New Roman" w:eastAsia="黑体" w:cs="Times New Roman"/>
        </w:rPr>
        <w:t>之</w:t>
      </w:r>
      <w:r w:rsidRPr="00192342">
        <w:rPr>
          <w:rFonts w:ascii="Times New Roman" w:hAnsi="Times New Roman" w:eastAsia="黑体" w:cs="Times New Roman"/>
          <w:b/>
          <w:bCs/>
          <w:lang w:bidi="he-IL"/>
        </w:rPr>
        <w:t>【服务机构体系名称】</w:t>
      </w:r>
      <w:r w:rsidRPr="00192342">
        <w:rPr>
          <w:rFonts w:hint="eastAsia" w:ascii="黑体" w:hAnsi="黑体" w:eastAsia="黑体" w:cs="Times New Roman"/>
        </w:rPr>
        <w:t>（以下简称</w:t>
      </w:r>
      <w:r w:rsidRPr="00192342">
        <w:rPr>
          <w:rFonts w:ascii="黑体" w:hAnsi="黑体" w:eastAsia="黑体" w:cs="Times New Roman"/>
        </w:rPr>
        <w:t>“</w:t>
      </w:r>
      <w:r w:rsidRPr="00192342">
        <w:rPr>
          <w:rFonts w:hint="eastAsia" w:ascii="黑体" w:hAnsi="黑体" w:eastAsia="黑体" w:cs="Times New Roman"/>
        </w:rPr>
        <w:t>体系</w:t>
      </w:r>
      <w:r w:rsidRPr="00192342">
        <w:rPr>
          <w:rFonts w:ascii="黑体" w:hAnsi="黑体" w:eastAsia="黑体" w:cs="Times New Roman"/>
        </w:rPr>
        <w:t>”</w:t>
      </w:r>
      <w:r w:rsidRPr="00192342">
        <w:rPr>
          <w:rFonts w:hint="eastAsia" w:ascii="黑体" w:hAnsi="黑体" w:eastAsia="黑体" w:cs="Times New Roman"/>
        </w:rPr>
        <w:t>）</w:t>
      </w:r>
      <w:r w:rsidRPr="00192342">
        <w:rPr>
          <w:rFonts w:hint="eastAsia" w:ascii="Times New Roman" w:hAnsi="Times New Roman" w:eastAsia="黑体" w:cs="Times New Roman"/>
        </w:rPr>
        <w:t>的相关信息，该等信息将有助于评估</w:t>
      </w:r>
      <w:r w:rsidRPr="00192342">
        <w:rPr>
          <w:rFonts w:hint="eastAsia" w:ascii="Times New Roman" w:hAnsi="Times New Roman" w:eastAsia="黑体" w:cs="Times New Roman"/>
          <w:lang w:bidi="he-IL"/>
        </w:rPr>
        <w:t>与</w:t>
      </w:r>
      <w:r w:rsidRPr="00192342">
        <w:rPr>
          <w:rFonts w:hint="eastAsia" w:ascii="Times New Roman" w:hAnsi="Times New Roman" w:eastAsia="黑体" w:cs="Times New Roman"/>
        </w:rPr>
        <w:t>该体系交互而引发的风险，尤其是关于</w:t>
      </w:r>
      <w:r w:rsidRPr="00B85676" w:rsidR="00655BAC">
        <w:rPr>
          <w:rFonts w:hint="eastAsia" w:ascii="Times New Roman" w:hAnsi="Times New Roman" w:eastAsia="黑体" w:cs="Times New Roman"/>
        </w:rPr>
        <w:t>服务机构</w:t>
      </w:r>
      <w:r w:rsidRPr="00192342">
        <w:rPr>
          <w:rFonts w:hint="eastAsia" w:ascii="Times New Roman" w:hAnsi="Times New Roman" w:eastAsia="黑体" w:cs="Times New Roman"/>
        </w:rPr>
        <w:t>为合理保证</w:t>
      </w:r>
      <w:r w:rsidRPr="00192342">
        <w:rPr>
          <w:rFonts w:hint="eastAsia" w:ascii="Times New Roman" w:hAnsi="Times New Roman" w:eastAsia="黑体" w:cs="Times New Roman"/>
          <w:spacing w:val="-2"/>
        </w:rPr>
        <w:t>实现基于</w:t>
      </w:r>
      <w:r w:rsidR="00B85676">
        <w:rPr>
          <w:rFonts w:hint="eastAsia" w:ascii="Times New Roman" w:hAnsi="Times New Roman" w:eastAsia="黑体" w:cs="Times New Roman"/>
          <w:spacing w:val="-2"/>
        </w:rPr>
        <w:t>美国注册会计师协会</w:t>
      </w:r>
      <w:ins w:author="Stella TY" w:date="2024-02-01T14:23:00Z" w:id="7">
        <w:r w:rsidRPr="00A36B3D" w:rsidR="004F750F">
          <w:rPr>
            <w:rFonts w:ascii="Times New Roman" w:hAnsi="Times New Roman" w:eastAsia="黑体" w:cs="Times New Roman"/>
          </w:rPr>
          <w:t>（</w:t>
        </w:r>
        <w:r w:rsidRPr="00A36B3D" w:rsidR="004F750F">
          <w:rPr>
            <w:rFonts w:ascii="Times New Roman" w:hAnsi="Times New Roman" w:eastAsia="黑体" w:cs="Times New Roman"/>
          </w:rPr>
          <w:t>American Institute of Certified Public Accountants</w:t>
        </w:r>
        <w:r w:rsidRPr="00A36B3D" w:rsidR="004F750F">
          <w:rPr>
            <w:rFonts w:ascii="Times New Roman" w:hAnsi="Times New Roman" w:eastAsia="黑体" w:cs="Times New Roman"/>
          </w:rPr>
          <w:t>）</w:t>
        </w:r>
      </w:ins>
      <w:r w:rsidR="00B85676">
        <w:rPr>
          <w:rFonts w:hint="eastAsia" w:ascii="Times New Roman" w:hAnsi="Times New Roman" w:eastAsia="黑体" w:cs="Times New Roman"/>
          <w:spacing w:val="-2"/>
        </w:rPr>
        <w:t>之可信服务标准中</w:t>
      </w:r>
      <w:r w:rsidRPr="00192342">
        <w:rPr>
          <w:rFonts w:ascii="Times New Roman" w:hAnsi="Times New Roman" w:eastAsia="黑体" w:cs="Times New Roman"/>
        </w:rPr>
        <w:t>TSP Section 100</w:t>
      </w:r>
      <w:r w:rsidRPr="00192342">
        <w:rPr>
          <w:rFonts w:hint="eastAsia" w:ascii="Times New Roman" w:hAnsi="Times New Roman" w:eastAsia="黑体" w:cs="Times New Roman"/>
        </w:rPr>
        <w:t>《可信服务之关于安全性、可用性、进程完整性、保密性和隐私性的标准</w:t>
      </w:r>
      <w:r w:rsidRPr="00192342">
        <w:rPr>
          <w:rFonts w:ascii="Times New Roman" w:hAnsi="Times New Roman" w:eastAsia="黑体" w:cs="Times New Roman"/>
        </w:rPr>
        <w:t>2017</w:t>
      </w:r>
      <w:r w:rsidRPr="00192342">
        <w:rPr>
          <w:rFonts w:hint="eastAsia" w:ascii="Times New Roman" w:hAnsi="Times New Roman" w:eastAsia="黑体" w:cs="Times New Roman"/>
        </w:rPr>
        <w:t>年版》之</w:t>
      </w:r>
      <w:commentRangeStart w:id="8"/>
      <w:r w:rsidRPr="00192342" w:rsidR="009D619D">
        <w:rPr>
          <w:rFonts w:hint="eastAsia" w:ascii="Times New Roman" w:hAnsi="Times New Roman" w:eastAsia="黑体" w:cs="Times New Roman"/>
          <w:b/>
          <w:bCs/>
        </w:rPr>
        <w:t>【</w:t>
      </w:r>
      <w:r w:rsidRPr="00192342">
        <w:rPr>
          <w:rFonts w:hint="eastAsia" w:ascii="Times New Roman" w:hAnsi="Times New Roman" w:eastAsia="黑体" w:cs="Times New Roman"/>
          <w:b/>
          <w:bCs/>
        </w:rPr>
        <w:t>安全性、可用性、</w:t>
      </w:r>
      <w:r w:rsidRPr="00192342" w:rsidR="009D619D">
        <w:rPr>
          <w:rFonts w:hint="eastAsia" w:ascii="Times New Roman" w:hAnsi="Times New Roman" w:eastAsia="黑体" w:cs="Times New Roman"/>
          <w:b/>
          <w:bCs/>
        </w:rPr>
        <w:t>进程完整性、</w:t>
      </w:r>
      <w:r w:rsidRPr="00192342">
        <w:rPr>
          <w:rFonts w:hint="eastAsia" w:ascii="Times New Roman" w:hAnsi="Times New Roman" w:eastAsia="黑体" w:cs="Times New Roman"/>
          <w:b/>
          <w:bCs/>
        </w:rPr>
        <w:t>保密性以及隐私性</w:t>
      </w:r>
      <w:r w:rsidRPr="00192342" w:rsidR="009D619D">
        <w:rPr>
          <w:rFonts w:hint="eastAsia" w:ascii="Times New Roman" w:hAnsi="Times New Roman" w:eastAsia="黑体" w:cs="Times New Roman"/>
          <w:b/>
          <w:bCs/>
        </w:rPr>
        <w:t>】</w:t>
      </w:r>
      <w:commentRangeEnd w:id="8"/>
      <w:r w:rsidRPr="00192342" w:rsidR="00026703">
        <w:rPr>
          <w:rStyle w:val="a7"/>
          <w:sz w:val="22"/>
          <w:szCs w:val="22"/>
        </w:rPr>
        <w:commentReference w:id="8"/>
      </w:r>
      <w:r w:rsidRPr="00192342">
        <w:rPr>
          <w:rFonts w:hint="eastAsia" w:ascii="Times New Roman" w:hAnsi="Times New Roman" w:eastAsia="黑体" w:cs="Times New Roman"/>
        </w:rPr>
        <w:t>相关的标准（</w:t>
      </w:r>
      <w:r w:rsidRPr="00192342">
        <w:rPr>
          <w:rFonts w:hint="eastAsia" w:ascii="黑体" w:hAnsi="黑体" w:eastAsia="黑体" w:cs="Times New Roman"/>
        </w:rPr>
        <w:t>以下简称</w:t>
      </w:r>
      <w:r w:rsidRPr="00192342">
        <w:rPr>
          <w:rFonts w:ascii="黑体" w:hAnsi="黑体" w:eastAsia="黑体" w:cs="Times New Roman"/>
        </w:rPr>
        <w:t>“</w:t>
      </w:r>
      <w:r w:rsidRPr="00192342">
        <w:rPr>
          <w:rFonts w:hint="eastAsia" w:ascii="黑体" w:hAnsi="黑体" w:eastAsia="黑体" w:cs="Times New Roman"/>
        </w:rPr>
        <w:t>适用的可信服务标准</w:t>
      </w:r>
      <w:r w:rsidRPr="00192342">
        <w:rPr>
          <w:rFonts w:ascii="黑体" w:hAnsi="黑体" w:eastAsia="黑体" w:cs="Times New Roman"/>
        </w:rPr>
        <w:t>”</w:t>
      </w:r>
      <w:r w:rsidRPr="00192342">
        <w:rPr>
          <w:rFonts w:hint="eastAsia" w:ascii="黑体" w:hAnsi="黑体" w:eastAsia="黑体" w:cs="Times New Roman"/>
        </w:rPr>
        <w:t>）</w:t>
      </w:r>
      <w:r w:rsidRPr="00192342">
        <w:rPr>
          <w:rFonts w:hint="eastAsia" w:ascii="Times New Roman" w:hAnsi="Times New Roman" w:eastAsia="黑体" w:cs="Times New Roman"/>
        </w:rPr>
        <w:t>所作出的</w:t>
      </w:r>
      <w:r w:rsidRPr="00192342">
        <w:rPr>
          <w:rFonts w:hint="eastAsia" w:ascii="Times New Roman" w:hAnsi="Times New Roman" w:eastAsia="黑体" w:cs="Times New Roman"/>
          <w:spacing w:val="-2"/>
        </w:rPr>
        <w:t>服务承诺和体系要求</w:t>
      </w:r>
      <w:r w:rsidRPr="00192342">
        <w:rPr>
          <w:rFonts w:hint="eastAsia" w:ascii="Times New Roman" w:hAnsi="Times New Roman" w:eastAsia="黑体" w:cs="Times New Roman"/>
        </w:rPr>
        <w:t>而所设计、实施并执行的系统控制相关的信息。</w:t>
      </w:r>
    </w:p>
    <w:p w:rsidRPr="00192342" w:rsidR="00E73914" w:rsidP="002B6C89" w:rsidRDefault="00E73914" w14:paraId="5605A76E" w14:textId="77777777">
      <w:pPr>
        <w:widowControl w:val="0"/>
        <w:adjustRightInd w:val="0"/>
        <w:snapToGrid w:val="0"/>
        <w:spacing w:after="0" w:line="276" w:lineRule="auto"/>
        <w:jc w:val="both"/>
        <w:rPr>
          <w:rFonts w:ascii="Times New Roman" w:hAnsi="Times New Roman" w:eastAsia="黑体" w:cs="Times New Roman"/>
          <w:lang w:bidi="he-IL"/>
        </w:rPr>
      </w:pPr>
    </w:p>
    <w:p w:rsidRPr="00192342" w:rsidR="00E73914" w:rsidP="002B6C89" w:rsidRDefault="00E73914" w14:paraId="31F4FBB5" w14:textId="5EE1970C">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黑体" w:cs="Times New Roman"/>
        </w:rPr>
      </w:pPr>
      <w:r w:rsidRPr="00192342">
        <w:rPr>
          <w:rFonts w:hint="eastAsia" w:ascii="Times New Roman" w:hAnsi="Times New Roman" w:eastAsia="黑体" w:cs="Times New Roman"/>
        </w:rPr>
        <w:t>描述表明，</w:t>
      </w:r>
      <w:r w:rsidR="00C63C20">
        <w:rPr>
          <w:rFonts w:hint="eastAsia" w:ascii="Times New Roman" w:hAnsi="Times New Roman" w:eastAsia="黑体" w:cs="Times New Roman"/>
        </w:rPr>
        <w:t>除</w:t>
      </w:r>
      <w:r w:rsidRPr="00371DD0" w:rsidR="00C63C20">
        <w:rPr>
          <w:rFonts w:hint="eastAsia" w:ascii="Times New Roman" w:hAnsi="Times New Roman" w:eastAsia="黑体" w:cs="Times New Roman"/>
          <w:b/>
          <w:bCs/>
        </w:rPr>
        <w:t>【服务机构简称】</w:t>
      </w:r>
      <w:r w:rsidR="00C63C20">
        <w:rPr>
          <w:rFonts w:hint="eastAsia" w:ascii="Times New Roman" w:hAnsi="Times New Roman" w:eastAsia="黑体" w:cs="Times New Roman"/>
        </w:rPr>
        <w:t>的控制外，设计恰当且执行有效的用户实体补充性控制是实现描述中所述的服务承诺和体系要求所必须的。描述陈述了</w:t>
      </w:r>
      <w:r w:rsidRPr="00371DD0" w:rsidR="00C63C20">
        <w:rPr>
          <w:rFonts w:hint="eastAsia" w:ascii="Times New Roman" w:hAnsi="Times New Roman" w:eastAsia="黑体" w:cs="Times New Roman"/>
          <w:b/>
          <w:bCs/>
        </w:rPr>
        <w:t>【服务机构简称】</w:t>
      </w:r>
      <w:r w:rsidRPr="00512567" w:rsidR="00C63C20">
        <w:rPr>
          <w:rFonts w:hint="eastAsia" w:ascii="Times New Roman" w:hAnsi="Times New Roman" w:eastAsia="黑体" w:cs="Times New Roman"/>
        </w:rPr>
        <w:t>的控制</w:t>
      </w:r>
      <w:r w:rsidR="00C63C20">
        <w:rPr>
          <w:rFonts w:hint="eastAsia" w:ascii="Times New Roman" w:hAnsi="Times New Roman" w:eastAsia="黑体" w:cs="Times New Roman"/>
        </w:rPr>
        <w:t>以及</w:t>
      </w:r>
      <w:r w:rsidRPr="00371DD0" w:rsidR="00C63C20">
        <w:rPr>
          <w:rFonts w:hint="eastAsia" w:ascii="Times New Roman" w:hAnsi="Times New Roman" w:eastAsia="黑体" w:cs="Times New Roman"/>
          <w:b/>
          <w:bCs/>
        </w:rPr>
        <w:t>【服务机构简称】</w:t>
      </w:r>
      <w:r w:rsidR="00C63C20">
        <w:rPr>
          <w:rFonts w:hint="eastAsia" w:ascii="Times New Roman" w:hAnsi="Times New Roman" w:eastAsia="黑体" w:cs="Times New Roman"/>
        </w:rPr>
        <w:t>控制设计中所预期的用户实体的补充性控制。</w:t>
      </w:r>
    </w:p>
    <w:p w:rsidRPr="00192342" w:rsidR="00E73914" w:rsidP="002B6C89" w:rsidRDefault="00E73914" w14:paraId="1E6929F2" w14:textId="77777777">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黑体" w:cs="Times New Roman"/>
        </w:rPr>
      </w:pPr>
    </w:p>
    <w:p w:rsidRPr="00192342" w:rsidR="00E73914" w:rsidP="002B6C89" w:rsidRDefault="00E73914" w14:paraId="437ADE90" w14:textId="77777777">
      <w:pPr>
        <w:widowControl w:val="0"/>
        <w:adjustRightInd w:val="0"/>
        <w:snapToGrid w:val="0"/>
        <w:spacing w:after="0" w:line="276" w:lineRule="auto"/>
        <w:jc w:val="both"/>
        <w:rPr>
          <w:rFonts w:ascii="Times New Roman" w:hAnsi="Times New Roman" w:eastAsia="黑体" w:cs="Times New Roman"/>
        </w:rPr>
      </w:pPr>
      <w:r w:rsidRPr="00192342">
        <w:rPr>
          <w:rFonts w:hint="eastAsia" w:ascii="Times New Roman" w:hAnsi="Times New Roman" w:eastAsia="黑体" w:cs="Times New Roman"/>
        </w:rPr>
        <w:t>兹就我们的所知及所信，我们确认：</w:t>
      </w:r>
    </w:p>
    <w:p w:rsidRPr="00192342" w:rsidR="00E73914" w:rsidP="002B6C89" w:rsidRDefault="00E73914" w14:paraId="5BB91640" w14:textId="77777777">
      <w:pPr>
        <w:widowControl w:val="0"/>
        <w:adjustRightInd w:val="0"/>
        <w:snapToGrid w:val="0"/>
        <w:spacing w:after="0" w:line="276" w:lineRule="auto"/>
        <w:jc w:val="both"/>
        <w:rPr>
          <w:rFonts w:ascii="Times New Roman" w:hAnsi="Times New Roman" w:eastAsia="黑体" w:cs="Times New Roman"/>
        </w:rPr>
      </w:pPr>
    </w:p>
    <w:p w:rsidRPr="00192342" w:rsidR="00E73914" w:rsidP="4584B387" w:rsidRDefault="00E73914" w14:paraId="66976A37" w14:textId="2C22261F">
      <w:pPr>
        <w:widowControl w:val="0"/>
        <w:numPr>
          <w:ilvl w:val="0"/>
          <w:numId w:val="1"/>
        </w:numPr>
        <w:tabs>
          <w:tab w:val="left" w:pos="360"/>
          <w:tab w:val="left" w:pos="1440"/>
        </w:tabs>
        <w:adjustRightInd w:val="0"/>
        <w:snapToGrid w:val="0"/>
        <w:spacing w:after="0" w:line="276" w:lineRule="auto"/>
        <w:ind w:hanging="357"/>
        <w:jc w:val="both"/>
        <w:rPr>
          <w:rFonts w:ascii="Times New Roman" w:hAnsi="Times New Roman" w:eastAsia="黑体" w:cs="Times New Roman"/>
          <w:b w:val="1"/>
          <w:bCs w:val="1"/>
          <w:lang w:bidi="he-IL"/>
        </w:rPr>
      </w:pPr>
      <w:r w:rsidRPr="4584B387" w:rsidR="00E73914">
        <w:rPr>
          <w:rFonts w:ascii="Times New Roman" w:hAnsi="Times New Roman" w:eastAsia="黑体" w:cs="Times New Roman"/>
          <w:lang w:bidi="he-IL"/>
        </w:rPr>
        <w:t>基于描述标准，描述反映了</w:t>
      </w:r>
      <w:r w:rsidRPr="4584B387" w:rsidR="00E73914">
        <w:rPr>
          <w:rFonts w:ascii="Times New Roman" w:hAnsi="Times New Roman" w:eastAsia="黑体" w:cs="Times New Roman"/>
        </w:rPr>
        <w:t>自</w:t>
      </w:r>
      <w:r w:rsidRPr="4584B387" w:rsidR="00937563">
        <w:rPr>
          <w:rFonts w:ascii="Times New Roman" w:hAnsi="Times New Roman" w:eastAsia="黑体" w:cs="Times New Roman"/>
          <w:b w:val="1"/>
          <w:bCs w:val="1"/>
        </w:rPr>
        <w:t>【日期】</w:t>
      </w:r>
      <w:r w:rsidRPr="4584B387" w:rsidR="00E73914">
        <w:rPr>
          <w:rFonts w:ascii="Times New Roman" w:hAnsi="Times New Roman" w:eastAsia="黑体" w:cs="Times New Roman"/>
        </w:rPr>
        <w:t>至</w:t>
      </w:r>
      <w:r w:rsidRPr="4584B387" w:rsidR="00937563">
        <w:rPr>
          <w:rFonts w:ascii="Times New Roman" w:hAnsi="Times New Roman" w:eastAsia="黑体" w:cs="Times New Roman"/>
          <w:b w:val="1"/>
          <w:bCs w:val="1"/>
        </w:rPr>
        <w:t>【日期】</w:t>
      </w:r>
      <w:r w:rsidRPr="4584B387" w:rsidR="00E73914">
        <w:rPr>
          <w:rFonts w:ascii="Times New Roman" w:hAnsi="Times New Roman" w:eastAsia="黑体" w:cs="Times New Roman"/>
        </w:rPr>
        <w:t>止期间</w:t>
      </w:r>
      <w:r w:rsidRPr="4584B387" w:rsidR="00E73914">
        <w:rPr>
          <w:rFonts w:ascii="Times New Roman" w:hAnsi="Times New Roman" w:eastAsia="黑体" w:cs="Times New Roman"/>
          <w:lang w:bidi="he-IL"/>
        </w:rPr>
        <w:t>内已设计</w:t>
      </w:r>
      <w:ins w:author="Stella TY Shen" w:date="2025-10-28T10:00:29.942Z" w:id="1885166878">
        <w:r w:rsidRPr="4584B387" w:rsidR="2A0CC786">
          <w:rPr>
            <w:rFonts w:ascii="Times New Roman" w:hAnsi="Times New Roman" w:eastAsia="黑体" w:cs="Times New Roman"/>
            <w:lang w:bidi="he-IL"/>
          </w:rPr>
          <w:t>和</w:t>
        </w:r>
      </w:ins>
      <w:del w:author="Stella TY Shen" w:date="2025-10-28T10:00:29.354Z" w:id="1706119623">
        <w:r w:rsidRPr="4584B387" w:rsidDel="00E73914">
          <w:rPr>
            <w:rFonts w:ascii="Times New Roman" w:hAnsi="Times New Roman" w:eastAsia="黑体" w:cs="Times New Roman"/>
            <w:lang w:bidi="he-IL"/>
          </w:rPr>
          <w:delText>并</w:delText>
        </w:r>
      </w:del>
      <w:r w:rsidRPr="4584B387" w:rsidR="00E73914">
        <w:rPr>
          <w:rFonts w:ascii="Times New Roman" w:hAnsi="Times New Roman" w:eastAsia="黑体" w:cs="Times New Roman"/>
          <w:lang w:bidi="he-IL"/>
        </w:rPr>
        <w:t>实施的体系。</w:t>
      </w:r>
    </w:p>
    <w:p w:rsidRPr="00192342" w:rsidR="00E73914" w:rsidP="002B6C89" w:rsidRDefault="00E73914" w14:paraId="59D2BF6F" w14:textId="77777777">
      <w:pPr>
        <w:widowControl w:val="0"/>
        <w:tabs>
          <w:tab w:val="left" w:pos="360"/>
          <w:tab w:val="left" w:pos="1440"/>
        </w:tabs>
        <w:adjustRightInd w:val="0"/>
        <w:snapToGrid w:val="0"/>
        <w:spacing w:after="0" w:line="276" w:lineRule="auto"/>
        <w:ind w:left="714" w:hanging="357"/>
        <w:jc w:val="both"/>
        <w:rPr>
          <w:rFonts w:ascii="Times New Roman" w:hAnsi="Times New Roman" w:eastAsia="黑体" w:cs="Times New Roman"/>
          <w:b/>
          <w:lang w:bidi="he-IL"/>
        </w:rPr>
      </w:pPr>
    </w:p>
    <w:p w:rsidRPr="00192342" w:rsidR="00641132" w:rsidP="002B6C89" w:rsidRDefault="00E73914" w14:paraId="1851E904" w14:textId="67F02EBB">
      <w:pPr>
        <w:widowControl w:val="0"/>
        <w:numPr>
          <w:ilvl w:val="0"/>
          <w:numId w:val="1"/>
        </w:numPr>
        <w:tabs>
          <w:tab w:val="left" w:pos="360"/>
          <w:tab w:val="left" w:pos="1440"/>
        </w:tabs>
        <w:adjustRightInd w:val="0"/>
        <w:snapToGrid w:val="0"/>
        <w:spacing w:after="0" w:line="276" w:lineRule="auto"/>
        <w:ind w:hanging="357"/>
        <w:jc w:val="both"/>
        <w:rPr>
          <w:rFonts w:ascii="Times New Roman" w:hAnsi="Times New Roman" w:eastAsia="黑体" w:cs="Times New Roman"/>
          <w:lang w:bidi="he-IL"/>
        </w:rPr>
      </w:pPr>
      <w:r w:rsidRPr="00192342">
        <w:rPr>
          <w:rFonts w:hint="eastAsia" w:ascii="Times New Roman" w:hAnsi="Times New Roman" w:eastAsia="黑体" w:cs="Times New Roman"/>
        </w:rPr>
        <w:t>在自</w:t>
      </w:r>
      <w:r w:rsidRPr="00192342">
        <w:rPr>
          <w:rFonts w:ascii="Times New Roman" w:hAnsi="Times New Roman" w:eastAsia="黑体" w:cs="Times New Roman"/>
          <w:b/>
          <w:bCs/>
          <w:lang w:bidi="he-IL"/>
        </w:rPr>
        <w:t>【日期】</w:t>
      </w:r>
      <w:r w:rsidRPr="00192342">
        <w:rPr>
          <w:rFonts w:ascii="Times New Roman" w:hAnsi="Times New Roman" w:eastAsia="黑体" w:cs="Times New Roman"/>
          <w:lang w:bidi="he-IL"/>
        </w:rPr>
        <w:t>至</w:t>
      </w:r>
      <w:r w:rsidRPr="00192342">
        <w:rPr>
          <w:rFonts w:ascii="Times New Roman" w:hAnsi="Times New Roman" w:eastAsia="黑体" w:cs="Times New Roman"/>
          <w:b/>
          <w:bCs/>
          <w:lang w:bidi="he-IL"/>
        </w:rPr>
        <w:t>【日期】</w:t>
      </w:r>
      <w:r w:rsidRPr="00192342">
        <w:rPr>
          <w:rFonts w:hint="eastAsia" w:ascii="Times New Roman" w:hAnsi="Times New Roman" w:eastAsia="黑体" w:cs="Times New Roman"/>
          <w:iCs/>
        </w:rPr>
        <w:t>止期间</w:t>
      </w:r>
      <w:r w:rsidRPr="00192342">
        <w:rPr>
          <w:rFonts w:hint="eastAsia" w:ascii="Times New Roman" w:hAnsi="Times New Roman" w:eastAsia="黑体" w:cs="Times New Roman"/>
          <w:lang w:bidi="he-IL"/>
        </w:rPr>
        <w:t>内，描述中所述之控制设计恰当；若该等控制</w:t>
      </w:r>
      <w:r w:rsidR="00F9033D">
        <w:rPr>
          <w:rFonts w:hint="eastAsia" w:ascii="Times New Roman" w:hAnsi="Times New Roman" w:eastAsia="黑体" w:cs="Times New Roman"/>
          <w:lang w:bidi="he-IL"/>
        </w:rPr>
        <w:t>有效</w:t>
      </w:r>
      <w:r w:rsidRPr="00192342">
        <w:rPr>
          <w:rFonts w:hint="eastAsia" w:ascii="Times New Roman" w:hAnsi="Times New Roman" w:eastAsia="黑体" w:cs="Times New Roman"/>
          <w:lang w:bidi="he-IL"/>
        </w:rPr>
        <w:t>执行</w:t>
      </w:r>
      <w:commentRangeStart w:id="9"/>
      <w:r w:rsidRPr="00192342" w:rsidR="0008335D">
        <w:rPr>
          <w:rFonts w:hint="eastAsia" w:ascii="Times New Roman" w:hAnsi="Times New Roman" w:eastAsia="黑体" w:cs="Times New Roman"/>
          <w:lang w:bidi="he-IL"/>
        </w:rPr>
        <w:t>【</w:t>
      </w:r>
      <w:r w:rsidRPr="00192342">
        <w:rPr>
          <w:rFonts w:hint="eastAsia" w:ascii="Times New Roman" w:hAnsi="Times New Roman" w:eastAsia="黑体" w:cs="Times New Roman"/>
          <w:lang w:bidi="he-IL"/>
        </w:rPr>
        <w:t>，且用户</w:t>
      </w:r>
      <w:r w:rsidRPr="00192342" w:rsidR="00937563">
        <w:rPr>
          <w:rFonts w:hint="eastAsia" w:ascii="Times New Roman" w:hAnsi="Times New Roman" w:eastAsia="黑体" w:cs="Times New Roman"/>
          <w:lang w:bidi="he-IL"/>
        </w:rPr>
        <w:t>实体</w:t>
      </w:r>
      <w:ins w:author="Jeremy Shen" w:date="2024-01-07T10:36:00Z" w:id="10">
        <w:r w:rsidR="00CB7B35">
          <w:rPr>
            <w:rFonts w:hint="eastAsia" w:ascii="Times New Roman" w:hAnsi="Times New Roman" w:eastAsia="黑体" w:cs="Times New Roman"/>
            <w:lang w:bidi="he-IL"/>
          </w:rPr>
          <w:t>在</w:t>
        </w:r>
        <w:r w:rsidR="00CB7B35">
          <w:rPr>
            <w:rFonts w:hint="eastAsia" w:ascii="Times New Roman" w:hAnsi="Times New Roman" w:eastAsia="黑体" w:cs="Times New Roman"/>
          </w:rPr>
          <w:t>该</w:t>
        </w:r>
        <w:r w:rsidRPr="00B336B0" w:rsidR="00CB7B35">
          <w:rPr>
            <w:rFonts w:hint="eastAsia" w:ascii="Times New Roman" w:hAnsi="Times New Roman" w:eastAsia="黑体" w:cs="Times New Roman"/>
            <w:iCs/>
          </w:rPr>
          <w:t>期间</w:t>
        </w:r>
      </w:ins>
      <w:ins w:author="Stella TY Shen" w:date="2023-11-29T15:46:00Z" w:id="11">
        <w:del w:author="Jeremy Shen" w:date="2024-01-07T10:36:00Z" w:id="12">
          <w:r w:rsidDel="00CB7B35" w:rsidR="001D414C">
            <w:rPr>
              <w:rFonts w:hint="eastAsia" w:ascii="Times New Roman" w:hAnsi="Times New Roman" w:eastAsia="黑体" w:cs="Times New Roman"/>
              <w:lang w:bidi="he-IL"/>
            </w:rPr>
            <w:delText>在</w:delText>
          </w:r>
          <w:r w:rsidRPr="00B336B0" w:rsidDel="00CB7B35" w:rsidR="001D414C">
            <w:rPr>
              <w:rFonts w:hint="eastAsia" w:ascii="Times New Roman" w:hAnsi="Times New Roman" w:eastAsia="黑体" w:cs="Times New Roman"/>
            </w:rPr>
            <w:delText>自</w:delText>
          </w:r>
          <w:r w:rsidRPr="00B336B0" w:rsidDel="00CB7B35" w:rsidR="001D414C">
            <w:rPr>
              <w:rFonts w:ascii="Times New Roman" w:hAnsi="Times New Roman" w:eastAsia="黑体" w:cs="Times New Roman"/>
              <w:b/>
              <w:bCs/>
              <w:lang w:bidi="he-IL"/>
            </w:rPr>
            <w:delText>【日期】</w:delText>
          </w:r>
          <w:r w:rsidRPr="00B336B0" w:rsidDel="00CB7B35" w:rsidR="001D414C">
            <w:rPr>
              <w:rFonts w:ascii="Times New Roman" w:hAnsi="Times New Roman" w:eastAsia="黑体" w:cs="Times New Roman"/>
              <w:lang w:bidi="he-IL"/>
            </w:rPr>
            <w:delText>至</w:delText>
          </w:r>
          <w:r w:rsidRPr="00B336B0" w:rsidDel="00CB7B35" w:rsidR="001D414C">
            <w:rPr>
              <w:rFonts w:ascii="Times New Roman" w:hAnsi="Times New Roman" w:eastAsia="黑体" w:cs="Times New Roman"/>
              <w:b/>
              <w:bCs/>
              <w:lang w:bidi="he-IL"/>
            </w:rPr>
            <w:delText>【日期】</w:delText>
          </w:r>
          <w:r w:rsidRPr="00B336B0" w:rsidDel="00CB7B35" w:rsidR="001D414C">
            <w:rPr>
              <w:rFonts w:hint="eastAsia" w:ascii="Times New Roman" w:hAnsi="Times New Roman" w:eastAsia="黑体" w:cs="Times New Roman"/>
              <w:iCs/>
            </w:rPr>
            <w:delText>止期间</w:delText>
          </w:r>
        </w:del>
        <w:r w:rsidRPr="00B336B0" w:rsidR="001D414C">
          <w:rPr>
            <w:rFonts w:hint="eastAsia" w:ascii="Times New Roman" w:hAnsi="Times New Roman" w:eastAsia="黑体" w:cs="Times New Roman"/>
            <w:lang w:bidi="he-IL"/>
          </w:rPr>
          <w:t>内</w:t>
        </w:r>
      </w:ins>
      <w:r w:rsidRPr="00192342">
        <w:rPr>
          <w:rFonts w:hint="eastAsia" w:ascii="Times New Roman" w:hAnsi="Times New Roman" w:eastAsia="黑体" w:cs="Times New Roman"/>
          <w:lang w:bidi="he-IL"/>
        </w:rPr>
        <w:t>实施了</w:t>
      </w:r>
      <w:r w:rsidRPr="00192342">
        <w:rPr>
          <w:rFonts w:ascii="Times New Roman" w:hAnsi="Times New Roman" w:eastAsia="黑体" w:cs="Times New Roman"/>
          <w:b/>
          <w:bCs/>
        </w:rPr>
        <w:t>【服务机构简称】</w:t>
      </w:r>
      <w:r w:rsidRPr="00192342">
        <w:rPr>
          <w:rFonts w:hint="eastAsia" w:ascii="Times New Roman" w:hAnsi="Times New Roman" w:eastAsia="黑体" w:cs="Times New Roman"/>
          <w:lang w:bidi="he-IL"/>
        </w:rPr>
        <w:t>的控制设计中所预期的补充</w:t>
      </w:r>
      <w:r w:rsidRPr="00192342">
        <w:rPr>
          <w:rFonts w:hint="eastAsia" w:ascii="Times New Roman" w:hAnsi="Times New Roman" w:eastAsia="黑体" w:cs="Times New Roman"/>
        </w:rPr>
        <w:t>性</w:t>
      </w:r>
      <w:r w:rsidRPr="00192342">
        <w:rPr>
          <w:rFonts w:hint="eastAsia" w:ascii="Times New Roman" w:hAnsi="Times New Roman" w:eastAsia="黑体" w:cs="Times New Roman"/>
          <w:lang w:bidi="he-IL"/>
        </w:rPr>
        <w:t>控制</w:t>
      </w:r>
      <w:r w:rsidRPr="00192342" w:rsidR="0008335D">
        <w:rPr>
          <w:rFonts w:hint="eastAsia" w:ascii="Times New Roman" w:hAnsi="Times New Roman" w:eastAsia="黑体" w:cs="Times New Roman"/>
          <w:lang w:bidi="he-IL"/>
        </w:rPr>
        <w:t>】</w:t>
      </w:r>
      <w:commentRangeEnd w:id="9"/>
      <w:r w:rsidRPr="00192342" w:rsidR="0008335D">
        <w:rPr>
          <w:rStyle w:val="a7"/>
          <w:sz w:val="22"/>
          <w:szCs w:val="22"/>
        </w:rPr>
        <w:commentReference w:id="9"/>
      </w:r>
      <w:r w:rsidRPr="00192342">
        <w:rPr>
          <w:rFonts w:hint="eastAsia" w:ascii="Times New Roman" w:hAnsi="Times New Roman" w:eastAsia="黑体" w:cs="Times New Roman"/>
          <w:lang w:bidi="he-IL"/>
        </w:rPr>
        <w:t>，则该等控制能为实现描述中所述之基于适用的可信服务标准所作出的服务承诺及体系要求提供合理保证。</w:t>
      </w:r>
    </w:p>
    <w:p w:rsidRPr="00192342" w:rsidR="000B0558" w:rsidP="002B6C89" w:rsidRDefault="000B0558" w14:paraId="34744C58" w14:textId="77777777">
      <w:pPr>
        <w:widowControl w:val="0"/>
        <w:tabs>
          <w:tab w:val="left" w:pos="360"/>
          <w:tab w:val="left" w:pos="1440"/>
        </w:tabs>
        <w:adjustRightInd w:val="0"/>
        <w:snapToGrid w:val="0"/>
        <w:spacing w:after="0" w:line="276" w:lineRule="auto"/>
        <w:jc w:val="both"/>
        <w:rPr>
          <w:rFonts w:ascii="Times New Roman" w:hAnsi="Times New Roman" w:eastAsia="黑体" w:cs="Times New Roman"/>
          <w:lang w:bidi="he-IL"/>
        </w:rPr>
      </w:pPr>
    </w:p>
    <w:p w:rsidRPr="00192342" w:rsidR="00E73914" w:rsidP="00F657E6" w:rsidRDefault="00E73914" w14:paraId="05938732" w14:textId="7520BEB5">
      <w:pPr>
        <w:widowControl w:val="0"/>
        <w:numPr>
          <w:ilvl w:val="0"/>
          <w:numId w:val="1"/>
        </w:numPr>
        <w:tabs>
          <w:tab w:val="left" w:pos="360"/>
          <w:tab w:val="left" w:pos="1440"/>
        </w:tabs>
        <w:adjustRightInd w:val="0"/>
        <w:snapToGrid w:val="0"/>
        <w:spacing w:after="0" w:line="276" w:lineRule="auto"/>
        <w:ind w:hanging="357"/>
        <w:jc w:val="both"/>
        <w:rPr>
          <w:rFonts w:ascii="Times New Roman" w:hAnsi="Times New Roman" w:eastAsia="黑体" w:cs="Times New Roman"/>
          <w:lang w:bidi="he-IL"/>
        </w:rPr>
      </w:pPr>
      <w:r w:rsidRPr="00192342">
        <w:rPr>
          <w:rFonts w:hint="eastAsia" w:ascii="Times New Roman" w:hAnsi="Times New Roman" w:eastAsia="黑体" w:cs="Times New Roman"/>
        </w:rPr>
        <w:t>在自</w:t>
      </w:r>
      <w:r w:rsidRPr="00192342">
        <w:rPr>
          <w:rFonts w:ascii="Times New Roman" w:hAnsi="Times New Roman" w:eastAsia="黑体" w:cs="Times New Roman"/>
          <w:b/>
          <w:bCs/>
          <w:lang w:bidi="he-IL"/>
        </w:rPr>
        <w:t>【日期】</w:t>
      </w:r>
      <w:r w:rsidRPr="00192342">
        <w:rPr>
          <w:rFonts w:ascii="Times New Roman" w:hAnsi="Times New Roman" w:eastAsia="黑体" w:cs="Times New Roman"/>
          <w:lang w:bidi="he-IL"/>
        </w:rPr>
        <w:t>至</w:t>
      </w:r>
      <w:r w:rsidRPr="00192342">
        <w:rPr>
          <w:rFonts w:ascii="Times New Roman" w:hAnsi="Times New Roman" w:eastAsia="黑体" w:cs="Times New Roman"/>
          <w:b/>
          <w:bCs/>
          <w:lang w:bidi="he-IL"/>
        </w:rPr>
        <w:t>【日期】</w:t>
      </w:r>
      <w:r w:rsidRPr="00192342">
        <w:rPr>
          <w:rFonts w:hint="eastAsia" w:ascii="Times New Roman" w:hAnsi="Times New Roman" w:eastAsia="黑体" w:cs="Times New Roman"/>
          <w:iCs/>
        </w:rPr>
        <w:t>止期间</w:t>
      </w:r>
      <w:r w:rsidRPr="00192342">
        <w:rPr>
          <w:rFonts w:hint="eastAsia" w:ascii="Times New Roman" w:hAnsi="Times New Roman" w:eastAsia="黑体" w:cs="Times New Roman"/>
          <w:lang w:bidi="he-IL"/>
        </w:rPr>
        <w:t>内，描述中所述之</w:t>
      </w:r>
      <w:r w:rsidRPr="00192342">
        <w:rPr>
          <w:rFonts w:ascii="Times New Roman" w:hAnsi="Times New Roman" w:eastAsia="黑体" w:cs="Times New Roman"/>
          <w:b/>
          <w:bCs/>
        </w:rPr>
        <w:t>【服务机构简称】</w:t>
      </w:r>
      <w:r w:rsidRPr="00192342">
        <w:rPr>
          <w:rFonts w:hint="eastAsia" w:ascii="Times New Roman" w:hAnsi="Times New Roman" w:eastAsia="黑体" w:cs="Times New Roman"/>
          <w:lang w:bidi="he-IL"/>
        </w:rPr>
        <w:t>的控制执行有效</w:t>
      </w:r>
      <w:commentRangeStart w:id="13"/>
      <w:r w:rsidRPr="00192342" w:rsidR="00DF7221">
        <w:rPr>
          <w:rFonts w:hint="eastAsia" w:ascii="Times New Roman" w:hAnsi="Times New Roman" w:eastAsia="黑体" w:cs="Times New Roman"/>
          <w:lang w:bidi="he-IL"/>
        </w:rPr>
        <w:t>【</w:t>
      </w:r>
      <w:ins w:author="Jeremy Shen" w:date="2024-01-07T10:35:00Z" w:id="14">
        <w:r w:rsidR="00DD1611">
          <w:rPr>
            <w:rFonts w:hint="eastAsia" w:ascii="Times New Roman" w:hAnsi="Times New Roman" w:eastAsia="黑体" w:cs="Times New Roman"/>
            <w:lang w:bidi="he-IL"/>
          </w:rPr>
          <w:t>，且</w:t>
        </w:r>
      </w:ins>
      <w:del w:author="Jeremy Shen" w:date="2024-01-07T10:35:00Z" w:id="15">
        <w:r w:rsidRPr="00192342" w:rsidDel="00DD1611">
          <w:rPr>
            <w:rFonts w:hint="eastAsia" w:ascii="Times New Roman" w:hAnsi="Times New Roman" w:eastAsia="黑体" w:cs="Times New Roman"/>
            <w:lang w:bidi="he-IL"/>
          </w:rPr>
          <w:delText>；</w:delText>
        </w:r>
      </w:del>
      <w:r w:rsidRPr="00192342">
        <w:rPr>
          <w:rFonts w:hint="eastAsia" w:ascii="Times New Roman" w:hAnsi="Times New Roman" w:eastAsia="黑体" w:cs="Times New Roman"/>
          <w:lang w:bidi="he-IL"/>
        </w:rPr>
        <w:t>若</w:t>
      </w:r>
      <w:del w:author="Stella TY Shen" w:date="2023-11-29T15:46:00Z" w:id="16">
        <w:r w:rsidRPr="00192342" w:rsidDel="001D414C">
          <w:rPr>
            <w:rFonts w:hint="eastAsia" w:ascii="Times New Roman" w:hAnsi="Times New Roman" w:eastAsia="黑体" w:cs="Times New Roman"/>
            <w:lang w:bidi="he-IL"/>
          </w:rPr>
          <w:delText>用户</w:delText>
        </w:r>
        <w:r w:rsidRPr="00192342" w:rsidDel="001D414C" w:rsidR="000B0558">
          <w:rPr>
            <w:rFonts w:hint="eastAsia" w:ascii="Times New Roman" w:hAnsi="Times New Roman" w:eastAsia="黑体" w:cs="Times New Roman"/>
            <w:lang w:bidi="he-IL"/>
          </w:rPr>
          <w:delText>实体</w:delText>
        </w:r>
      </w:del>
      <w:del w:author="Jeremy Shen" w:date="2024-01-07T10:36:00Z" w:id="17">
        <w:r w:rsidRPr="00192342" w:rsidDel="00B138A9">
          <w:rPr>
            <w:rFonts w:hint="eastAsia" w:ascii="Times New Roman" w:hAnsi="Times New Roman" w:eastAsia="黑体" w:cs="Times New Roman"/>
            <w:lang w:bidi="he-IL"/>
          </w:rPr>
          <w:delText>在自</w:delText>
        </w:r>
        <w:r w:rsidRPr="00192342" w:rsidDel="00B138A9">
          <w:rPr>
            <w:rFonts w:ascii="Times New Roman" w:hAnsi="Times New Roman" w:eastAsia="黑体" w:cs="Times New Roman"/>
            <w:b/>
            <w:bCs/>
            <w:lang w:bidi="he-IL"/>
          </w:rPr>
          <w:delText>【日期】</w:delText>
        </w:r>
        <w:r w:rsidRPr="00192342" w:rsidDel="00B138A9">
          <w:rPr>
            <w:rFonts w:ascii="Times New Roman" w:hAnsi="Times New Roman" w:eastAsia="黑体" w:cs="Times New Roman"/>
            <w:lang w:bidi="he-IL"/>
          </w:rPr>
          <w:delText>至</w:delText>
        </w:r>
        <w:r w:rsidRPr="00192342" w:rsidDel="00B138A9">
          <w:rPr>
            <w:rFonts w:ascii="Times New Roman" w:hAnsi="Times New Roman" w:eastAsia="黑体" w:cs="Times New Roman"/>
            <w:b/>
            <w:bCs/>
            <w:lang w:bidi="he-IL"/>
          </w:rPr>
          <w:delText>【日期】</w:delText>
        </w:r>
        <w:r w:rsidRPr="00192342" w:rsidDel="00B138A9">
          <w:rPr>
            <w:rFonts w:hint="eastAsia" w:ascii="Times New Roman" w:hAnsi="Times New Roman" w:eastAsia="黑体" w:cs="Times New Roman"/>
            <w:lang w:bidi="he-IL"/>
          </w:rPr>
          <w:delText>止期间内</w:delText>
        </w:r>
      </w:del>
      <w:ins w:author="Stella TY Shen" w:date="2023-11-29T15:46:00Z" w:id="18">
        <w:del w:author="Jeremy Shen" w:date="2024-01-07T10:36:00Z" w:id="19">
          <w:r w:rsidDel="00B138A9" w:rsidR="001D414C">
            <w:rPr>
              <w:rFonts w:hint="eastAsia" w:ascii="Times New Roman" w:hAnsi="Times New Roman" w:eastAsia="黑体" w:cs="Times New Roman"/>
              <w:lang w:bidi="he-IL"/>
            </w:rPr>
            <w:delText>，</w:delText>
          </w:r>
        </w:del>
      </w:ins>
      <w:del w:author="Stella TY Shen" w:date="2023-11-29T15:46:00Z" w:id="20">
        <w:r w:rsidRPr="00192342" w:rsidDel="0053502C">
          <w:rPr>
            <w:rFonts w:hint="eastAsia" w:ascii="Times New Roman" w:hAnsi="Times New Roman" w:eastAsia="黑体" w:cs="Times New Roman"/>
            <w:lang w:bidi="he-IL"/>
          </w:rPr>
          <w:delText>亦实施了</w:delText>
        </w:r>
      </w:del>
      <w:r w:rsidRPr="00192342" w:rsidR="00F657E6">
        <w:rPr>
          <w:rFonts w:ascii="Times New Roman" w:hAnsi="Times New Roman" w:eastAsia="黑体" w:cs="Times New Roman"/>
          <w:b/>
          <w:bCs/>
          <w:lang w:bidi="he-IL"/>
        </w:rPr>
        <w:t>【</w:t>
      </w:r>
      <w:r w:rsidRPr="00192342">
        <w:rPr>
          <w:rFonts w:ascii="Times New Roman" w:hAnsi="Times New Roman" w:eastAsia="黑体" w:cs="Times New Roman"/>
          <w:b/>
          <w:bCs/>
        </w:rPr>
        <w:t>服务机构简称】</w:t>
      </w:r>
      <w:del w:author="Stella TY Shen" w:date="2023-11-29T15:46:00Z" w:id="21">
        <w:r w:rsidRPr="00192342" w:rsidDel="0053502C">
          <w:rPr>
            <w:rFonts w:hint="eastAsia" w:ascii="Times New Roman" w:hAnsi="Times New Roman" w:eastAsia="黑体" w:cs="Times New Roman"/>
            <w:lang w:bidi="he-IL"/>
          </w:rPr>
          <w:delText>的</w:delText>
        </w:r>
      </w:del>
      <w:r w:rsidRPr="00192342">
        <w:rPr>
          <w:rFonts w:hint="eastAsia" w:ascii="Times New Roman" w:hAnsi="Times New Roman" w:eastAsia="黑体" w:cs="Times New Roman"/>
          <w:lang w:bidi="he-IL"/>
        </w:rPr>
        <w:t>控制设计中所预期的</w:t>
      </w:r>
      <w:ins w:author="Stella TY Shen" w:date="2023-11-29T15:46:00Z" w:id="22">
        <w:r w:rsidRPr="00192342" w:rsidR="0053502C">
          <w:rPr>
            <w:rFonts w:hint="eastAsia" w:ascii="Times New Roman" w:hAnsi="Times New Roman" w:eastAsia="黑体" w:cs="Times New Roman"/>
            <w:lang w:bidi="he-IL"/>
          </w:rPr>
          <w:t>用户实体</w:t>
        </w:r>
        <w:r w:rsidR="0053502C">
          <w:rPr>
            <w:rFonts w:hint="eastAsia" w:ascii="Times New Roman" w:hAnsi="Times New Roman" w:eastAsia="黑体" w:cs="Times New Roman"/>
            <w:lang w:bidi="he-IL"/>
          </w:rPr>
          <w:t>的</w:t>
        </w:r>
      </w:ins>
      <w:r w:rsidRPr="00192342">
        <w:rPr>
          <w:rFonts w:hint="eastAsia" w:ascii="Times New Roman" w:hAnsi="Times New Roman" w:eastAsia="黑体" w:cs="Times New Roman"/>
          <w:lang w:bidi="he-IL"/>
        </w:rPr>
        <w:t>补充性控制</w:t>
      </w:r>
      <w:ins w:author="Jeremy Shen" w:date="2024-01-07T10:36:00Z" w:id="23">
        <w:r w:rsidRPr="00B336B0" w:rsidR="00B138A9">
          <w:rPr>
            <w:rFonts w:hint="eastAsia" w:ascii="Times New Roman" w:hAnsi="Times New Roman" w:eastAsia="黑体" w:cs="Times New Roman"/>
            <w:lang w:bidi="he-IL"/>
          </w:rPr>
          <w:t>在</w:t>
        </w:r>
        <w:r w:rsidR="00B138A9">
          <w:rPr>
            <w:rFonts w:hint="eastAsia" w:ascii="Times New Roman" w:hAnsi="Times New Roman" w:eastAsia="黑体" w:cs="Times New Roman"/>
            <w:lang w:bidi="he-IL"/>
          </w:rPr>
          <w:t>该</w:t>
        </w:r>
        <w:r w:rsidRPr="00B336B0" w:rsidR="00B138A9">
          <w:rPr>
            <w:rFonts w:hint="eastAsia" w:ascii="Times New Roman" w:hAnsi="Times New Roman" w:eastAsia="黑体" w:cs="Times New Roman"/>
            <w:lang w:bidi="he-IL"/>
          </w:rPr>
          <w:t>期间内</w:t>
        </w:r>
      </w:ins>
      <w:ins w:author="Stella TY Shen" w:date="2023-11-29T15:47:00Z" w:id="24">
        <w:r w:rsidR="0053502C">
          <w:rPr>
            <w:rFonts w:hint="eastAsia" w:ascii="Times New Roman" w:hAnsi="Times New Roman" w:eastAsia="黑体" w:cs="Times New Roman"/>
            <w:lang w:bidi="he-IL"/>
          </w:rPr>
          <w:t>执行有效</w:t>
        </w:r>
      </w:ins>
      <w:r w:rsidRPr="00192342">
        <w:rPr>
          <w:rFonts w:hint="eastAsia" w:ascii="Times New Roman" w:hAnsi="Times New Roman" w:eastAsia="黑体" w:cs="Times New Roman"/>
          <w:lang w:bidi="he-IL"/>
        </w:rPr>
        <w:t>，则该等控制</w:t>
      </w:r>
      <w:r w:rsidR="002C1EC6">
        <w:rPr>
          <w:rFonts w:hint="eastAsia" w:ascii="Times New Roman" w:hAnsi="Times New Roman" w:eastAsia="黑体" w:cs="Times New Roman"/>
          <w:lang w:bidi="he-IL"/>
        </w:rPr>
        <w:t>】</w:t>
      </w:r>
      <w:commentRangeEnd w:id="13"/>
      <w:r w:rsidR="00647917">
        <w:rPr>
          <w:rStyle w:val="a7"/>
        </w:rPr>
        <w:commentReference w:id="13"/>
      </w:r>
      <w:r w:rsidR="00B745C0">
        <w:rPr>
          <w:rFonts w:hint="eastAsia" w:ascii="Times New Roman" w:hAnsi="Times New Roman" w:eastAsia="黑体" w:cs="Times New Roman"/>
          <w:lang w:bidi="he-IL"/>
        </w:rPr>
        <w:t>为</w:t>
      </w:r>
      <w:r w:rsidRPr="00192342">
        <w:rPr>
          <w:rFonts w:hint="eastAsia" w:ascii="Times New Roman" w:hAnsi="Times New Roman" w:eastAsia="黑体" w:cs="Times New Roman"/>
          <w:lang w:bidi="he-IL"/>
        </w:rPr>
        <w:t>实现</w:t>
      </w:r>
      <w:r w:rsidRPr="00192342" w:rsidR="00EA01D9">
        <w:rPr>
          <w:rFonts w:hint="eastAsia" w:ascii="Times New Roman" w:hAnsi="Times New Roman" w:eastAsia="黑体" w:cs="Times New Roman"/>
          <w:lang w:bidi="he-IL"/>
        </w:rPr>
        <w:t>描述中所述之</w:t>
      </w:r>
      <w:r w:rsidRPr="00192342">
        <w:rPr>
          <w:rFonts w:hint="eastAsia" w:ascii="Times New Roman" w:hAnsi="Times New Roman" w:eastAsia="黑体" w:cs="Times New Roman"/>
          <w:lang w:bidi="he-IL"/>
        </w:rPr>
        <w:t>基于适用的可信服务标准所作出的服务承诺及体系要求</w:t>
      </w:r>
      <w:r w:rsidRPr="00192342" w:rsidR="00EA01D9">
        <w:rPr>
          <w:rFonts w:hint="eastAsia" w:ascii="Times New Roman" w:hAnsi="Times New Roman" w:eastAsia="黑体" w:cs="Times New Roman"/>
          <w:lang w:bidi="he-IL"/>
        </w:rPr>
        <w:t>提供合理保证</w:t>
      </w:r>
      <w:r w:rsidRPr="00192342">
        <w:rPr>
          <w:rFonts w:hint="eastAsia" w:ascii="Times New Roman" w:hAnsi="Times New Roman" w:eastAsia="黑体" w:cs="Times New Roman"/>
          <w:lang w:bidi="he-IL"/>
        </w:rPr>
        <w:t>。</w:t>
      </w:r>
    </w:p>
    <w:p w:rsidRPr="00873AFB" w:rsidR="00E73914" w:rsidP="002B6C89" w:rsidRDefault="00E73914" w14:paraId="07B64F13" w14:textId="77777777">
      <w:pPr>
        <w:widowControl w:val="0"/>
        <w:adjustRightInd w:val="0"/>
        <w:snapToGrid w:val="0"/>
        <w:spacing w:after="0" w:line="276" w:lineRule="auto"/>
        <w:jc w:val="both"/>
        <w:rPr>
          <w:rFonts w:ascii="Times New Roman" w:hAnsi="Times New Roman" w:eastAsia="黑体" w:cs="Times New Roman"/>
          <w:b/>
          <w:color w:val="000000"/>
        </w:rPr>
      </w:pPr>
    </w:p>
    <w:p w:rsidRPr="00192342" w:rsidR="00E73914" w:rsidP="002B6C89" w:rsidRDefault="00E73914" w14:paraId="7804516F" w14:textId="77777777">
      <w:pPr>
        <w:widowControl w:val="0"/>
        <w:adjustRightInd w:val="0"/>
        <w:snapToGrid w:val="0"/>
        <w:spacing w:after="0" w:line="276" w:lineRule="auto"/>
        <w:jc w:val="both"/>
        <w:rPr>
          <w:rFonts w:ascii="Times New Roman" w:hAnsi="Times New Roman" w:eastAsia="黑体" w:cs="Times New Roman"/>
          <w:b/>
          <w:color w:val="000000"/>
        </w:rPr>
      </w:pPr>
    </w:p>
    <w:p w:rsidRPr="00192342" w:rsidR="00E73914" w:rsidP="002B6C89" w:rsidRDefault="00E73914" w14:paraId="58B4FEBE" w14:textId="77777777">
      <w:pPr>
        <w:widowControl w:val="0"/>
        <w:adjustRightInd w:val="0"/>
        <w:snapToGrid w:val="0"/>
        <w:spacing w:after="0" w:line="276" w:lineRule="auto"/>
        <w:jc w:val="both"/>
        <w:rPr>
          <w:rFonts w:ascii="Times New Roman" w:hAnsi="Times New Roman" w:eastAsia="黑体" w:cs="Times New Roman"/>
          <w:b/>
          <w:color w:val="000000"/>
        </w:rPr>
      </w:pPr>
    </w:p>
    <w:p w:rsidRPr="00192342" w:rsidR="00E73914" w:rsidP="002B6C89" w:rsidRDefault="00E73914" w14:paraId="329D9CC3" w14:textId="77777777">
      <w:pPr>
        <w:widowControl w:val="0"/>
        <w:adjustRightInd w:val="0"/>
        <w:snapToGrid w:val="0"/>
        <w:spacing w:after="0" w:line="276" w:lineRule="auto"/>
        <w:jc w:val="both"/>
        <w:rPr>
          <w:rFonts w:ascii="Times New Roman" w:hAnsi="Times New Roman" w:eastAsia="黑体" w:cs="Times New Roman"/>
          <w:b/>
          <w:color w:val="000000"/>
        </w:rPr>
      </w:pPr>
    </w:p>
    <w:bookmarkEnd w:id="0"/>
    <w:bookmarkEnd w:id="1"/>
    <w:bookmarkEnd w:id="2"/>
    <w:bookmarkEnd w:id="3"/>
    <w:bookmarkEnd w:id="4"/>
    <w:p w:rsidRPr="00192342" w:rsidR="008F1A94" w:rsidP="002B6C89" w:rsidRDefault="00E73914" w14:paraId="5DF7FC3D" w14:textId="34DA8DDD">
      <w:pPr>
        <w:widowControl w:val="0"/>
        <w:adjustRightInd w:val="0"/>
        <w:snapToGrid w:val="0"/>
        <w:spacing w:after="0" w:line="276" w:lineRule="auto"/>
        <w:jc w:val="both"/>
      </w:pPr>
      <w:commentRangeStart w:id="25"/>
      <w:r w:rsidRPr="00192342">
        <w:rPr>
          <w:rFonts w:ascii="Times New Roman" w:hAnsi="Times New Roman" w:eastAsia="黑体" w:cs="Times New Roman"/>
          <w:b/>
          <w:bCs/>
        </w:rPr>
        <w:t>【服务机构名称】</w:t>
      </w:r>
      <w:commentRangeEnd w:id="25"/>
      <w:r w:rsidRPr="00192342" w:rsidR="004D235D">
        <w:rPr>
          <w:rStyle w:val="a7"/>
          <w:sz w:val="22"/>
          <w:szCs w:val="22"/>
        </w:rPr>
        <w:commentReference w:id="25"/>
      </w:r>
    </w:p>
    <w:sectPr w:rsidRPr="00192342" w:rsidR="008F1A94">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Z" w:author="Sally Zhong" w:date="2023-04-26T17:31:00Z" w:id="6">
    <w:p w:rsidR="00026703" w:rsidRDefault="00026703" w14:paraId="3503A8AD" w14:textId="7665D9F3">
      <w:pPr>
        <w:pStyle w:val="a8"/>
      </w:pPr>
      <w:r>
        <w:rPr>
          <w:rStyle w:val="a7"/>
        </w:rPr>
        <w:annotationRef/>
      </w:r>
      <w:r w:rsidRPr="00F235A5">
        <w:rPr>
          <w:rFonts w:hint="eastAsia" w:ascii="黑体" w:hAnsi="黑体" w:eastAsia="黑体"/>
        </w:rPr>
        <w:t>注：根据报告涵盖范围填写</w:t>
      </w:r>
    </w:p>
  </w:comment>
  <w:comment w:initials="SZ" w:author="Sally Zhong" w:date="2023-04-26T17:31:00Z" w:id="8">
    <w:p w:rsidR="00026703" w:rsidRDefault="00026703" w14:paraId="60307768" w14:textId="0AECAF58">
      <w:pPr>
        <w:pStyle w:val="a8"/>
      </w:pPr>
      <w:r>
        <w:rPr>
          <w:rStyle w:val="a7"/>
        </w:rPr>
        <w:annotationRef/>
      </w:r>
      <w:r w:rsidRPr="00F235A5">
        <w:rPr>
          <w:rFonts w:hint="eastAsia" w:ascii="黑体" w:hAnsi="黑体" w:eastAsia="黑体"/>
        </w:rPr>
        <w:t>注：根据报告涵盖范围填写</w:t>
      </w:r>
    </w:p>
  </w:comment>
  <w:comment w:initials="SZ" w:author="Sally Zhong" w:date="2023-05-17T13:21:00Z" w:id="9">
    <w:p w:rsidR="0008335D" w:rsidRDefault="0008335D" w14:paraId="496753FB" w14:textId="6694300C">
      <w:pPr>
        <w:pStyle w:val="a8"/>
      </w:pPr>
      <w:r>
        <w:rPr>
          <w:rStyle w:val="a7"/>
        </w:rPr>
        <w:annotationRef/>
      </w:r>
      <w:r w:rsidR="00D12410">
        <w:rPr>
          <w:rFonts w:hint="eastAsia" w:ascii="Times New Roman" w:hAnsi="Times New Roman" w:eastAsia="黑体" w:cs="Times New Roman"/>
          <w:bCs/>
        </w:rPr>
        <w:t>注：无用户补充</w:t>
      </w:r>
      <w:r w:rsidR="009F616E">
        <w:rPr>
          <w:rFonts w:hint="eastAsia" w:ascii="Times New Roman" w:hAnsi="Times New Roman" w:eastAsia="黑体" w:cs="Times New Roman"/>
          <w:bCs/>
        </w:rPr>
        <w:t>性</w:t>
      </w:r>
      <w:r w:rsidR="00D12410">
        <w:rPr>
          <w:rFonts w:hint="eastAsia" w:ascii="Times New Roman" w:hAnsi="Times New Roman" w:eastAsia="黑体" w:cs="Times New Roman"/>
          <w:bCs/>
        </w:rPr>
        <w:t>控制时，则</w:t>
      </w:r>
      <w:r w:rsidR="00D12410">
        <w:rPr>
          <w:rFonts w:ascii="Times New Roman" w:hAnsi="Times New Roman" w:eastAsia="黑体" w:cs="Times New Roman"/>
          <w:bCs/>
        </w:rPr>
        <w:t>delete</w:t>
      </w:r>
      <w:r w:rsidR="00D12410">
        <w:rPr>
          <w:rFonts w:hint="eastAsia" w:ascii="Times New Roman" w:hAnsi="Times New Roman" w:eastAsia="黑体" w:cs="Times New Roman"/>
          <w:bCs/>
        </w:rPr>
        <w:t>有关</w:t>
      </w:r>
      <w:r w:rsidR="00D12410">
        <w:rPr>
          <w:rFonts w:ascii="Times New Roman" w:hAnsi="Times New Roman" w:eastAsia="黑体" w:cs="Times New Roman"/>
          <w:bCs/>
        </w:rPr>
        <w:t>wording</w:t>
      </w:r>
    </w:p>
  </w:comment>
  <w:comment w:initials="VG" w:author="Vic Gong" w:date="2023-08-02T16:32:00Z" w:id="13">
    <w:p w:rsidR="00647917" w:rsidRDefault="00647917" w14:paraId="63936722" w14:textId="289CEA9A">
      <w:pPr>
        <w:pStyle w:val="a8"/>
      </w:pPr>
      <w:r>
        <w:rPr>
          <w:rStyle w:val="a7"/>
        </w:rPr>
        <w:annotationRef/>
      </w:r>
      <w:r>
        <w:rPr>
          <w:rFonts w:hint="eastAsia" w:ascii="Times New Roman" w:hAnsi="Times New Roman" w:eastAsia="黑体" w:cs="Times New Roman"/>
          <w:bCs/>
        </w:rPr>
        <w:t>注：无用户补充性控制时，则</w:t>
      </w:r>
      <w:r>
        <w:rPr>
          <w:rFonts w:ascii="Times New Roman" w:hAnsi="Times New Roman" w:eastAsia="黑体" w:cs="Times New Roman"/>
          <w:bCs/>
        </w:rPr>
        <w:t>delete</w:t>
      </w:r>
      <w:r>
        <w:rPr>
          <w:rFonts w:hint="eastAsia" w:ascii="Times New Roman" w:hAnsi="Times New Roman" w:eastAsia="黑体" w:cs="Times New Roman"/>
          <w:bCs/>
        </w:rPr>
        <w:t>有关</w:t>
      </w:r>
      <w:r>
        <w:rPr>
          <w:rFonts w:ascii="Times New Roman" w:hAnsi="Times New Roman" w:eastAsia="黑体" w:cs="Times New Roman"/>
          <w:bCs/>
        </w:rPr>
        <w:t>wording</w:t>
      </w:r>
    </w:p>
  </w:comment>
  <w:comment w:initials="NHJ" w:author="Nicole H Jin" w:date="2022-03-24T10:21:00Z" w:id="25">
    <w:p w:rsidR="004D235D" w:rsidRDefault="004D235D" w14:paraId="67080CA9" w14:textId="69BE02C7">
      <w:pPr>
        <w:pStyle w:val="a8"/>
      </w:pPr>
      <w:r>
        <w:rPr>
          <w:rStyle w:val="a7"/>
        </w:rPr>
        <w:annotationRef/>
      </w:r>
      <w:bookmarkStart w:name="_Hlk98875222" w:id="26"/>
      <w:r w:rsidRPr="00D516EE">
        <w:rPr>
          <w:rFonts w:hint="eastAsia" w:ascii="Times New Roman" w:hAnsi="Times New Roman" w:eastAsia="黑体" w:cs="Times New Roman"/>
          <w:bCs/>
        </w:rPr>
        <w:t>注：落款要注意位置，不要单独一页</w:t>
      </w:r>
      <w:bookmarkEnd w:id="2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03A8AD" w15:done="0"/>
  <w15:commentEx w15:paraId="60307768" w15:done="0"/>
  <w15:commentEx w15:paraId="496753FB" w15:done="0"/>
  <w15:commentEx w15:paraId="63936722" w15:done="0"/>
  <w15:commentEx w15:paraId="67080C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3DE73" w16cex:dateUtc="2023-04-26T09:31:00Z"/>
  <w16cex:commentExtensible w16cex:durableId="27F3DE79" w16cex:dateUtc="2023-04-26T09:31:00Z"/>
  <w16cex:commentExtensible w16cex:durableId="280F536B" w16cex:dateUtc="2023-05-17T05:21:00Z"/>
  <w16cex:commentExtensible w16cex:durableId="28750386" w16cex:dateUtc="2023-08-02T08:32:00Z"/>
  <w16cex:commentExtensible w16cex:durableId="25E6C49D" w16cex:dateUtc="2022-03-24T0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03A8AD" w16cid:durableId="27F3DE73"/>
  <w16cid:commentId w16cid:paraId="60307768" w16cid:durableId="27F3DE79"/>
  <w16cid:commentId w16cid:paraId="496753FB" w16cid:durableId="280F536B"/>
  <w16cid:commentId w16cid:paraId="63936722" w16cid:durableId="28750386"/>
  <w16cid:commentId w16cid:paraId="67080CA9" w16cid:durableId="25E6C4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2307" w:rsidP="00937563" w:rsidRDefault="00112307" w14:paraId="701A13DA" w14:textId="77777777">
      <w:pPr>
        <w:spacing w:after="0" w:line="240" w:lineRule="auto"/>
      </w:pPr>
      <w:r>
        <w:separator/>
      </w:r>
    </w:p>
  </w:endnote>
  <w:endnote w:type="continuationSeparator" w:id="0">
    <w:p w:rsidR="00112307" w:rsidP="00937563" w:rsidRDefault="00112307" w14:paraId="3310EA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2307" w:rsidP="00937563" w:rsidRDefault="00112307" w14:paraId="08B3B047" w14:textId="77777777">
      <w:pPr>
        <w:spacing w:after="0" w:line="240" w:lineRule="auto"/>
      </w:pPr>
      <w:r>
        <w:separator/>
      </w:r>
    </w:p>
  </w:footnote>
  <w:footnote w:type="continuationSeparator" w:id="0">
    <w:p w:rsidR="00112307" w:rsidP="00937563" w:rsidRDefault="00112307" w14:paraId="382D6BF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59649C"/>
    <w:multiLevelType w:val="hybridMultilevel"/>
    <w:tmpl w:val="B0E82DE0"/>
    <w:lvl w:ilvl="0" w:tplc="4D644A4A">
      <w:start w:val="1"/>
      <w:numFmt w:val="lowerLetter"/>
      <w:lvlText w:val="%1."/>
      <w:lvlJc w:val="left"/>
      <w:pPr>
        <w:tabs>
          <w:tab w:val="num" w:pos="720"/>
        </w:tabs>
        <w:ind w:left="720" w:hanging="360"/>
      </w:pPr>
      <w:rPr>
        <w:rFonts w:cs="Times New Roman"/>
        <w:b w:val="0"/>
        <w:i/>
      </w:rPr>
    </w:lvl>
    <w:lvl w:ilvl="1" w:tplc="DC0E827C">
      <w:start w:val="1"/>
      <w:numFmt w:val="lowerLetter"/>
      <w:lvlText w:val="%2."/>
      <w:lvlJc w:val="left"/>
      <w:pPr>
        <w:tabs>
          <w:tab w:val="num" w:pos="1440"/>
        </w:tabs>
        <w:ind w:left="1440" w:hanging="360"/>
      </w:pPr>
      <w:rPr>
        <w:rFonts w:cs="Times New Roman"/>
      </w:rPr>
    </w:lvl>
    <w:lvl w:ilvl="2" w:tplc="3064EBD8">
      <w:start w:val="1"/>
      <w:numFmt w:val="lowerRoman"/>
      <w:lvlText w:val="%3."/>
      <w:lvlJc w:val="right"/>
      <w:pPr>
        <w:tabs>
          <w:tab w:val="num" w:pos="2160"/>
        </w:tabs>
        <w:ind w:left="2160" w:hanging="180"/>
      </w:pPr>
      <w:rPr>
        <w:rFonts w:cs="Times New Roman"/>
      </w:rPr>
    </w:lvl>
    <w:lvl w:ilvl="3" w:tplc="7FBE2ADA">
      <w:start w:val="1"/>
      <w:numFmt w:val="decimal"/>
      <w:lvlText w:val="%4."/>
      <w:lvlJc w:val="left"/>
      <w:pPr>
        <w:tabs>
          <w:tab w:val="num" w:pos="2880"/>
        </w:tabs>
        <w:ind w:left="2880" w:hanging="360"/>
      </w:pPr>
      <w:rPr>
        <w:rFonts w:cs="Times New Roman"/>
      </w:rPr>
    </w:lvl>
    <w:lvl w:ilvl="4" w:tplc="6160030C">
      <w:start w:val="1"/>
      <w:numFmt w:val="lowerLetter"/>
      <w:lvlText w:val="%5."/>
      <w:lvlJc w:val="left"/>
      <w:pPr>
        <w:tabs>
          <w:tab w:val="num" w:pos="3600"/>
        </w:tabs>
        <w:ind w:left="3600" w:hanging="360"/>
      </w:pPr>
      <w:rPr>
        <w:rFonts w:cs="Times New Roman"/>
      </w:rPr>
    </w:lvl>
    <w:lvl w:ilvl="5" w:tplc="6380A2F6">
      <w:start w:val="1"/>
      <w:numFmt w:val="lowerRoman"/>
      <w:lvlText w:val="%6."/>
      <w:lvlJc w:val="right"/>
      <w:pPr>
        <w:tabs>
          <w:tab w:val="num" w:pos="4320"/>
        </w:tabs>
        <w:ind w:left="4320" w:hanging="180"/>
      </w:pPr>
      <w:rPr>
        <w:rFonts w:cs="Times New Roman"/>
      </w:rPr>
    </w:lvl>
    <w:lvl w:ilvl="6" w:tplc="6A20B2B2">
      <w:start w:val="1"/>
      <w:numFmt w:val="decimal"/>
      <w:lvlText w:val="%7."/>
      <w:lvlJc w:val="left"/>
      <w:pPr>
        <w:tabs>
          <w:tab w:val="num" w:pos="5040"/>
        </w:tabs>
        <w:ind w:left="5040" w:hanging="360"/>
      </w:pPr>
      <w:rPr>
        <w:rFonts w:cs="Times New Roman"/>
      </w:rPr>
    </w:lvl>
    <w:lvl w:ilvl="7" w:tplc="00C86402">
      <w:start w:val="1"/>
      <w:numFmt w:val="lowerLetter"/>
      <w:lvlText w:val="%8."/>
      <w:lvlJc w:val="left"/>
      <w:pPr>
        <w:tabs>
          <w:tab w:val="num" w:pos="5760"/>
        </w:tabs>
        <w:ind w:left="5760" w:hanging="360"/>
      </w:pPr>
      <w:rPr>
        <w:rFonts w:cs="Times New Roman"/>
      </w:rPr>
    </w:lvl>
    <w:lvl w:ilvl="8" w:tplc="1AAEFAC8">
      <w:start w:val="1"/>
      <w:numFmt w:val="lowerRoman"/>
      <w:lvlText w:val="%9."/>
      <w:lvlJc w:val="right"/>
      <w:pPr>
        <w:tabs>
          <w:tab w:val="num" w:pos="6480"/>
        </w:tabs>
        <w:ind w:left="6480" w:hanging="180"/>
      </w:pPr>
      <w:rPr>
        <w:rFonts w:cs="Times New Roman"/>
      </w:rPr>
    </w:lvl>
  </w:abstractNum>
  <w:num w:numId="1" w16cid:durableId="1737780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Jeremy Shen">
    <w15:presenceInfo w15:providerId="AD" w15:userId="S::Jeremy.Shen@cn.ey.com::098db28e-37b4-4fc4-990c-ea5e563212e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14"/>
    <w:rsid w:val="00026703"/>
    <w:rsid w:val="00027DD5"/>
    <w:rsid w:val="0008335D"/>
    <w:rsid w:val="000B0558"/>
    <w:rsid w:val="000E7369"/>
    <w:rsid w:val="000F3145"/>
    <w:rsid w:val="000F6C13"/>
    <w:rsid w:val="00112307"/>
    <w:rsid w:val="00176746"/>
    <w:rsid w:val="00192342"/>
    <w:rsid w:val="001B5BB5"/>
    <w:rsid w:val="001D414C"/>
    <w:rsid w:val="001F26FA"/>
    <w:rsid w:val="00222E00"/>
    <w:rsid w:val="002406DF"/>
    <w:rsid w:val="00282963"/>
    <w:rsid w:val="00285CE6"/>
    <w:rsid w:val="002B6C89"/>
    <w:rsid w:val="002C1EC6"/>
    <w:rsid w:val="003004AB"/>
    <w:rsid w:val="0033005D"/>
    <w:rsid w:val="003503A1"/>
    <w:rsid w:val="003750E5"/>
    <w:rsid w:val="0039738C"/>
    <w:rsid w:val="003F4043"/>
    <w:rsid w:val="003F5564"/>
    <w:rsid w:val="004353DD"/>
    <w:rsid w:val="0046071E"/>
    <w:rsid w:val="004D235D"/>
    <w:rsid w:val="004F3310"/>
    <w:rsid w:val="004F5205"/>
    <w:rsid w:val="004F750F"/>
    <w:rsid w:val="00512DA7"/>
    <w:rsid w:val="0053502C"/>
    <w:rsid w:val="0058344F"/>
    <w:rsid w:val="00606100"/>
    <w:rsid w:val="00615A60"/>
    <w:rsid w:val="00641132"/>
    <w:rsid w:val="00647917"/>
    <w:rsid w:val="00655BAC"/>
    <w:rsid w:val="00674080"/>
    <w:rsid w:val="006A01D1"/>
    <w:rsid w:val="006D516C"/>
    <w:rsid w:val="006E1F03"/>
    <w:rsid w:val="00703596"/>
    <w:rsid w:val="00712FE8"/>
    <w:rsid w:val="0072245C"/>
    <w:rsid w:val="00754F2C"/>
    <w:rsid w:val="007C07DD"/>
    <w:rsid w:val="00833385"/>
    <w:rsid w:val="0083392C"/>
    <w:rsid w:val="00871473"/>
    <w:rsid w:val="00873AFB"/>
    <w:rsid w:val="00896B7E"/>
    <w:rsid w:val="008A7D8B"/>
    <w:rsid w:val="008B439F"/>
    <w:rsid w:val="008D6A56"/>
    <w:rsid w:val="008E6D71"/>
    <w:rsid w:val="009261A6"/>
    <w:rsid w:val="00937563"/>
    <w:rsid w:val="009B2A4A"/>
    <w:rsid w:val="009D619D"/>
    <w:rsid w:val="009F616E"/>
    <w:rsid w:val="00A86EDF"/>
    <w:rsid w:val="00AC6EA6"/>
    <w:rsid w:val="00AE3C55"/>
    <w:rsid w:val="00B02CFA"/>
    <w:rsid w:val="00B04E42"/>
    <w:rsid w:val="00B138A9"/>
    <w:rsid w:val="00B360ED"/>
    <w:rsid w:val="00B630F8"/>
    <w:rsid w:val="00B745C0"/>
    <w:rsid w:val="00B85676"/>
    <w:rsid w:val="00BA4A82"/>
    <w:rsid w:val="00BD334C"/>
    <w:rsid w:val="00C07DF6"/>
    <w:rsid w:val="00C63C20"/>
    <w:rsid w:val="00C66D64"/>
    <w:rsid w:val="00CB7B35"/>
    <w:rsid w:val="00CC7706"/>
    <w:rsid w:val="00D1114E"/>
    <w:rsid w:val="00D12410"/>
    <w:rsid w:val="00DA297D"/>
    <w:rsid w:val="00DD1611"/>
    <w:rsid w:val="00DD4EF6"/>
    <w:rsid w:val="00DE57D3"/>
    <w:rsid w:val="00DF7221"/>
    <w:rsid w:val="00E4594B"/>
    <w:rsid w:val="00E73914"/>
    <w:rsid w:val="00E92FEC"/>
    <w:rsid w:val="00EA01D9"/>
    <w:rsid w:val="00F23896"/>
    <w:rsid w:val="00F657E6"/>
    <w:rsid w:val="00F9033D"/>
    <w:rsid w:val="00FE276F"/>
    <w:rsid w:val="2A0CC786"/>
    <w:rsid w:val="4584B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59138"/>
  <w15:chartTrackingRefBased/>
  <w15:docId w15:val="{B4AEC99A-6EC1-496C-98DD-657C93BC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73914"/>
    <w:pPr>
      <w:spacing w:after="160" w:line="256" w:lineRule="auto"/>
    </w:pPr>
    <w:rPr>
      <w:kern w:val="0"/>
      <w:sz w:val="22"/>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uiPriority w:val="99"/>
    <w:unhideWhenUsed/>
    <w:rsid w:val="00937563"/>
    <w:pPr>
      <w:pBdr>
        <w:bottom w:val="single" w:color="auto" w:sz="6" w:space="1"/>
      </w:pBdr>
      <w:tabs>
        <w:tab w:val="center" w:pos="4153"/>
        <w:tab w:val="right" w:pos="8306"/>
      </w:tabs>
      <w:snapToGrid w:val="0"/>
      <w:spacing w:line="240" w:lineRule="auto"/>
      <w:jc w:val="center"/>
    </w:pPr>
    <w:rPr>
      <w:sz w:val="18"/>
      <w:szCs w:val="18"/>
    </w:rPr>
  </w:style>
  <w:style w:type="character" w:styleId="a4" w:customStyle="1">
    <w:name w:val="页眉 字符"/>
    <w:basedOn w:val="a0"/>
    <w:link w:val="a3"/>
    <w:uiPriority w:val="99"/>
    <w:rsid w:val="00937563"/>
    <w:rPr>
      <w:kern w:val="0"/>
      <w:sz w:val="18"/>
      <w:szCs w:val="18"/>
    </w:rPr>
  </w:style>
  <w:style w:type="paragraph" w:styleId="a5">
    <w:name w:val="footer"/>
    <w:basedOn w:val="a"/>
    <w:link w:val="a6"/>
    <w:uiPriority w:val="99"/>
    <w:unhideWhenUsed/>
    <w:rsid w:val="00937563"/>
    <w:pPr>
      <w:tabs>
        <w:tab w:val="center" w:pos="4153"/>
        <w:tab w:val="right" w:pos="8306"/>
      </w:tabs>
      <w:snapToGrid w:val="0"/>
      <w:spacing w:line="240" w:lineRule="auto"/>
    </w:pPr>
    <w:rPr>
      <w:sz w:val="18"/>
      <w:szCs w:val="18"/>
    </w:rPr>
  </w:style>
  <w:style w:type="character" w:styleId="a6" w:customStyle="1">
    <w:name w:val="页脚 字符"/>
    <w:basedOn w:val="a0"/>
    <w:link w:val="a5"/>
    <w:uiPriority w:val="99"/>
    <w:rsid w:val="00937563"/>
    <w:rPr>
      <w:kern w:val="0"/>
      <w:sz w:val="18"/>
      <w:szCs w:val="18"/>
    </w:rPr>
  </w:style>
  <w:style w:type="character" w:styleId="a7">
    <w:name w:val="annotation reference"/>
    <w:basedOn w:val="a0"/>
    <w:uiPriority w:val="99"/>
    <w:semiHidden/>
    <w:unhideWhenUsed/>
    <w:rsid w:val="00937563"/>
    <w:rPr>
      <w:sz w:val="21"/>
      <w:szCs w:val="21"/>
    </w:rPr>
  </w:style>
  <w:style w:type="paragraph" w:styleId="a8">
    <w:name w:val="annotation text"/>
    <w:basedOn w:val="a"/>
    <w:link w:val="a9"/>
    <w:uiPriority w:val="99"/>
    <w:semiHidden/>
    <w:unhideWhenUsed/>
    <w:rsid w:val="00937563"/>
  </w:style>
  <w:style w:type="character" w:styleId="a9" w:customStyle="1">
    <w:name w:val="批注文字 字符"/>
    <w:basedOn w:val="a0"/>
    <w:link w:val="a8"/>
    <w:uiPriority w:val="99"/>
    <w:semiHidden/>
    <w:rsid w:val="00937563"/>
    <w:rPr>
      <w:kern w:val="0"/>
      <w:sz w:val="22"/>
    </w:rPr>
  </w:style>
  <w:style w:type="paragraph" w:styleId="aa">
    <w:name w:val="annotation subject"/>
    <w:basedOn w:val="a8"/>
    <w:next w:val="a8"/>
    <w:link w:val="ab"/>
    <w:uiPriority w:val="99"/>
    <w:semiHidden/>
    <w:unhideWhenUsed/>
    <w:rsid w:val="00937563"/>
    <w:rPr>
      <w:b/>
      <w:bCs/>
    </w:rPr>
  </w:style>
  <w:style w:type="character" w:styleId="ab" w:customStyle="1">
    <w:name w:val="批注主题 字符"/>
    <w:basedOn w:val="a9"/>
    <w:link w:val="aa"/>
    <w:uiPriority w:val="99"/>
    <w:semiHidden/>
    <w:rsid w:val="00937563"/>
    <w:rPr>
      <w:b/>
      <w:bCs/>
      <w:kern w:val="0"/>
      <w:sz w:val="22"/>
    </w:rPr>
  </w:style>
  <w:style w:type="paragraph" w:styleId="ac">
    <w:name w:val="List Paragraph"/>
    <w:basedOn w:val="a"/>
    <w:uiPriority w:val="34"/>
    <w:qFormat/>
    <w:rsid w:val="00641132"/>
    <w:pPr>
      <w:ind w:firstLine="420" w:firstLineChars="200"/>
    </w:pPr>
  </w:style>
  <w:style w:type="paragraph" w:styleId="ad">
    <w:name w:val="Revision"/>
    <w:hidden/>
    <w:uiPriority w:val="99"/>
    <w:semiHidden/>
    <w:rsid w:val="00655BAC"/>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4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831A36-0EAB-4BB3-95E3-21D20F804C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11B7E5-DEBD-4411-8D52-851D68FF930D}"/>
</file>

<file path=customXml/itemProps3.xml><?xml version="1.0" encoding="utf-8"?>
<ds:datastoreItem xmlns:ds="http://schemas.openxmlformats.org/officeDocument/2006/customXml" ds:itemID="{FD42EF1C-F58B-4BD2-A035-8058DDD339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Stella TY Shen</cp:lastModifiedBy>
  <cp:revision>79</cp:revision>
  <dcterms:created xsi:type="dcterms:W3CDTF">2022-03-23T09:03:00Z</dcterms:created>
  <dcterms:modified xsi:type="dcterms:W3CDTF">2025-10-28T10:00:39Z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4424100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{"FileActivityType":"6","FileActivityTimeStamp":"2023-08-02T08:32:11.000Z","FileActivityUsersOnPage":[{"DisplayName":"Vic Gong","Id":"vic.gong@cn.ey.com"}],"FileActivityNavigationId":null}</vt:lpwstr>
  </property>
  <property fmtid="{D5CDD505-2E9C-101B-9397-08002B2CF9AE}" pid="7" name="_ExtendedDescription">
    <vt:lpwstr/>
  </property>
</Properties>
</file>
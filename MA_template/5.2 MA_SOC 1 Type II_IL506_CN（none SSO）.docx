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89A7" w14:textId="77777777" w:rsidR="00CC62F2" w:rsidRPr="00B949AF" w:rsidRDefault="00CC62F2" w:rsidP="00263F20">
      <w:pPr>
        <w:adjustRightInd w:val="0"/>
        <w:snapToGrid w:val="0"/>
        <w:spacing w:after="0" w:line="276" w:lineRule="auto"/>
        <w:jc w:val="both"/>
        <w:rPr>
          <w:rFonts w:ascii="Times New Roman" w:eastAsia="黑体" w:hAnsi="Times New Roman" w:cs="Times New Roman"/>
          <w:b/>
          <w:bCs/>
        </w:rPr>
      </w:pPr>
      <w:bookmarkStart w:id="0" w:name="_Toc1147881"/>
      <w:bookmarkStart w:id="1" w:name="_Toc949777"/>
      <w:bookmarkStart w:id="2" w:name="_Toc947429"/>
      <w:bookmarkStart w:id="3" w:name="_Toc1147875"/>
      <w:bookmarkStart w:id="4" w:name="_Toc949771"/>
      <w:bookmarkStart w:id="5" w:name="_Toc947423"/>
      <w:bookmarkStart w:id="6" w:name="_Toc532726706"/>
    </w:p>
    <w:p w14:paraId="1697C44E" w14:textId="77777777" w:rsidR="00CC62F2" w:rsidRPr="00B949AF" w:rsidRDefault="00CC62F2" w:rsidP="00263F20">
      <w:pPr>
        <w:adjustRightInd w:val="0"/>
        <w:snapToGrid w:val="0"/>
        <w:spacing w:after="0" w:line="276" w:lineRule="auto"/>
        <w:jc w:val="both"/>
        <w:rPr>
          <w:rFonts w:ascii="Times New Roman" w:eastAsia="黑体" w:hAnsi="Times New Roman" w:cs="Times New Roman"/>
          <w:b/>
          <w:bCs/>
        </w:rPr>
      </w:pPr>
    </w:p>
    <w:p w14:paraId="5752A8E5" w14:textId="7BEB0B61" w:rsidR="00CC62F2" w:rsidRPr="00B949AF" w:rsidRDefault="00CC62F2" w:rsidP="00263F20">
      <w:pPr>
        <w:adjustRightInd w:val="0"/>
        <w:snapToGrid w:val="0"/>
        <w:spacing w:after="0" w:line="276" w:lineRule="auto"/>
        <w:jc w:val="both"/>
        <w:rPr>
          <w:rFonts w:ascii="Times New Roman" w:eastAsia="黑体" w:hAnsi="Times New Roman" w:cs="Times New Roman"/>
          <w:b/>
          <w:bCs/>
        </w:rPr>
      </w:pPr>
      <w:r w:rsidRPr="00B949AF">
        <w:rPr>
          <w:rFonts w:ascii="Times New Roman" w:eastAsia="黑体" w:hAnsi="Times New Roman" w:cs="Times New Roman"/>
          <w:b/>
          <w:bCs/>
        </w:rPr>
        <w:t>【服务机构名称】管理层认定</w:t>
      </w:r>
    </w:p>
    <w:p w14:paraId="19263AC0" w14:textId="77777777" w:rsidR="00CC62F2" w:rsidRPr="00B949AF" w:rsidRDefault="00CC62F2" w:rsidP="00263F20">
      <w:pPr>
        <w:adjustRightInd w:val="0"/>
        <w:snapToGrid w:val="0"/>
        <w:spacing w:after="0" w:line="276" w:lineRule="auto"/>
        <w:jc w:val="both"/>
        <w:rPr>
          <w:rFonts w:ascii="Times New Roman" w:eastAsia="黑体" w:hAnsi="Times New Roman" w:cs="Times New Roman"/>
          <w:b/>
          <w:bCs/>
        </w:rPr>
      </w:pPr>
    </w:p>
    <w:p w14:paraId="61CC20E4" w14:textId="54517B87" w:rsidR="00CC62F2" w:rsidRPr="00B949AF" w:rsidRDefault="00CC62F2" w:rsidP="00263F20">
      <w:pPr>
        <w:adjustRightInd w:val="0"/>
        <w:snapToGrid w:val="0"/>
        <w:spacing w:after="0" w:line="276" w:lineRule="auto"/>
        <w:jc w:val="both"/>
        <w:rPr>
          <w:rFonts w:ascii="Times New Roman" w:eastAsia="黑体" w:hAnsi="Times New Roman" w:cs="Times New Roman"/>
          <w:b/>
        </w:rPr>
      </w:pPr>
      <w:r w:rsidRPr="00B949AF">
        <w:rPr>
          <w:rFonts w:ascii="Times New Roman" w:eastAsia="黑体" w:hAnsi="Times New Roman" w:cs="Times New Roman"/>
          <w:b/>
        </w:rPr>
        <w:t>【报告日】</w:t>
      </w:r>
    </w:p>
    <w:p w14:paraId="54FCBCFD" w14:textId="77777777" w:rsidR="00CC62F2" w:rsidRPr="00B949AF" w:rsidRDefault="00CC62F2" w:rsidP="00263F20">
      <w:pPr>
        <w:adjustRightInd w:val="0"/>
        <w:snapToGrid w:val="0"/>
        <w:spacing w:after="0" w:line="276" w:lineRule="auto"/>
        <w:jc w:val="both"/>
        <w:rPr>
          <w:rFonts w:ascii="Times New Roman" w:eastAsia="黑体" w:hAnsi="Times New Roman" w:cs="Times New Roman"/>
          <w:b/>
        </w:rPr>
      </w:pPr>
    </w:p>
    <w:p w14:paraId="6F16BFA4" w14:textId="2CA0EEC1" w:rsidR="00CC62F2" w:rsidRPr="00B949AF" w:rsidRDefault="00CC62F2" w:rsidP="00263F20">
      <w:pPr>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r w:rsidRPr="00B949AF">
        <w:rPr>
          <w:rFonts w:ascii="Times New Roman" w:eastAsia="黑体" w:hAnsi="Times New Roman" w:cs="Times New Roman"/>
          <w:b/>
          <w:bCs/>
        </w:rPr>
        <w:t>【服务机构名称】</w:t>
      </w:r>
      <w:r w:rsidRPr="00B949AF">
        <w:rPr>
          <w:rFonts w:ascii="Times New Roman" w:eastAsia="黑体" w:hAnsi="Times New Roman" w:cs="Times New Roman"/>
          <w:lang w:bidi="he-IL"/>
        </w:rPr>
        <w:t>（以下简称</w:t>
      </w:r>
      <w:r w:rsidR="00B949AF" w:rsidRPr="00B949AF">
        <w:rPr>
          <w:rFonts w:ascii="Times New Roman" w:eastAsia="黑体" w:hAnsi="Times New Roman" w:cs="Times New Roman" w:hint="eastAsia"/>
          <w:lang w:bidi="he-IL"/>
        </w:rPr>
        <w:t>“</w:t>
      </w:r>
      <w:r w:rsidRPr="00B949AF">
        <w:rPr>
          <w:rFonts w:ascii="Times New Roman" w:eastAsia="黑体" w:hAnsi="Times New Roman" w:cs="Times New Roman"/>
          <w:b/>
          <w:bCs/>
        </w:rPr>
        <w:t>【服务机构</w:t>
      </w:r>
      <w:r w:rsidR="00FA7F18" w:rsidRPr="00B949AF">
        <w:rPr>
          <w:rFonts w:ascii="Times New Roman" w:eastAsia="黑体" w:hAnsi="Times New Roman" w:cs="Times New Roman"/>
          <w:b/>
          <w:bCs/>
        </w:rPr>
        <w:t>简称</w:t>
      </w:r>
      <w:r w:rsidRPr="00B949AF">
        <w:rPr>
          <w:rFonts w:ascii="Times New Roman" w:eastAsia="黑体" w:hAnsi="Times New Roman" w:cs="Times New Roman"/>
          <w:b/>
          <w:bCs/>
        </w:rPr>
        <w:t>】</w:t>
      </w:r>
      <w:r w:rsidR="00B949AF" w:rsidRPr="00B949AF">
        <w:rPr>
          <w:rFonts w:ascii="Times New Roman" w:eastAsia="黑体" w:hAnsi="Times New Roman" w:cs="Times New Roman" w:hint="eastAsia"/>
        </w:rPr>
        <w:t>”</w:t>
      </w:r>
      <w:r w:rsidRPr="00B949AF">
        <w:rPr>
          <w:rFonts w:ascii="Times New Roman" w:eastAsia="黑体" w:hAnsi="Times New Roman" w:cs="Times New Roman"/>
          <w:lang w:bidi="he-IL"/>
        </w:rPr>
        <w:t>或</w:t>
      </w:r>
      <w:r w:rsidR="00B949AF" w:rsidRPr="00B949AF">
        <w:rPr>
          <w:rFonts w:ascii="Times New Roman" w:eastAsia="黑体" w:hAnsi="Times New Roman" w:cs="Times New Roman" w:hint="eastAsia"/>
          <w:lang w:bidi="he-IL"/>
        </w:rPr>
        <w:t>“</w:t>
      </w:r>
      <w:r w:rsidRPr="00B949AF">
        <w:rPr>
          <w:rFonts w:ascii="Times New Roman" w:eastAsia="黑体" w:hAnsi="Times New Roman" w:cs="Times New Roman"/>
          <w:lang w:bidi="he-IL"/>
        </w:rPr>
        <w:t>我们</w:t>
      </w:r>
      <w:r w:rsidR="00B949AF" w:rsidRPr="00B949AF">
        <w:rPr>
          <w:rFonts w:ascii="Times New Roman" w:eastAsia="黑体" w:hAnsi="Times New Roman" w:cs="Times New Roman" w:hint="eastAsia"/>
          <w:lang w:bidi="he-IL"/>
        </w:rPr>
        <w:t>”</w:t>
      </w:r>
      <w:r w:rsidRPr="00B949AF">
        <w:rPr>
          <w:rFonts w:ascii="Times New Roman" w:eastAsia="黑体" w:hAnsi="Times New Roman" w:cs="Times New Roman"/>
          <w:lang w:bidi="he-IL"/>
        </w:rPr>
        <w:t>或</w:t>
      </w:r>
      <w:r w:rsidR="00B949AF" w:rsidRPr="00B949AF">
        <w:rPr>
          <w:rFonts w:ascii="Times New Roman" w:eastAsia="黑体" w:hAnsi="Times New Roman" w:cs="Times New Roman" w:hint="eastAsia"/>
          <w:lang w:bidi="he-IL"/>
        </w:rPr>
        <w:t>“</w:t>
      </w:r>
      <w:r w:rsidRPr="00B949AF">
        <w:rPr>
          <w:rFonts w:ascii="Times New Roman" w:eastAsia="黑体" w:hAnsi="Times New Roman" w:cs="Times New Roman"/>
          <w:lang w:bidi="he-IL"/>
        </w:rPr>
        <w:t>服务机构</w:t>
      </w:r>
      <w:r w:rsidR="00B949AF" w:rsidRPr="00B949AF">
        <w:rPr>
          <w:rFonts w:ascii="Times New Roman" w:eastAsia="黑体" w:hAnsi="Times New Roman" w:cs="Times New Roman" w:hint="eastAsia"/>
          <w:lang w:bidi="he-IL"/>
        </w:rPr>
        <w:t>”</w:t>
      </w:r>
      <w:r w:rsidRPr="00B949AF">
        <w:rPr>
          <w:rFonts w:ascii="Times New Roman" w:eastAsia="黑体" w:hAnsi="Times New Roman" w:cs="Times New Roman"/>
          <w:lang w:bidi="he-IL"/>
        </w:rPr>
        <w:t>）编制了关于自【</w:t>
      </w:r>
      <w:r w:rsidRPr="003E6C6E">
        <w:rPr>
          <w:rFonts w:ascii="Times New Roman" w:eastAsia="黑体" w:hAnsi="Times New Roman" w:cs="Times New Roman"/>
          <w:b/>
          <w:bCs/>
          <w:lang w:bidi="he-IL"/>
        </w:rPr>
        <w:t>日期</w:t>
      </w:r>
      <w:r w:rsidRPr="00B949AF">
        <w:rPr>
          <w:rFonts w:ascii="Times New Roman" w:eastAsia="黑体" w:hAnsi="Times New Roman" w:cs="Times New Roman"/>
          <w:lang w:bidi="he-IL"/>
        </w:rPr>
        <w:t>】至【</w:t>
      </w:r>
      <w:r w:rsidRPr="003E6C6E">
        <w:rPr>
          <w:rFonts w:ascii="Times New Roman" w:eastAsia="黑体" w:hAnsi="Times New Roman" w:cs="Times New Roman"/>
          <w:b/>
          <w:bCs/>
          <w:lang w:bidi="he-IL"/>
        </w:rPr>
        <w:t>日期</w:t>
      </w:r>
      <w:r w:rsidRPr="00B949AF">
        <w:rPr>
          <w:rFonts w:ascii="Times New Roman" w:eastAsia="黑体" w:hAnsi="Times New Roman" w:cs="Times New Roman"/>
          <w:lang w:bidi="he-IL"/>
        </w:rPr>
        <w:t>】止期间用以</w:t>
      </w:r>
      <w:r w:rsidR="003374C3" w:rsidRPr="009B30CE">
        <w:rPr>
          <w:rFonts w:ascii="Times New Roman" w:eastAsia="黑体" w:hAnsi="Times New Roman" w:cs="Times New Roman" w:hint="eastAsia"/>
          <w:u w:val="thick"/>
          <w:lang w:bidi="he-IL"/>
        </w:rPr>
        <w:t>处理</w:t>
      </w:r>
      <w:commentRangeStart w:id="7"/>
      <w:r w:rsidR="0078326A" w:rsidRPr="00B949AF">
        <w:rPr>
          <w:rFonts w:ascii="Times New Roman" w:eastAsia="黑体" w:hAnsi="Times New Roman" w:cs="Times New Roman"/>
          <w:u w:val="thick"/>
          <w:lang w:bidi="he-IL"/>
        </w:rPr>
        <w:t>用户</w:t>
      </w:r>
      <w:r w:rsidR="00B949AF" w:rsidRPr="00B949AF">
        <w:rPr>
          <w:rFonts w:ascii="Times New Roman" w:eastAsia="黑体" w:hAnsi="Times New Roman" w:cs="Times New Roman" w:hint="eastAsia"/>
          <w:u w:val="thick"/>
          <w:lang w:bidi="he-IL"/>
        </w:rPr>
        <w:t>实体</w:t>
      </w:r>
      <w:r w:rsidR="0078326A" w:rsidRPr="00B949AF">
        <w:rPr>
          <w:rFonts w:ascii="Times New Roman" w:eastAsia="黑体" w:hAnsi="Times New Roman" w:cs="Times New Roman"/>
          <w:u w:val="thick"/>
          <w:lang w:bidi="he-IL"/>
        </w:rPr>
        <w:t>的交易</w:t>
      </w:r>
      <w:commentRangeEnd w:id="7"/>
      <w:r w:rsidR="0078326A" w:rsidRPr="00B949AF">
        <w:rPr>
          <w:rStyle w:val="CommentReference"/>
          <w:rFonts w:ascii="Times New Roman" w:eastAsia="黑体" w:hAnsi="Times New Roman" w:cs="Times New Roman"/>
          <w:sz w:val="22"/>
          <w:szCs w:val="22"/>
          <w:u w:val="thick"/>
        </w:rPr>
        <w:commentReference w:id="7"/>
      </w:r>
      <w:r w:rsidRPr="00B949AF">
        <w:rPr>
          <w:rFonts w:ascii="Times New Roman" w:eastAsia="黑体" w:hAnsi="Times New Roman" w:cs="Times New Roman"/>
          <w:lang w:bidi="he-IL"/>
        </w:rPr>
        <w:t>【</w:t>
      </w:r>
      <w:r w:rsidR="0078326A" w:rsidRPr="00B949AF">
        <w:rPr>
          <w:rFonts w:ascii="Times New Roman" w:eastAsia="黑体" w:hAnsi="Times New Roman" w:cs="Times New Roman"/>
          <w:lang w:bidi="he-IL"/>
        </w:rPr>
        <w:t>或</w:t>
      </w:r>
      <w:r w:rsidR="003374C3" w:rsidRPr="003E6C6E">
        <w:rPr>
          <w:rFonts w:ascii="Times New Roman" w:eastAsia="黑体" w:hAnsi="Times New Roman" w:cs="Times New Roman" w:hint="eastAsia"/>
          <w:b/>
          <w:bCs/>
          <w:lang w:bidi="he-IL"/>
        </w:rPr>
        <w:t>提供</w:t>
      </w:r>
      <w:r w:rsidR="00F408C0" w:rsidRPr="00B949AF">
        <w:rPr>
          <w:rFonts w:ascii="Times New Roman" w:eastAsia="黑体" w:hAnsi="Times New Roman" w:cs="Times New Roman"/>
          <w:b/>
          <w:bCs/>
          <w:lang w:bidi="he-IL"/>
        </w:rPr>
        <w:t>服务机构的</w:t>
      </w:r>
      <w:r w:rsidR="00FA7F18" w:rsidRPr="00B949AF">
        <w:rPr>
          <w:rFonts w:ascii="Times New Roman" w:eastAsia="黑体" w:hAnsi="Times New Roman" w:cs="Times New Roman"/>
          <w:b/>
          <w:bCs/>
          <w:lang w:bidi="he-IL"/>
        </w:rPr>
        <w:t>服务类型或内容</w:t>
      </w:r>
      <w:r w:rsidRPr="00B949AF">
        <w:rPr>
          <w:rFonts w:ascii="Times New Roman" w:eastAsia="黑体" w:hAnsi="Times New Roman" w:cs="Times New Roman"/>
          <w:lang w:bidi="he-IL"/>
        </w:rPr>
        <w:t>】的</w:t>
      </w:r>
      <w:r w:rsidR="00FA7F18" w:rsidRPr="00B949AF">
        <w:rPr>
          <w:rFonts w:ascii="Times New Roman" w:eastAsia="黑体" w:hAnsi="Times New Roman" w:cs="Times New Roman"/>
          <w:b/>
          <w:bCs/>
        </w:rPr>
        <w:t>【服务机构简称】</w:t>
      </w:r>
      <w:r w:rsidRPr="00B949AF">
        <w:rPr>
          <w:rFonts w:ascii="Times New Roman" w:eastAsia="黑体" w:hAnsi="Times New Roman" w:cs="Times New Roman"/>
          <w:lang w:bidi="he-IL"/>
        </w:rPr>
        <w:t>之</w:t>
      </w:r>
      <w:r w:rsidR="00FA7F18" w:rsidRPr="00B949AF">
        <w:rPr>
          <w:rFonts w:ascii="Times New Roman" w:eastAsia="黑体" w:hAnsi="Times New Roman" w:cs="Times New Roman"/>
          <w:lang w:bidi="he-IL"/>
        </w:rPr>
        <w:t>【</w:t>
      </w:r>
      <w:r w:rsidR="00FA7F18" w:rsidRPr="00B949AF">
        <w:rPr>
          <w:rFonts w:ascii="Times New Roman" w:eastAsia="黑体" w:hAnsi="Times New Roman" w:cs="Times New Roman"/>
          <w:b/>
          <w:bCs/>
          <w:lang w:bidi="he-IL"/>
        </w:rPr>
        <w:t>服务机构体系名称</w:t>
      </w:r>
      <w:r w:rsidR="00FA7F18" w:rsidRPr="00B949AF">
        <w:rPr>
          <w:rFonts w:ascii="Times New Roman" w:eastAsia="黑体" w:hAnsi="Times New Roman" w:cs="Times New Roman"/>
          <w:lang w:bidi="he-IL"/>
        </w:rPr>
        <w:t>】</w:t>
      </w:r>
      <w:r w:rsidRPr="00B949AF">
        <w:rPr>
          <w:rFonts w:ascii="Times New Roman" w:eastAsia="黑体" w:hAnsi="Times New Roman" w:cs="Times New Roman"/>
          <w:lang w:bidi="he-IL"/>
        </w:rPr>
        <w:t>（以下简称</w:t>
      </w:r>
      <w:r w:rsidR="00B949AF" w:rsidRPr="00B949AF">
        <w:rPr>
          <w:rFonts w:ascii="Times New Roman" w:eastAsia="黑体" w:hAnsi="Times New Roman" w:cs="Times New Roman" w:hint="eastAsia"/>
          <w:lang w:bidi="he-IL"/>
        </w:rPr>
        <w:t>“</w:t>
      </w:r>
      <w:r w:rsidRPr="00B949AF">
        <w:rPr>
          <w:rFonts w:ascii="Times New Roman" w:eastAsia="黑体" w:hAnsi="Times New Roman" w:cs="Times New Roman"/>
          <w:lang w:bidi="he-IL"/>
        </w:rPr>
        <w:t>体系</w:t>
      </w:r>
      <w:r w:rsidR="00B949AF" w:rsidRPr="00B949AF">
        <w:rPr>
          <w:rFonts w:ascii="Times New Roman" w:eastAsia="黑体" w:hAnsi="Times New Roman" w:cs="Times New Roman" w:hint="eastAsia"/>
          <w:lang w:bidi="he-IL"/>
        </w:rPr>
        <w:t>”</w:t>
      </w:r>
      <w:r w:rsidRPr="00B949AF">
        <w:rPr>
          <w:rFonts w:ascii="Times New Roman" w:eastAsia="黑体" w:hAnsi="Times New Roman" w:cs="Times New Roman"/>
          <w:lang w:bidi="he-IL"/>
        </w:rPr>
        <w:t>）的描述，即随附的</w:t>
      </w:r>
      <w:r w:rsidRPr="00B949AF">
        <w:rPr>
          <w:rFonts w:ascii="Times New Roman" w:eastAsia="黑体" w:hAnsi="Times New Roman" w:cs="Times New Roman"/>
          <w:i/>
          <w:lang w:bidi="he-IL"/>
        </w:rPr>
        <w:t>自【</w:t>
      </w:r>
      <w:r w:rsidRPr="003E6C6E">
        <w:rPr>
          <w:rFonts w:ascii="Times New Roman" w:eastAsia="黑体" w:hAnsi="Times New Roman" w:cs="Times New Roman"/>
          <w:b/>
          <w:bCs/>
          <w:i/>
          <w:lang w:bidi="he-IL"/>
        </w:rPr>
        <w:t>日期</w:t>
      </w:r>
      <w:r w:rsidRPr="00B949AF">
        <w:rPr>
          <w:rFonts w:ascii="Times New Roman" w:eastAsia="黑体" w:hAnsi="Times New Roman" w:cs="Times New Roman"/>
          <w:i/>
          <w:lang w:bidi="he-IL"/>
        </w:rPr>
        <w:t>】至【</w:t>
      </w:r>
      <w:r w:rsidRPr="003E6C6E">
        <w:rPr>
          <w:rFonts w:ascii="Times New Roman" w:eastAsia="黑体" w:hAnsi="Times New Roman" w:cs="Times New Roman"/>
          <w:b/>
          <w:bCs/>
          <w:i/>
          <w:lang w:bidi="he-IL"/>
        </w:rPr>
        <w:t>日期</w:t>
      </w:r>
      <w:r w:rsidRPr="00B949AF">
        <w:rPr>
          <w:rFonts w:ascii="Times New Roman" w:eastAsia="黑体" w:hAnsi="Times New Roman" w:cs="Times New Roman"/>
          <w:i/>
          <w:lang w:bidi="he-IL"/>
        </w:rPr>
        <w:t>】止期间的</w:t>
      </w:r>
      <w:r w:rsidR="00FA7F18" w:rsidRPr="00B949AF">
        <w:rPr>
          <w:rFonts w:ascii="Times New Roman" w:eastAsia="黑体" w:hAnsi="Times New Roman" w:cs="Times New Roman"/>
          <w:i/>
          <w:iCs/>
          <w:lang w:bidi="he-IL"/>
        </w:rPr>
        <w:t>【</w:t>
      </w:r>
      <w:r w:rsidR="00FA7F18" w:rsidRPr="00B949AF">
        <w:rPr>
          <w:rFonts w:ascii="Times New Roman" w:eastAsia="黑体" w:hAnsi="Times New Roman" w:cs="Times New Roman"/>
          <w:b/>
          <w:bCs/>
          <w:i/>
          <w:iCs/>
          <w:lang w:bidi="he-IL"/>
        </w:rPr>
        <w:t>服务机构名称</w:t>
      </w:r>
      <w:r w:rsidR="00FA7F18" w:rsidRPr="00B949AF">
        <w:rPr>
          <w:rFonts w:ascii="Times New Roman" w:eastAsia="黑体" w:hAnsi="Times New Roman" w:cs="Times New Roman"/>
          <w:i/>
          <w:iCs/>
          <w:lang w:bidi="he-IL"/>
        </w:rPr>
        <w:t>】</w:t>
      </w:r>
      <w:r w:rsidRPr="00B949AF">
        <w:rPr>
          <w:rFonts w:ascii="Times New Roman" w:eastAsia="黑体" w:hAnsi="Times New Roman" w:cs="Times New Roman"/>
          <w:i/>
          <w:lang w:bidi="he-IL"/>
        </w:rPr>
        <w:t>之</w:t>
      </w:r>
      <w:r w:rsidR="00FA7F18" w:rsidRPr="00B949AF">
        <w:rPr>
          <w:rFonts w:ascii="Times New Roman" w:eastAsia="黑体" w:hAnsi="Times New Roman" w:cs="Times New Roman"/>
          <w:i/>
          <w:lang w:bidi="he-IL"/>
        </w:rPr>
        <w:t>【</w:t>
      </w:r>
      <w:r w:rsidR="00FA7F18" w:rsidRPr="00B949AF">
        <w:rPr>
          <w:rFonts w:ascii="Times New Roman" w:eastAsia="黑体" w:hAnsi="Times New Roman" w:cs="Times New Roman"/>
          <w:b/>
          <w:bCs/>
          <w:i/>
          <w:lang w:bidi="he-IL"/>
        </w:rPr>
        <w:t>服务机构体系名称</w:t>
      </w:r>
      <w:r w:rsidR="00FA7F18" w:rsidRPr="00B949AF">
        <w:rPr>
          <w:rFonts w:ascii="Times New Roman" w:eastAsia="黑体" w:hAnsi="Times New Roman" w:cs="Times New Roman"/>
          <w:i/>
          <w:lang w:bidi="he-IL"/>
        </w:rPr>
        <w:t>】</w:t>
      </w:r>
      <w:r w:rsidRPr="00B949AF">
        <w:rPr>
          <w:rFonts w:ascii="Times New Roman" w:eastAsia="黑体" w:hAnsi="Times New Roman" w:cs="Times New Roman"/>
          <w:i/>
          <w:lang w:bidi="he-IL"/>
        </w:rPr>
        <w:t>的描述</w:t>
      </w:r>
      <w:r w:rsidRPr="00B949AF">
        <w:rPr>
          <w:rFonts w:ascii="Times New Roman" w:eastAsia="黑体" w:hAnsi="Times New Roman" w:cs="Times New Roman"/>
        </w:rPr>
        <w:t>（以下简称</w:t>
      </w:r>
      <w:r w:rsidR="00B949AF" w:rsidRPr="00B949AF">
        <w:rPr>
          <w:rFonts w:ascii="Times New Roman" w:eastAsia="黑体" w:hAnsi="Times New Roman" w:cs="Times New Roman" w:hint="eastAsia"/>
        </w:rPr>
        <w:t>“</w:t>
      </w:r>
      <w:r w:rsidRPr="00B949AF">
        <w:rPr>
          <w:rFonts w:ascii="Times New Roman" w:eastAsia="黑体" w:hAnsi="Times New Roman" w:cs="Times New Roman"/>
        </w:rPr>
        <w:t>描述</w:t>
      </w:r>
      <w:r w:rsidR="00B949AF" w:rsidRPr="00B949AF">
        <w:rPr>
          <w:rFonts w:ascii="Times New Roman" w:eastAsia="黑体" w:hAnsi="Times New Roman" w:cs="Times New Roman" w:hint="eastAsia"/>
        </w:rPr>
        <w:t>”</w:t>
      </w:r>
      <w:r w:rsidRPr="00B949AF">
        <w:rPr>
          <w:rFonts w:ascii="Times New Roman" w:eastAsia="黑体" w:hAnsi="Times New Roman" w:cs="Times New Roman"/>
        </w:rPr>
        <w:t>），供在自【</w:t>
      </w:r>
      <w:r w:rsidRPr="003E6C6E">
        <w:rPr>
          <w:rFonts w:ascii="Times New Roman" w:eastAsia="黑体" w:hAnsi="Times New Roman" w:cs="Times New Roman"/>
          <w:b/>
          <w:bCs/>
        </w:rPr>
        <w:t>日期</w:t>
      </w:r>
      <w:r w:rsidRPr="00B949AF">
        <w:rPr>
          <w:rFonts w:ascii="Times New Roman" w:eastAsia="黑体" w:hAnsi="Times New Roman" w:cs="Times New Roman"/>
        </w:rPr>
        <w:t>】至</w:t>
      </w:r>
      <w:r w:rsidRPr="00B949AF">
        <w:rPr>
          <w:rFonts w:ascii="Times New Roman" w:eastAsia="黑体" w:hAnsi="Times New Roman" w:cs="Times New Roman"/>
          <w:lang w:bidi="he-IL"/>
        </w:rPr>
        <w:t>【</w:t>
      </w:r>
      <w:r w:rsidRPr="003E6C6E">
        <w:rPr>
          <w:rFonts w:ascii="Times New Roman" w:eastAsia="黑体" w:hAnsi="Times New Roman" w:cs="Times New Roman"/>
          <w:b/>
          <w:bCs/>
          <w:lang w:bidi="he-IL"/>
        </w:rPr>
        <w:t>日期</w:t>
      </w:r>
      <w:r w:rsidRPr="00B949AF">
        <w:rPr>
          <w:rFonts w:ascii="Times New Roman" w:eastAsia="黑体" w:hAnsi="Times New Roman" w:cs="Times New Roman"/>
          <w:lang w:bidi="he-IL"/>
        </w:rPr>
        <w:t>】</w:t>
      </w:r>
      <w:r w:rsidRPr="00B949AF">
        <w:rPr>
          <w:rFonts w:ascii="Times New Roman" w:eastAsia="黑体" w:hAnsi="Times New Roman" w:cs="Times New Roman"/>
        </w:rPr>
        <w:t>止的部分或全部期间内</w:t>
      </w:r>
      <w:r w:rsidRPr="00B949AF">
        <w:rPr>
          <w:rFonts w:ascii="Times New Roman" w:eastAsia="黑体" w:hAnsi="Times New Roman" w:cs="Times New Roman"/>
          <w:lang w:bidi="he-IL"/>
        </w:rPr>
        <w:t>使用该体系的用户</w:t>
      </w:r>
      <w:r w:rsidR="00B949AF" w:rsidRPr="00B949AF">
        <w:rPr>
          <w:rFonts w:ascii="Times New Roman" w:eastAsia="黑体" w:hAnsi="Times New Roman" w:cs="Times New Roman" w:hint="eastAsia"/>
          <w:lang w:bidi="he-IL"/>
        </w:rPr>
        <w:t>实体</w:t>
      </w:r>
      <w:r w:rsidRPr="00B949AF">
        <w:rPr>
          <w:rFonts w:ascii="Times New Roman" w:eastAsia="黑体" w:hAnsi="Times New Roman" w:cs="Times New Roman"/>
          <w:lang w:bidi="he-IL"/>
        </w:rPr>
        <w:t>及负责</w:t>
      </w:r>
      <w:commentRangeStart w:id="8"/>
      <w:r w:rsidRPr="00B949AF">
        <w:rPr>
          <w:rFonts w:ascii="Times New Roman" w:eastAsia="黑体" w:hAnsi="Times New Roman" w:cs="Times New Roman"/>
          <w:lang w:bidi="he-IL"/>
        </w:rPr>
        <w:t>该等</w:t>
      </w:r>
      <w:commentRangeEnd w:id="8"/>
      <w:r w:rsidR="003374C3" w:rsidRPr="00B949AF">
        <w:rPr>
          <w:rStyle w:val="CommentReference"/>
          <w:sz w:val="22"/>
          <w:szCs w:val="22"/>
        </w:rPr>
        <w:commentReference w:id="8"/>
      </w:r>
      <w:r w:rsidRPr="00B949AF">
        <w:rPr>
          <w:rFonts w:ascii="Times New Roman" w:eastAsia="黑体" w:hAnsi="Times New Roman" w:cs="Times New Roman"/>
          <w:lang w:bidi="he-IL"/>
        </w:rPr>
        <w:t>用户</w:t>
      </w:r>
      <w:r w:rsidR="00B949AF" w:rsidRPr="00B949AF">
        <w:rPr>
          <w:rFonts w:ascii="Times New Roman" w:eastAsia="黑体" w:hAnsi="Times New Roman" w:cs="Times New Roman" w:hint="eastAsia"/>
          <w:lang w:bidi="he-IL"/>
        </w:rPr>
        <w:t>实体</w:t>
      </w:r>
      <w:r w:rsidRPr="00B949AF">
        <w:rPr>
          <w:rFonts w:ascii="Times New Roman" w:eastAsia="黑体" w:hAnsi="Times New Roman" w:cs="Times New Roman"/>
          <w:lang w:bidi="he-IL"/>
        </w:rPr>
        <w:t>的财务报表审计或者与财务报告相关的内部控制审计的独立审计师使用。该等独立审计师应对描述有充分的理解，在评估用户</w:t>
      </w:r>
      <w:r w:rsidR="00B949AF" w:rsidRPr="00B949AF">
        <w:rPr>
          <w:rFonts w:ascii="Times New Roman" w:eastAsia="黑体" w:hAnsi="Times New Roman" w:cs="Times New Roman" w:hint="eastAsia"/>
          <w:lang w:bidi="he-IL"/>
        </w:rPr>
        <w:t>实体</w:t>
      </w:r>
      <w:r w:rsidRPr="00B949AF">
        <w:rPr>
          <w:rFonts w:ascii="Times New Roman" w:eastAsia="黑体" w:hAnsi="Times New Roman" w:cs="Times New Roman"/>
          <w:lang w:bidi="he-IL"/>
        </w:rPr>
        <w:t>之财务报表的重大错报风险时，应结合包括用户</w:t>
      </w:r>
      <w:r w:rsidR="00B949AF" w:rsidRPr="00B949AF">
        <w:rPr>
          <w:rFonts w:ascii="Times New Roman" w:eastAsia="黑体" w:hAnsi="Times New Roman" w:cs="Times New Roman" w:hint="eastAsia"/>
          <w:lang w:bidi="he-IL"/>
        </w:rPr>
        <w:t>实体</w:t>
      </w:r>
      <w:r w:rsidRPr="00B949AF">
        <w:rPr>
          <w:rFonts w:ascii="Times New Roman" w:eastAsia="黑体" w:hAnsi="Times New Roman" w:cs="Times New Roman"/>
          <w:lang w:bidi="he-IL"/>
        </w:rPr>
        <w:t>自身所执行的控制在内的其他信息一并进行考虑。</w:t>
      </w:r>
    </w:p>
    <w:p w14:paraId="6AA4231D" w14:textId="77777777" w:rsidR="00CB05B0" w:rsidRPr="00B949AF" w:rsidRDefault="00CB05B0" w:rsidP="00CB05B0">
      <w:pPr>
        <w:tabs>
          <w:tab w:val="left" w:pos="360"/>
          <w:tab w:val="left" w:pos="720"/>
          <w:tab w:val="left" w:pos="1080"/>
          <w:tab w:val="left" w:pos="1440"/>
        </w:tabs>
        <w:adjustRightInd w:val="0"/>
        <w:snapToGrid w:val="0"/>
        <w:spacing w:after="0" w:line="276" w:lineRule="auto"/>
        <w:jc w:val="both"/>
        <w:rPr>
          <w:ins w:id="9" w:author="Fiona Xie" w:date="2025-05-21T17:51:00Z" w16du:dateUtc="2025-05-21T09:51:00Z"/>
          <w:rFonts w:ascii="Times New Roman" w:eastAsia="黑体" w:hAnsi="Times New Roman" w:cs="Times New Roman"/>
        </w:rPr>
      </w:pPr>
    </w:p>
    <w:p w14:paraId="35E3F1D8" w14:textId="77777777" w:rsidR="00CB05B0" w:rsidRPr="00CB05B0" w:rsidRDefault="00CB05B0" w:rsidP="00CB05B0">
      <w:pPr>
        <w:spacing w:after="0" w:line="276" w:lineRule="auto"/>
        <w:jc w:val="both"/>
        <w:rPr>
          <w:ins w:id="10" w:author="Fiona Xie" w:date="2025-05-21T17:51:00Z" w16du:dateUtc="2025-05-21T09:51:00Z"/>
          <w:rFonts w:ascii="Times New Roman" w:eastAsia="黑体" w:hAnsi="Times New Roman" w:cs="Times New Roman"/>
          <w:lang w:bidi="he-IL"/>
        </w:rPr>
      </w:pPr>
      <w:commentRangeStart w:id="11"/>
      <w:ins w:id="12" w:author="Fiona Xie" w:date="2025-05-21T17:51:00Z" w16du:dateUtc="2025-05-21T09:51:00Z">
        <w:r w:rsidRPr="00CB05B0">
          <w:rPr>
            <w:rFonts w:ascii="Times New Roman" w:eastAsia="黑体" w:hAnsi="Times New Roman" w:cs="Times New Roman" w:hint="eastAsia"/>
            <w:lang w:bidi="he-IL"/>
          </w:rPr>
          <w:t>亦如描述表明，自【日期】至【日期】止期间内，</w:t>
        </w:r>
        <w:r w:rsidRPr="008E2EAC">
          <w:rPr>
            <w:rFonts w:ascii="Times New Roman" w:eastAsia="黑体" w:hAnsi="Times New Roman" w:cs="Times New Roman"/>
            <w:lang w:bidi="he-IL"/>
          </w:rPr>
          <w:t>因未发生保证控制目标</w:t>
        </w:r>
        <w:r w:rsidRPr="008E2EAC">
          <w:rPr>
            <w:rFonts w:ascii="Times New Roman" w:eastAsia="黑体" w:hAnsi="Times New Roman" w:cs="Times New Roman" w:hint="eastAsia"/>
            <w:lang w:bidi="he-IL"/>
          </w:rPr>
          <w:t>【</w:t>
        </w:r>
        <w:r w:rsidRPr="00CB05B0">
          <w:rPr>
            <w:rFonts w:ascii="Times New Roman" w:eastAsia="黑体" w:hAnsi="Times New Roman" w:cs="Times New Roman" w:hint="eastAsia"/>
            <w:lang w:bidi="he-IL"/>
          </w:rPr>
          <w:t>控制目标名称</w:t>
        </w:r>
        <w:r w:rsidRPr="008E2EAC">
          <w:rPr>
            <w:rFonts w:ascii="Times New Roman" w:eastAsia="黑体" w:hAnsi="Times New Roman" w:cs="Times New Roman" w:hint="eastAsia"/>
            <w:lang w:bidi="he-IL"/>
          </w:rPr>
          <w:t>】</w:t>
        </w:r>
        <w:r w:rsidRPr="00CB05B0">
          <w:rPr>
            <w:rFonts w:ascii="Times New Roman" w:eastAsia="黑体" w:hAnsi="Times New Roman" w:cs="Times New Roman" w:hint="eastAsia"/>
            <w:lang w:bidi="he-IL"/>
          </w:rPr>
          <w:t>相</w:t>
        </w:r>
        <w:r w:rsidRPr="008E2EAC">
          <w:rPr>
            <w:rFonts w:ascii="Times New Roman" w:eastAsia="黑体" w:hAnsi="Times New Roman" w:cs="Times New Roman"/>
            <w:lang w:bidi="he-IL"/>
          </w:rPr>
          <w:t>关控制能够实施的条件，因此与该控制目标相关的控制在审计期间内均未执行</w:t>
        </w:r>
        <w:r w:rsidRPr="00CB05B0">
          <w:rPr>
            <w:rFonts w:ascii="Times New Roman" w:eastAsia="黑体" w:hAnsi="Times New Roman" w:cs="Times New Roman" w:hint="eastAsia"/>
            <w:lang w:bidi="he-IL"/>
          </w:rPr>
          <w:t>。</w:t>
        </w:r>
        <w:commentRangeEnd w:id="11"/>
        <w:r>
          <w:rPr>
            <w:rStyle w:val="CommentReference"/>
          </w:rPr>
          <w:commentReference w:id="11"/>
        </w:r>
      </w:ins>
    </w:p>
    <w:p w14:paraId="49353030" w14:textId="77777777" w:rsidR="00F408C0" w:rsidRPr="00CB05B0" w:rsidRDefault="00F408C0" w:rsidP="00263F20">
      <w:pPr>
        <w:adjustRightInd w:val="0"/>
        <w:snapToGrid w:val="0"/>
        <w:spacing w:after="0" w:line="276" w:lineRule="auto"/>
        <w:jc w:val="both"/>
        <w:rPr>
          <w:rFonts w:ascii="Times New Roman" w:eastAsia="黑体" w:hAnsi="Times New Roman" w:cs="Times New Roman"/>
          <w:lang w:bidi="he-IL"/>
        </w:rPr>
      </w:pPr>
    </w:p>
    <w:p w14:paraId="0FAD3BED" w14:textId="034995B6" w:rsidR="00CC62F2" w:rsidRDefault="00CC62F2" w:rsidP="00263F20">
      <w:pPr>
        <w:tabs>
          <w:tab w:val="left" w:pos="360"/>
          <w:tab w:val="left" w:pos="720"/>
          <w:tab w:val="left" w:pos="1080"/>
          <w:tab w:val="left" w:pos="1440"/>
        </w:tabs>
        <w:adjustRightInd w:val="0"/>
        <w:snapToGrid w:val="0"/>
        <w:spacing w:after="0" w:line="276" w:lineRule="auto"/>
        <w:jc w:val="both"/>
        <w:rPr>
          <w:ins w:id="13" w:author="Tina YZ Zhang" w:date="2024-06-11T15:52:00Z"/>
          <w:rFonts w:ascii="Times New Roman" w:eastAsia="黑体" w:hAnsi="Times New Roman" w:cs="Times New Roman"/>
        </w:rPr>
      </w:pPr>
      <w:commentRangeStart w:id="14"/>
      <w:r w:rsidRPr="00B949AF">
        <w:rPr>
          <w:rFonts w:ascii="Times New Roman" w:eastAsia="黑体" w:hAnsi="Times New Roman" w:cs="Times New Roman"/>
        </w:rPr>
        <w:t>描述表明，仅当</w:t>
      </w:r>
      <w:r w:rsidR="00F408C0" w:rsidRPr="00B949AF">
        <w:rPr>
          <w:rFonts w:ascii="Times New Roman" w:eastAsia="黑体" w:hAnsi="Times New Roman" w:cs="Times New Roman"/>
          <w:b/>
          <w:bCs/>
        </w:rPr>
        <w:t>【服务机构简称】</w:t>
      </w:r>
      <w:r w:rsidRPr="00B949AF">
        <w:rPr>
          <w:rFonts w:ascii="Times New Roman" w:eastAsia="黑体" w:hAnsi="Times New Roman" w:cs="Times New Roman"/>
        </w:rPr>
        <w:t>的控制设计中所预期的用户</w:t>
      </w:r>
      <w:r w:rsidR="00B949AF" w:rsidRPr="00B949AF">
        <w:rPr>
          <w:rFonts w:ascii="Times New Roman" w:eastAsia="黑体" w:hAnsi="Times New Roman" w:cs="Times New Roman" w:hint="eastAsia"/>
          <w:lang w:bidi="he-IL"/>
        </w:rPr>
        <w:t>实体</w:t>
      </w:r>
      <w:r w:rsidRPr="00B949AF">
        <w:rPr>
          <w:rFonts w:ascii="Times New Roman" w:eastAsia="黑体" w:hAnsi="Times New Roman" w:cs="Times New Roman"/>
        </w:rPr>
        <w:t>的补充性控制设计恰当且执行有效，并与</w:t>
      </w:r>
      <w:r w:rsidR="00F408C0" w:rsidRPr="003E6C6E">
        <w:rPr>
          <w:rFonts w:ascii="Times New Roman" w:eastAsia="黑体" w:hAnsi="Times New Roman" w:cs="Times New Roman"/>
        </w:rPr>
        <w:t>服务机构</w:t>
      </w:r>
      <w:r w:rsidRPr="00B949AF">
        <w:rPr>
          <w:rFonts w:ascii="Times New Roman" w:eastAsia="黑体" w:hAnsi="Times New Roman" w:cs="Times New Roman"/>
        </w:rPr>
        <w:t>的相关控制相配合时，描述中所述的</w:t>
      </w:r>
      <w:r w:rsidR="004F14F3" w:rsidRPr="00B949AF">
        <w:rPr>
          <w:rFonts w:ascii="Times New Roman" w:eastAsia="黑体" w:hAnsi="Times New Roman" w:cs="Times New Roman" w:hint="eastAsia"/>
        </w:rPr>
        <w:t>特定的</w:t>
      </w:r>
      <w:r w:rsidRPr="00B949AF">
        <w:rPr>
          <w:rFonts w:ascii="Times New Roman" w:eastAsia="黑体" w:hAnsi="Times New Roman" w:cs="Times New Roman"/>
        </w:rPr>
        <w:t>控制目标方可实现。描述并未延伸至用户</w:t>
      </w:r>
      <w:r w:rsidR="00B949AF" w:rsidRPr="00B949AF">
        <w:rPr>
          <w:rFonts w:ascii="Times New Roman" w:eastAsia="黑体" w:hAnsi="Times New Roman" w:cs="Times New Roman" w:hint="eastAsia"/>
          <w:lang w:bidi="he-IL"/>
        </w:rPr>
        <w:t>实体</w:t>
      </w:r>
      <w:r w:rsidRPr="00B949AF">
        <w:rPr>
          <w:rFonts w:ascii="Times New Roman" w:eastAsia="黑体" w:hAnsi="Times New Roman" w:cs="Times New Roman"/>
        </w:rPr>
        <w:t>的控制。</w:t>
      </w:r>
      <w:commentRangeEnd w:id="14"/>
      <w:r w:rsidR="00A91572">
        <w:rPr>
          <w:rStyle w:val="CommentReference"/>
        </w:rPr>
        <w:commentReference w:id="14"/>
      </w:r>
    </w:p>
    <w:p w14:paraId="028E6C26" w14:textId="418EEB8E" w:rsidR="00C11D36" w:rsidRPr="00B949AF" w:rsidDel="00CB05B0" w:rsidRDefault="00C11D36" w:rsidP="00263F20">
      <w:pPr>
        <w:tabs>
          <w:tab w:val="left" w:pos="360"/>
          <w:tab w:val="left" w:pos="720"/>
          <w:tab w:val="left" w:pos="1080"/>
          <w:tab w:val="left" w:pos="1440"/>
        </w:tabs>
        <w:adjustRightInd w:val="0"/>
        <w:snapToGrid w:val="0"/>
        <w:spacing w:after="0" w:line="276" w:lineRule="auto"/>
        <w:jc w:val="both"/>
        <w:rPr>
          <w:del w:id="15" w:author="Fiona Xie" w:date="2025-05-21T17:51:00Z" w16du:dateUtc="2025-05-21T09:51:00Z"/>
          <w:rFonts w:ascii="Times New Roman" w:eastAsia="黑体" w:hAnsi="Times New Roman" w:cs="Times New Roman"/>
        </w:rPr>
      </w:pPr>
    </w:p>
    <w:p w14:paraId="7192976F" w14:textId="2969816A" w:rsidR="00297294" w:rsidRPr="00F53315" w:rsidRDefault="00297294" w:rsidP="00263F20">
      <w:pPr>
        <w:adjustRightInd w:val="0"/>
        <w:snapToGrid w:val="0"/>
        <w:spacing w:after="0" w:line="276" w:lineRule="auto"/>
        <w:jc w:val="both"/>
        <w:rPr>
          <w:rFonts w:ascii="Times New Roman" w:eastAsia="黑体" w:hAnsi="Times New Roman" w:cs="Times New Roman"/>
        </w:rPr>
      </w:pPr>
    </w:p>
    <w:p w14:paraId="5E1AF349" w14:textId="77777777" w:rsidR="00CC62F2" w:rsidRPr="00B949AF" w:rsidRDefault="00CC62F2" w:rsidP="00263F20">
      <w:pPr>
        <w:adjustRightInd w:val="0"/>
        <w:snapToGrid w:val="0"/>
        <w:spacing w:after="0" w:line="276" w:lineRule="auto"/>
        <w:jc w:val="both"/>
        <w:rPr>
          <w:rFonts w:ascii="Times New Roman" w:eastAsia="黑体" w:hAnsi="Times New Roman" w:cs="Times New Roman"/>
        </w:rPr>
      </w:pPr>
      <w:r w:rsidRPr="00B949AF">
        <w:rPr>
          <w:rFonts w:ascii="Times New Roman" w:eastAsia="黑体" w:hAnsi="Times New Roman" w:cs="Times New Roman"/>
        </w:rPr>
        <w:t>兹就我们的所知及所信，我们确认：</w:t>
      </w:r>
    </w:p>
    <w:p w14:paraId="4AF42690" w14:textId="77777777" w:rsidR="00CC62F2" w:rsidRPr="00B949AF" w:rsidRDefault="00CC62F2" w:rsidP="00263F20">
      <w:pPr>
        <w:adjustRightInd w:val="0"/>
        <w:snapToGrid w:val="0"/>
        <w:spacing w:after="0" w:line="276" w:lineRule="auto"/>
        <w:jc w:val="both"/>
        <w:rPr>
          <w:rFonts w:ascii="Times New Roman" w:eastAsia="黑体" w:hAnsi="Times New Roman" w:cs="Times New Roman"/>
        </w:rPr>
      </w:pPr>
    </w:p>
    <w:p w14:paraId="1378437F" w14:textId="6877AB92" w:rsidR="00CC62F2" w:rsidRPr="00B949AF" w:rsidRDefault="00CC62F2" w:rsidP="003E6C6E">
      <w:pPr>
        <w:pStyle w:val="ListParagraph"/>
        <w:numPr>
          <w:ilvl w:val="0"/>
          <w:numId w:val="2"/>
        </w:numPr>
        <w:adjustRightInd w:val="0"/>
        <w:snapToGrid w:val="0"/>
        <w:spacing w:line="276" w:lineRule="auto"/>
        <w:ind w:left="646" w:firstLineChars="0" w:hanging="357"/>
        <w:jc w:val="both"/>
        <w:rPr>
          <w:rFonts w:eastAsia="黑体"/>
          <w:sz w:val="22"/>
          <w:szCs w:val="22"/>
          <w:lang w:eastAsia="zh-CN"/>
        </w:rPr>
      </w:pPr>
      <w:r w:rsidRPr="00B949AF">
        <w:rPr>
          <w:rFonts w:eastAsia="黑体"/>
          <w:sz w:val="22"/>
          <w:szCs w:val="22"/>
          <w:lang w:eastAsia="zh-CN" w:bidi="he-IL"/>
        </w:rPr>
        <w:t>描述公允地陈述了自【</w:t>
      </w:r>
      <w:r w:rsidRPr="003E6C6E">
        <w:rPr>
          <w:rFonts w:eastAsia="黑体"/>
          <w:b/>
          <w:bCs/>
          <w:sz w:val="22"/>
          <w:szCs w:val="22"/>
          <w:lang w:eastAsia="zh-CN" w:bidi="he-IL"/>
        </w:rPr>
        <w:t>日期</w:t>
      </w:r>
      <w:r w:rsidRPr="00B949AF">
        <w:rPr>
          <w:rFonts w:eastAsia="黑体"/>
          <w:sz w:val="22"/>
          <w:szCs w:val="22"/>
          <w:lang w:eastAsia="zh-CN" w:bidi="he-IL"/>
        </w:rPr>
        <w:t>】至【</w:t>
      </w:r>
      <w:r w:rsidRPr="003E6C6E">
        <w:rPr>
          <w:rFonts w:eastAsia="黑体"/>
          <w:b/>
          <w:bCs/>
          <w:sz w:val="22"/>
          <w:szCs w:val="22"/>
          <w:lang w:eastAsia="zh-CN" w:bidi="he-IL"/>
        </w:rPr>
        <w:t>日期</w:t>
      </w:r>
      <w:r w:rsidRPr="00B949AF">
        <w:rPr>
          <w:rFonts w:eastAsia="黑体"/>
          <w:sz w:val="22"/>
          <w:szCs w:val="22"/>
          <w:lang w:eastAsia="zh-CN" w:bidi="he-IL"/>
        </w:rPr>
        <w:t>】止的部分或全部期间内向用户</w:t>
      </w:r>
      <w:r w:rsidR="00B949AF" w:rsidRPr="00B949AF">
        <w:rPr>
          <w:rFonts w:eastAsia="黑体" w:hint="eastAsia"/>
          <w:sz w:val="22"/>
          <w:szCs w:val="22"/>
          <w:lang w:eastAsia="zh-CN" w:bidi="he-IL"/>
        </w:rPr>
        <w:t>实体</w:t>
      </w:r>
      <w:r w:rsidRPr="00B949AF">
        <w:rPr>
          <w:rFonts w:eastAsia="黑体"/>
          <w:sz w:val="22"/>
          <w:szCs w:val="22"/>
          <w:lang w:eastAsia="zh-CN" w:bidi="he-IL"/>
        </w:rPr>
        <w:t>所提供的、用以</w:t>
      </w:r>
      <w:r w:rsidR="004F14F3" w:rsidRPr="00B949AF">
        <w:rPr>
          <w:rFonts w:eastAsia="黑体" w:hint="eastAsia"/>
          <w:sz w:val="22"/>
          <w:szCs w:val="22"/>
          <w:u w:val="thick"/>
          <w:lang w:eastAsia="zh-CN" w:bidi="he-IL"/>
        </w:rPr>
        <w:t>处理</w:t>
      </w:r>
      <w:r w:rsidR="00F408C0" w:rsidRPr="00B949AF">
        <w:rPr>
          <w:rFonts w:eastAsia="黑体"/>
          <w:sz w:val="22"/>
          <w:szCs w:val="22"/>
          <w:u w:val="thick"/>
          <w:lang w:eastAsia="zh-CN" w:bidi="he-IL"/>
        </w:rPr>
        <w:t>用</w:t>
      </w:r>
      <w:r w:rsidR="00F408C0" w:rsidRPr="009B30CE">
        <w:rPr>
          <w:rFonts w:eastAsia="黑体"/>
          <w:sz w:val="22"/>
          <w:szCs w:val="22"/>
          <w:u w:val="thick"/>
          <w:lang w:eastAsia="zh-CN" w:bidi="he-IL"/>
        </w:rPr>
        <w:t>户</w:t>
      </w:r>
      <w:r w:rsidR="00B949AF" w:rsidRPr="009B30CE">
        <w:rPr>
          <w:rFonts w:eastAsia="黑体" w:hint="eastAsia"/>
          <w:sz w:val="22"/>
          <w:szCs w:val="22"/>
          <w:u w:val="thick"/>
          <w:lang w:eastAsia="zh-CN" w:bidi="he-IL"/>
        </w:rPr>
        <w:t>实体</w:t>
      </w:r>
      <w:r w:rsidR="00F408C0" w:rsidRPr="009B30CE">
        <w:rPr>
          <w:rFonts w:eastAsia="黑体"/>
          <w:sz w:val="22"/>
          <w:szCs w:val="22"/>
          <w:u w:val="thick"/>
          <w:lang w:eastAsia="zh-CN" w:bidi="he-IL"/>
        </w:rPr>
        <w:t>的</w:t>
      </w:r>
      <w:r w:rsidR="00F408C0" w:rsidRPr="00B949AF">
        <w:rPr>
          <w:rFonts w:eastAsia="黑体"/>
          <w:sz w:val="22"/>
          <w:szCs w:val="22"/>
          <w:u w:val="thick"/>
          <w:lang w:eastAsia="zh-CN" w:bidi="he-IL"/>
        </w:rPr>
        <w:t>交易</w:t>
      </w:r>
      <w:r w:rsidR="00F408C0" w:rsidRPr="00B949AF">
        <w:rPr>
          <w:rFonts w:eastAsia="黑体"/>
          <w:sz w:val="22"/>
          <w:szCs w:val="22"/>
          <w:lang w:eastAsia="zh-CN" w:bidi="he-IL"/>
        </w:rPr>
        <w:t>【或</w:t>
      </w:r>
      <w:r w:rsidR="004F14F3" w:rsidRPr="00B949AF">
        <w:rPr>
          <w:rFonts w:eastAsia="黑体" w:hint="eastAsia"/>
          <w:b/>
          <w:bCs/>
          <w:sz w:val="22"/>
          <w:szCs w:val="22"/>
          <w:lang w:eastAsia="zh-CN" w:bidi="he-IL"/>
        </w:rPr>
        <w:t>提供</w:t>
      </w:r>
      <w:r w:rsidR="00F408C0" w:rsidRPr="00B949AF">
        <w:rPr>
          <w:rFonts w:eastAsia="黑体"/>
          <w:b/>
          <w:bCs/>
          <w:sz w:val="22"/>
          <w:szCs w:val="22"/>
          <w:lang w:eastAsia="zh-CN" w:bidi="he-IL"/>
        </w:rPr>
        <w:t>服务机构的服务类型或内容</w:t>
      </w:r>
      <w:r w:rsidR="00F408C0" w:rsidRPr="00B949AF">
        <w:rPr>
          <w:rFonts w:eastAsia="黑体"/>
          <w:sz w:val="22"/>
          <w:szCs w:val="22"/>
          <w:lang w:eastAsia="zh-CN" w:bidi="he-IL"/>
        </w:rPr>
        <w:t>】</w:t>
      </w:r>
      <w:r w:rsidRPr="00B949AF">
        <w:rPr>
          <w:rFonts w:eastAsia="黑体"/>
          <w:sz w:val="22"/>
          <w:szCs w:val="22"/>
          <w:lang w:eastAsia="zh-CN" w:bidi="he-IL"/>
        </w:rPr>
        <w:t>的体系，该等体系的控制可能与用户</w:t>
      </w:r>
      <w:r w:rsidR="00B949AF" w:rsidRPr="00B949AF">
        <w:rPr>
          <w:rFonts w:eastAsia="黑体" w:hint="eastAsia"/>
          <w:sz w:val="22"/>
          <w:szCs w:val="22"/>
          <w:lang w:eastAsia="zh-CN" w:bidi="he-IL"/>
        </w:rPr>
        <w:t>实体</w:t>
      </w:r>
      <w:r w:rsidRPr="00B949AF">
        <w:rPr>
          <w:rFonts w:eastAsia="黑体"/>
          <w:sz w:val="22"/>
          <w:szCs w:val="22"/>
          <w:lang w:eastAsia="zh-CN" w:bidi="he-IL"/>
        </w:rPr>
        <w:t>财务报告内部控制相关。我们用以做出本认定的标准如下：</w:t>
      </w:r>
    </w:p>
    <w:p w14:paraId="07C2292B" w14:textId="77777777" w:rsidR="00CC62F2" w:rsidRPr="00B949AF" w:rsidRDefault="00CC62F2" w:rsidP="00263F20">
      <w:pPr>
        <w:pStyle w:val="ListParagraph"/>
        <w:adjustRightInd w:val="0"/>
        <w:snapToGrid w:val="0"/>
        <w:spacing w:line="276" w:lineRule="auto"/>
        <w:ind w:left="783" w:firstLineChars="0" w:firstLine="0"/>
        <w:jc w:val="both"/>
        <w:rPr>
          <w:rFonts w:eastAsia="黑体"/>
          <w:sz w:val="22"/>
          <w:szCs w:val="22"/>
          <w:lang w:eastAsia="zh-CN"/>
        </w:rPr>
      </w:pPr>
    </w:p>
    <w:p w14:paraId="3EB21BC8" w14:textId="51FDEC29" w:rsidR="00CC62F2" w:rsidRPr="00B949AF" w:rsidRDefault="00CC62F2" w:rsidP="003E6C6E">
      <w:pPr>
        <w:pStyle w:val="ListParagraph"/>
        <w:numPr>
          <w:ilvl w:val="1"/>
          <w:numId w:val="2"/>
        </w:numPr>
        <w:adjustRightInd w:val="0"/>
        <w:snapToGrid w:val="0"/>
        <w:spacing w:line="276" w:lineRule="auto"/>
        <w:ind w:left="1066" w:firstLineChars="0" w:hanging="357"/>
        <w:jc w:val="both"/>
        <w:rPr>
          <w:rFonts w:eastAsia="黑体"/>
          <w:sz w:val="22"/>
          <w:szCs w:val="22"/>
          <w:lang w:eastAsia="zh-CN" w:bidi="he-IL"/>
        </w:rPr>
      </w:pPr>
      <w:r w:rsidRPr="00B949AF">
        <w:rPr>
          <w:rFonts w:eastAsia="黑体"/>
          <w:sz w:val="22"/>
          <w:szCs w:val="22"/>
          <w:lang w:eastAsia="zh-CN" w:bidi="he-IL"/>
        </w:rPr>
        <w:t>描述陈述了体系如何设计和实施以供用户</w:t>
      </w:r>
      <w:r w:rsidR="00B949AF" w:rsidRPr="00B949AF">
        <w:rPr>
          <w:rFonts w:eastAsia="黑体" w:hint="eastAsia"/>
          <w:sz w:val="22"/>
          <w:szCs w:val="22"/>
          <w:lang w:eastAsia="zh-CN" w:bidi="he-IL"/>
        </w:rPr>
        <w:t>实体</w:t>
      </w:r>
      <w:r w:rsidRPr="00B949AF">
        <w:rPr>
          <w:rFonts w:eastAsia="黑体"/>
          <w:sz w:val="22"/>
          <w:szCs w:val="22"/>
          <w:lang w:eastAsia="zh-CN" w:bidi="he-IL"/>
        </w:rPr>
        <w:t>使用</w:t>
      </w:r>
      <w:r w:rsidR="00965399" w:rsidRPr="00B949AF">
        <w:rPr>
          <w:rFonts w:eastAsia="黑体"/>
          <w:sz w:val="22"/>
          <w:szCs w:val="22"/>
          <w:u w:val="thick"/>
          <w:lang w:eastAsia="zh-CN" w:bidi="he-IL"/>
        </w:rPr>
        <w:t>并处理相关交易</w:t>
      </w:r>
      <w:r w:rsidRPr="00B949AF">
        <w:rPr>
          <w:rFonts w:eastAsia="黑体"/>
          <w:sz w:val="22"/>
          <w:szCs w:val="22"/>
          <w:lang w:eastAsia="zh-CN" w:bidi="he-IL"/>
        </w:rPr>
        <w:t>，包括（若适用）：</w:t>
      </w:r>
    </w:p>
    <w:p w14:paraId="671E7DEC" w14:textId="39010B4F" w:rsidR="00175907" w:rsidRPr="00B949AF" w:rsidRDefault="00CC62F2" w:rsidP="003E6C6E">
      <w:pPr>
        <w:pStyle w:val="ListParagraph"/>
        <w:numPr>
          <w:ilvl w:val="2"/>
          <w:numId w:val="2"/>
        </w:numPr>
        <w:adjustRightInd w:val="0"/>
        <w:snapToGrid w:val="0"/>
        <w:spacing w:line="276" w:lineRule="auto"/>
        <w:ind w:left="1497" w:firstLineChars="0" w:hanging="357"/>
        <w:jc w:val="both"/>
        <w:rPr>
          <w:rFonts w:eastAsia="黑体"/>
          <w:sz w:val="22"/>
          <w:szCs w:val="22"/>
          <w:lang w:eastAsia="zh-CN"/>
        </w:rPr>
      </w:pPr>
      <w:r w:rsidRPr="00B949AF">
        <w:rPr>
          <w:rFonts w:eastAsia="黑体"/>
          <w:sz w:val="22"/>
          <w:szCs w:val="22"/>
          <w:lang w:eastAsia="zh-CN"/>
        </w:rPr>
        <w:t>所提供服务的类型</w:t>
      </w:r>
      <w:r w:rsidR="00965399" w:rsidRPr="00B949AF">
        <w:rPr>
          <w:rFonts w:eastAsia="黑体"/>
          <w:sz w:val="22"/>
          <w:szCs w:val="22"/>
          <w:u w:val="thick"/>
          <w:lang w:eastAsia="zh-CN"/>
        </w:rPr>
        <w:t>，包括适当的、所处理的交易的类别</w:t>
      </w:r>
      <w:r w:rsidRPr="00B949AF">
        <w:rPr>
          <w:rFonts w:eastAsia="黑体"/>
          <w:sz w:val="22"/>
          <w:szCs w:val="22"/>
          <w:lang w:eastAsia="zh-CN"/>
        </w:rPr>
        <w:t>。</w:t>
      </w:r>
    </w:p>
    <w:p w14:paraId="2FA38DB3" w14:textId="2EFBA8DB" w:rsidR="00CC62F2" w:rsidRPr="003E6C6E" w:rsidRDefault="00CC62F2" w:rsidP="003E6C6E">
      <w:pPr>
        <w:pStyle w:val="ListParagraph"/>
        <w:numPr>
          <w:ilvl w:val="2"/>
          <w:numId w:val="2"/>
        </w:numPr>
        <w:adjustRightInd w:val="0"/>
        <w:snapToGrid w:val="0"/>
        <w:spacing w:line="276" w:lineRule="auto"/>
        <w:ind w:left="1497" w:firstLineChars="0" w:hanging="357"/>
        <w:jc w:val="both"/>
        <w:rPr>
          <w:rFonts w:eastAsia="黑体"/>
          <w:lang w:eastAsia="zh-CN" w:bidi="he-IL"/>
        </w:rPr>
      </w:pPr>
      <w:r w:rsidRPr="009F107D">
        <w:rPr>
          <w:rFonts w:eastAsia="黑体"/>
          <w:sz w:val="22"/>
          <w:szCs w:val="22"/>
          <w:lang w:eastAsia="zh-CN"/>
        </w:rPr>
        <w:t>用以</w:t>
      </w:r>
      <w:r w:rsidRPr="009F107D">
        <w:rPr>
          <w:rFonts w:eastAsia="黑体"/>
          <w:sz w:val="22"/>
          <w:szCs w:val="22"/>
          <w:lang w:eastAsia="zh-CN" w:bidi="he-IL"/>
        </w:rPr>
        <w:t>为使用体系的用户</w:t>
      </w:r>
      <w:r w:rsidR="00B949AF" w:rsidRPr="009F107D">
        <w:rPr>
          <w:rFonts w:eastAsia="黑体" w:hint="eastAsia"/>
          <w:sz w:val="22"/>
          <w:szCs w:val="22"/>
          <w:lang w:eastAsia="zh-CN" w:bidi="he-IL"/>
        </w:rPr>
        <w:t>实体</w:t>
      </w:r>
      <w:r w:rsidRPr="009F107D">
        <w:rPr>
          <w:rFonts w:eastAsia="黑体"/>
          <w:sz w:val="22"/>
          <w:szCs w:val="22"/>
          <w:lang w:eastAsia="zh-CN" w:bidi="he-IL"/>
        </w:rPr>
        <w:t>提供服务的自动和人工管理体系的程序</w:t>
      </w:r>
      <w:r w:rsidR="00965399" w:rsidRPr="009F107D">
        <w:rPr>
          <w:rFonts w:eastAsia="黑体"/>
          <w:sz w:val="22"/>
          <w:szCs w:val="22"/>
          <w:lang w:eastAsia="zh-CN" w:bidi="he-IL"/>
        </w:rPr>
        <w:t>，</w:t>
      </w:r>
      <w:r w:rsidR="00965399" w:rsidRPr="009F107D">
        <w:rPr>
          <w:rFonts w:eastAsia="黑体"/>
          <w:sz w:val="22"/>
          <w:szCs w:val="22"/>
          <w:u w:val="thick"/>
          <w:lang w:eastAsia="zh-CN" w:bidi="he-IL"/>
        </w:rPr>
        <w:t>包括适当的、所处理的交易经过发起、授权、记录、处理、必要时校正、生成报告以及其他为使用体系的用户</w:t>
      </w:r>
      <w:r w:rsidR="00B949AF" w:rsidRPr="009F107D">
        <w:rPr>
          <w:rFonts w:eastAsia="黑体" w:hint="eastAsia"/>
          <w:sz w:val="22"/>
          <w:szCs w:val="22"/>
          <w:u w:val="thick"/>
          <w:lang w:eastAsia="zh-CN" w:bidi="he-IL"/>
        </w:rPr>
        <w:t>实体</w:t>
      </w:r>
      <w:r w:rsidR="00965399" w:rsidRPr="009F107D">
        <w:rPr>
          <w:rFonts w:eastAsia="黑体"/>
          <w:sz w:val="22"/>
          <w:szCs w:val="22"/>
          <w:u w:val="thick"/>
          <w:lang w:eastAsia="zh-CN" w:bidi="he-IL"/>
        </w:rPr>
        <w:t>准备的信息</w:t>
      </w:r>
      <w:r w:rsidRPr="009F107D">
        <w:rPr>
          <w:rFonts w:eastAsia="黑体"/>
          <w:sz w:val="22"/>
          <w:szCs w:val="22"/>
          <w:lang w:eastAsia="zh-CN" w:bidi="he-IL"/>
        </w:rPr>
        <w:t>。</w:t>
      </w:r>
    </w:p>
    <w:p w14:paraId="307FE5F1" w14:textId="0789B679" w:rsidR="00CC62F2" w:rsidRPr="00B949AF" w:rsidRDefault="00965399" w:rsidP="003E6C6E">
      <w:pPr>
        <w:pStyle w:val="ListParagraph"/>
        <w:numPr>
          <w:ilvl w:val="2"/>
          <w:numId w:val="2"/>
        </w:numPr>
        <w:adjustRightInd w:val="0"/>
        <w:snapToGrid w:val="0"/>
        <w:spacing w:line="276" w:lineRule="auto"/>
        <w:ind w:left="1497" w:firstLineChars="0" w:hanging="357"/>
        <w:jc w:val="both"/>
        <w:rPr>
          <w:rFonts w:eastAsia="黑体"/>
          <w:sz w:val="22"/>
          <w:szCs w:val="22"/>
          <w:lang w:eastAsia="zh-CN"/>
        </w:rPr>
      </w:pPr>
      <w:r w:rsidRPr="00B949AF">
        <w:rPr>
          <w:rFonts w:eastAsia="黑体"/>
          <w:sz w:val="22"/>
          <w:szCs w:val="22"/>
          <w:lang w:eastAsia="zh-CN" w:bidi="he-IL"/>
        </w:rPr>
        <w:t>程序执行</w:t>
      </w:r>
      <w:r w:rsidR="00CC62F2" w:rsidRPr="00B949AF">
        <w:rPr>
          <w:rFonts w:eastAsia="黑体"/>
          <w:sz w:val="22"/>
          <w:szCs w:val="22"/>
          <w:lang w:eastAsia="zh-CN" w:bidi="he-IL"/>
        </w:rPr>
        <w:t>中使用的信息以及支持性信息，</w:t>
      </w:r>
      <w:r w:rsidRPr="00B949AF">
        <w:rPr>
          <w:rFonts w:eastAsia="黑体"/>
          <w:sz w:val="22"/>
          <w:szCs w:val="22"/>
          <w:u w:val="thick"/>
          <w:lang w:eastAsia="zh-CN" w:bidi="he-IL"/>
        </w:rPr>
        <w:t>包括（若适用）相关的电子或手工的会计记录以及在交易的发起、授权、记录、处理和生成报告的过程中所使用的支持性信息；</w:t>
      </w:r>
      <w:r w:rsidR="00CC62F2" w:rsidRPr="00B949AF">
        <w:rPr>
          <w:rFonts w:eastAsia="黑体"/>
          <w:sz w:val="22"/>
          <w:szCs w:val="22"/>
          <w:lang w:eastAsia="zh-CN" w:bidi="he-IL"/>
        </w:rPr>
        <w:t>其中包括校正不正确的信息和如何将信息生成提交给用户</w:t>
      </w:r>
      <w:r w:rsidR="00B949AF" w:rsidRPr="00B949AF">
        <w:rPr>
          <w:rFonts w:eastAsia="黑体" w:hint="eastAsia"/>
          <w:sz w:val="22"/>
          <w:szCs w:val="22"/>
          <w:lang w:eastAsia="zh-CN" w:bidi="he-IL"/>
        </w:rPr>
        <w:t>实体</w:t>
      </w:r>
      <w:r w:rsidR="00CC62F2" w:rsidRPr="00B949AF">
        <w:rPr>
          <w:rFonts w:eastAsia="黑体"/>
          <w:sz w:val="22"/>
          <w:szCs w:val="22"/>
          <w:lang w:eastAsia="zh-CN" w:bidi="he-IL"/>
        </w:rPr>
        <w:t>的报告在内的相关信息。</w:t>
      </w:r>
    </w:p>
    <w:p w14:paraId="35A52731" w14:textId="4F1C97D8" w:rsidR="00CC62F2" w:rsidRPr="00B949AF" w:rsidRDefault="00CC62F2" w:rsidP="003E6C6E">
      <w:pPr>
        <w:pStyle w:val="ListParagraph"/>
        <w:numPr>
          <w:ilvl w:val="2"/>
          <w:numId w:val="2"/>
        </w:numPr>
        <w:adjustRightInd w:val="0"/>
        <w:snapToGrid w:val="0"/>
        <w:spacing w:line="276" w:lineRule="auto"/>
        <w:ind w:left="1497" w:firstLineChars="0" w:hanging="357"/>
        <w:jc w:val="both"/>
        <w:rPr>
          <w:rFonts w:eastAsia="黑体"/>
          <w:sz w:val="22"/>
          <w:szCs w:val="22"/>
          <w:lang w:eastAsia="zh-CN"/>
        </w:rPr>
      </w:pPr>
      <w:r w:rsidRPr="00B949AF">
        <w:rPr>
          <w:rFonts w:eastAsia="黑体"/>
          <w:sz w:val="22"/>
          <w:szCs w:val="22"/>
          <w:lang w:eastAsia="zh-CN" w:bidi="he-IL"/>
        </w:rPr>
        <w:t>体系如何抓取和处理</w:t>
      </w:r>
      <w:r w:rsidR="00A65651" w:rsidRPr="00B949AF">
        <w:rPr>
          <w:rFonts w:eastAsia="黑体"/>
          <w:sz w:val="22"/>
          <w:szCs w:val="22"/>
          <w:u w:val="thick"/>
          <w:lang w:eastAsia="zh-CN" w:bidi="he-IL"/>
        </w:rPr>
        <w:t>常规交易以外的</w:t>
      </w:r>
      <w:r w:rsidRPr="00B949AF">
        <w:rPr>
          <w:rFonts w:eastAsia="黑体"/>
          <w:sz w:val="22"/>
          <w:szCs w:val="22"/>
          <w:lang w:eastAsia="zh-CN" w:bidi="he-IL"/>
        </w:rPr>
        <w:t>重大事件和特殊情况。</w:t>
      </w:r>
    </w:p>
    <w:p w14:paraId="1BDD5812" w14:textId="4929FC6D" w:rsidR="00CC62F2" w:rsidRDefault="00CC62F2" w:rsidP="003E6C6E">
      <w:pPr>
        <w:pStyle w:val="ListParagraph"/>
        <w:numPr>
          <w:ilvl w:val="2"/>
          <w:numId w:val="2"/>
        </w:numPr>
        <w:adjustRightInd w:val="0"/>
        <w:snapToGrid w:val="0"/>
        <w:spacing w:line="276" w:lineRule="auto"/>
        <w:ind w:left="1497" w:firstLineChars="0" w:hanging="357"/>
        <w:jc w:val="both"/>
        <w:rPr>
          <w:rFonts w:eastAsia="黑体"/>
          <w:sz w:val="22"/>
          <w:szCs w:val="22"/>
          <w:lang w:eastAsia="zh-CN"/>
        </w:rPr>
      </w:pPr>
      <w:r w:rsidRPr="00B949AF">
        <w:rPr>
          <w:rFonts w:eastAsia="黑体"/>
          <w:sz w:val="22"/>
          <w:szCs w:val="22"/>
          <w:lang w:eastAsia="zh-CN"/>
        </w:rPr>
        <w:t>向用户</w:t>
      </w:r>
      <w:r w:rsidR="00B949AF" w:rsidRPr="00B949AF">
        <w:rPr>
          <w:rFonts w:eastAsia="黑体" w:hint="eastAsia"/>
          <w:sz w:val="22"/>
          <w:szCs w:val="22"/>
          <w:lang w:eastAsia="zh-CN" w:bidi="he-IL"/>
        </w:rPr>
        <w:t>实体</w:t>
      </w:r>
      <w:r w:rsidRPr="00B949AF">
        <w:rPr>
          <w:rFonts w:eastAsia="黑体"/>
          <w:sz w:val="22"/>
          <w:szCs w:val="22"/>
          <w:lang w:eastAsia="zh-CN"/>
        </w:rPr>
        <w:t>提供报告和其他信息的流程。</w:t>
      </w:r>
    </w:p>
    <w:p w14:paraId="1A5743A9" w14:textId="67526DEF" w:rsidR="0047346E" w:rsidRPr="00B949AF" w:rsidRDefault="0047346E" w:rsidP="003E6C6E">
      <w:pPr>
        <w:pStyle w:val="ListParagraph"/>
        <w:numPr>
          <w:ilvl w:val="2"/>
          <w:numId w:val="2"/>
        </w:numPr>
        <w:adjustRightInd w:val="0"/>
        <w:snapToGrid w:val="0"/>
        <w:spacing w:line="276" w:lineRule="auto"/>
        <w:ind w:left="1497" w:firstLineChars="0" w:hanging="357"/>
        <w:jc w:val="both"/>
        <w:rPr>
          <w:rFonts w:eastAsia="黑体"/>
          <w:sz w:val="22"/>
          <w:szCs w:val="22"/>
          <w:lang w:eastAsia="zh-CN"/>
        </w:rPr>
      </w:pPr>
      <w:r w:rsidRPr="00A42225">
        <w:rPr>
          <w:rFonts w:eastAsia="黑体"/>
          <w:sz w:val="22"/>
          <w:szCs w:val="22"/>
          <w:lang w:eastAsia="zh-CN" w:bidi="he-IL"/>
        </w:rPr>
        <w:lastRenderedPageBreak/>
        <w:t>子服务机构所提供的服务（若有），包括对此所使用的相关陈述方式（排除或涵盖的方式）。</w:t>
      </w:r>
    </w:p>
    <w:p w14:paraId="146D378B" w14:textId="1A788A22" w:rsidR="00CC62F2" w:rsidRDefault="00CC62F2" w:rsidP="003E6C6E">
      <w:pPr>
        <w:pStyle w:val="ListParagraph"/>
        <w:numPr>
          <w:ilvl w:val="2"/>
          <w:numId w:val="2"/>
        </w:numPr>
        <w:adjustRightInd w:val="0"/>
        <w:snapToGrid w:val="0"/>
        <w:spacing w:line="276" w:lineRule="auto"/>
        <w:ind w:left="1497" w:firstLineChars="0" w:hanging="357"/>
        <w:jc w:val="both"/>
        <w:rPr>
          <w:rFonts w:eastAsia="黑体"/>
          <w:sz w:val="22"/>
          <w:szCs w:val="22"/>
          <w:lang w:eastAsia="zh-CN"/>
        </w:rPr>
      </w:pPr>
      <w:r w:rsidRPr="00B949AF">
        <w:rPr>
          <w:rFonts w:eastAsia="黑体"/>
          <w:sz w:val="22"/>
          <w:szCs w:val="22"/>
          <w:lang w:eastAsia="zh-CN" w:bidi="he-IL"/>
        </w:rPr>
        <w:t>具体控制目标和为实现该等目标所设计的控制</w:t>
      </w:r>
      <w:r w:rsidR="00A911D4">
        <w:rPr>
          <w:rFonts w:eastAsia="黑体" w:hint="eastAsia"/>
          <w:sz w:val="22"/>
          <w:szCs w:val="22"/>
          <w:lang w:eastAsia="zh-CN" w:bidi="he-IL"/>
        </w:rPr>
        <w:t>【</w:t>
      </w:r>
      <w:commentRangeStart w:id="16"/>
      <w:r w:rsidRPr="00393882">
        <w:rPr>
          <w:rFonts w:eastAsia="黑体"/>
          <w:sz w:val="22"/>
          <w:szCs w:val="22"/>
          <w:lang w:eastAsia="zh-CN" w:bidi="he-IL"/>
        </w:rPr>
        <w:t>，包括（若适用）服务机构的控制设计中所预期的用户</w:t>
      </w:r>
      <w:r w:rsidR="00B949AF" w:rsidRPr="00393882">
        <w:rPr>
          <w:rFonts w:eastAsia="黑体" w:hint="eastAsia"/>
          <w:sz w:val="22"/>
          <w:szCs w:val="22"/>
          <w:lang w:eastAsia="zh-CN" w:bidi="he-IL"/>
        </w:rPr>
        <w:t>实体</w:t>
      </w:r>
      <w:r w:rsidRPr="00393882">
        <w:rPr>
          <w:rFonts w:eastAsia="黑体"/>
          <w:sz w:val="22"/>
          <w:szCs w:val="22"/>
          <w:lang w:eastAsia="zh-CN" w:bidi="he-IL"/>
        </w:rPr>
        <w:t>的补充性控制</w:t>
      </w:r>
      <w:commentRangeEnd w:id="16"/>
      <w:r w:rsidR="00A911D4" w:rsidRPr="00393882">
        <w:rPr>
          <w:rStyle w:val="CommentReference"/>
          <w:rFonts w:asciiTheme="minorHAnsi" w:eastAsiaTheme="minorEastAsia" w:hAnsiTheme="minorHAnsi" w:cstheme="minorBidi"/>
          <w:lang w:eastAsia="zh-CN"/>
        </w:rPr>
        <w:commentReference w:id="16"/>
      </w:r>
      <w:r w:rsidR="00A911D4">
        <w:rPr>
          <w:rFonts w:eastAsia="黑体" w:hint="eastAsia"/>
          <w:sz w:val="22"/>
          <w:szCs w:val="22"/>
          <w:lang w:eastAsia="zh-CN" w:bidi="he-IL"/>
        </w:rPr>
        <w:t>】</w:t>
      </w:r>
      <w:r w:rsidRPr="00B949AF">
        <w:rPr>
          <w:rFonts w:eastAsia="黑体"/>
          <w:sz w:val="22"/>
          <w:szCs w:val="22"/>
          <w:lang w:eastAsia="zh-CN" w:bidi="he-IL"/>
        </w:rPr>
        <w:t>。</w:t>
      </w:r>
    </w:p>
    <w:p w14:paraId="3CF88AD7" w14:textId="3DB02239" w:rsidR="00CC62F2" w:rsidRPr="00B949AF" w:rsidRDefault="00EB1148" w:rsidP="003E6C6E">
      <w:pPr>
        <w:pStyle w:val="ListParagraph"/>
        <w:numPr>
          <w:ilvl w:val="2"/>
          <w:numId w:val="2"/>
        </w:numPr>
        <w:adjustRightInd w:val="0"/>
        <w:snapToGrid w:val="0"/>
        <w:spacing w:line="276" w:lineRule="auto"/>
        <w:ind w:left="1497" w:firstLineChars="0" w:hanging="357"/>
        <w:jc w:val="both"/>
        <w:rPr>
          <w:rFonts w:eastAsia="黑体"/>
          <w:sz w:val="22"/>
          <w:szCs w:val="22"/>
          <w:lang w:eastAsia="zh-CN"/>
        </w:rPr>
      </w:pPr>
      <w:r w:rsidRPr="00B949AF">
        <w:rPr>
          <w:rFonts w:eastAsia="黑体"/>
          <w:sz w:val="22"/>
          <w:szCs w:val="22"/>
          <w:lang w:eastAsia="zh-CN" w:bidi="he-IL"/>
        </w:rPr>
        <w:t>与所提供</w:t>
      </w:r>
      <w:r w:rsidRPr="00B949AF">
        <w:rPr>
          <w:rFonts w:eastAsia="黑体"/>
          <w:sz w:val="22"/>
          <w:szCs w:val="22"/>
          <w:u w:val="thick"/>
          <w:lang w:eastAsia="zh-CN" w:bidi="he-IL"/>
        </w:rPr>
        <w:t>包含处理和报告用</w:t>
      </w:r>
      <w:r w:rsidRPr="009B30CE">
        <w:rPr>
          <w:rFonts w:eastAsia="黑体"/>
          <w:sz w:val="22"/>
          <w:szCs w:val="22"/>
          <w:u w:val="thick"/>
          <w:lang w:eastAsia="zh-CN" w:bidi="he-IL"/>
        </w:rPr>
        <w:t>户</w:t>
      </w:r>
      <w:r w:rsidR="00B949AF" w:rsidRPr="009B30CE">
        <w:rPr>
          <w:rFonts w:eastAsia="黑体" w:hint="eastAsia"/>
          <w:sz w:val="22"/>
          <w:szCs w:val="22"/>
          <w:u w:val="thick"/>
          <w:lang w:eastAsia="zh-CN" w:bidi="he-IL"/>
        </w:rPr>
        <w:t>实体</w:t>
      </w:r>
      <w:r w:rsidRPr="009B30CE">
        <w:rPr>
          <w:rFonts w:eastAsia="黑体"/>
          <w:sz w:val="22"/>
          <w:szCs w:val="22"/>
          <w:u w:val="thick"/>
          <w:lang w:eastAsia="zh-CN" w:bidi="he-IL"/>
        </w:rPr>
        <w:t>交</w:t>
      </w:r>
      <w:r w:rsidRPr="00B949AF">
        <w:rPr>
          <w:rFonts w:eastAsia="黑体"/>
          <w:sz w:val="22"/>
          <w:szCs w:val="22"/>
          <w:u w:val="thick"/>
          <w:lang w:eastAsia="zh-CN" w:bidi="he-IL"/>
        </w:rPr>
        <w:t>易在内的</w:t>
      </w:r>
      <w:r w:rsidRPr="00B949AF">
        <w:rPr>
          <w:rFonts w:eastAsia="黑体"/>
          <w:sz w:val="22"/>
          <w:szCs w:val="22"/>
          <w:lang w:eastAsia="zh-CN" w:bidi="he-IL"/>
        </w:rPr>
        <w:t>服务</w:t>
      </w:r>
      <w:r w:rsidR="00CC62F2" w:rsidRPr="00B949AF">
        <w:rPr>
          <w:rFonts w:eastAsia="黑体"/>
          <w:sz w:val="22"/>
          <w:szCs w:val="22"/>
          <w:lang w:eastAsia="zh-CN" w:bidi="he-IL"/>
        </w:rPr>
        <w:t>相关的我们</w:t>
      </w:r>
      <w:r w:rsidR="004F14F3" w:rsidRPr="00B949AF">
        <w:rPr>
          <w:rFonts w:eastAsia="黑体" w:hint="eastAsia"/>
          <w:sz w:val="22"/>
          <w:szCs w:val="22"/>
          <w:lang w:eastAsia="zh-CN" w:bidi="he-IL"/>
        </w:rPr>
        <w:t>在</w:t>
      </w:r>
      <w:r w:rsidR="00CC62F2" w:rsidRPr="00B949AF">
        <w:rPr>
          <w:rFonts w:eastAsia="黑体"/>
          <w:sz w:val="22"/>
          <w:szCs w:val="22"/>
          <w:lang w:eastAsia="zh-CN" w:bidi="he-IL"/>
        </w:rPr>
        <w:t>控制环境、风险评估、信息与沟通（包括相关业务流程）、控制活动和监督活动等其他方面</w:t>
      </w:r>
      <w:r w:rsidR="004F14F3" w:rsidRPr="00B949AF">
        <w:rPr>
          <w:rFonts w:eastAsia="黑体" w:hint="eastAsia"/>
          <w:sz w:val="22"/>
          <w:szCs w:val="22"/>
          <w:lang w:eastAsia="zh-CN" w:bidi="he-IL"/>
        </w:rPr>
        <w:t>的信息</w:t>
      </w:r>
      <w:r w:rsidR="00CC62F2" w:rsidRPr="00B949AF">
        <w:rPr>
          <w:rFonts w:eastAsia="黑体"/>
          <w:sz w:val="22"/>
          <w:szCs w:val="22"/>
          <w:lang w:eastAsia="zh-CN" w:bidi="he-IL"/>
        </w:rPr>
        <w:t>。</w:t>
      </w:r>
    </w:p>
    <w:p w14:paraId="25F32E8D" w14:textId="77777777" w:rsidR="00CC62F2" w:rsidRPr="00B949AF" w:rsidRDefault="00CC62F2" w:rsidP="00263F20">
      <w:pPr>
        <w:pStyle w:val="ListParagraph"/>
        <w:adjustRightInd w:val="0"/>
        <w:snapToGrid w:val="0"/>
        <w:spacing w:line="276" w:lineRule="auto"/>
        <w:ind w:left="1071" w:firstLineChars="0" w:firstLine="0"/>
        <w:jc w:val="both"/>
        <w:rPr>
          <w:rFonts w:eastAsia="黑体"/>
          <w:sz w:val="22"/>
          <w:szCs w:val="22"/>
          <w:lang w:eastAsia="zh-CN" w:bidi="he-IL"/>
        </w:rPr>
      </w:pPr>
    </w:p>
    <w:p w14:paraId="7D4DA5E5" w14:textId="77777777" w:rsidR="00CC62F2" w:rsidRPr="00B949AF" w:rsidRDefault="00CC62F2" w:rsidP="003E6C6E">
      <w:pPr>
        <w:pStyle w:val="ListParagraph"/>
        <w:numPr>
          <w:ilvl w:val="1"/>
          <w:numId w:val="2"/>
        </w:numPr>
        <w:adjustRightInd w:val="0"/>
        <w:snapToGrid w:val="0"/>
        <w:spacing w:line="276" w:lineRule="auto"/>
        <w:ind w:left="1066" w:firstLineChars="0" w:hanging="357"/>
        <w:jc w:val="both"/>
        <w:rPr>
          <w:rFonts w:eastAsia="黑体"/>
          <w:sz w:val="22"/>
          <w:szCs w:val="22"/>
          <w:lang w:eastAsia="zh-CN" w:bidi="he-IL"/>
        </w:rPr>
      </w:pPr>
      <w:r w:rsidRPr="00B949AF">
        <w:rPr>
          <w:rFonts w:eastAsia="黑体"/>
          <w:sz w:val="22"/>
          <w:szCs w:val="22"/>
          <w:lang w:eastAsia="zh-CN" w:bidi="he-IL"/>
        </w:rPr>
        <w:t>描述所涵盖期间的服务机构的体系发生变更的相关细节。</w:t>
      </w:r>
    </w:p>
    <w:p w14:paraId="26E237C1" w14:textId="77777777" w:rsidR="00CC62F2" w:rsidRPr="00B949AF" w:rsidRDefault="00CC62F2" w:rsidP="003E6C6E">
      <w:pPr>
        <w:pStyle w:val="ListParagraph"/>
        <w:adjustRightInd w:val="0"/>
        <w:snapToGrid w:val="0"/>
        <w:spacing w:line="276" w:lineRule="auto"/>
        <w:ind w:left="709" w:firstLineChars="0" w:firstLine="0"/>
        <w:jc w:val="both"/>
        <w:rPr>
          <w:rFonts w:eastAsia="黑体"/>
          <w:sz w:val="22"/>
          <w:szCs w:val="22"/>
          <w:lang w:eastAsia="zh-CN" w:bidi="he-IL"/>
        </w:rPr>
      </w:pPr>
    </w:p>
    <w:p w14:paraId="4F81C0CD" w14:textId="3192DF10" w:rsidR="00CC62F2" w:rsidRPr="00B949AF" w:rsidRDefault="00CC62F2" w:rsidP="003E6C6E">
      <w:pPr>
        <w:pStyle w:val="ListParagraph"/>
        <w:numPr>
          <w:ilvl w:val="1"/>
          <w:numId w:val="2"/>
        </w:numPr>
        <w:adjustRightInd w:val="0"/>
        <w:snapToGrid w:val="0"/>
        <w:spacing w:line="276" w:lineRule="auto"/>
        <w:ind w:left="1066" w:firstLineChars="0" w:hanging="357"/>
        <w:jc w:val="both"/>
        <w:rPr>
          <w:rFonts w:eastAsia="黑体"/>
          <w:sz w:val="22"/>
          <w:szCs w:val="22"/>
          <w:lang w:eastAsia="zh-CN" w:bidi="he-IL"/>
        </w:rPr>
      </w:pPr>
      <w:r w:rsidRPr="00B949AF">
        <w:rPr>
          <w:rFonts w:eastAsia="黑体"/>
          <w:sz w:val="22"/>
          <w:szCs w:val="22"/>
          <w:lang w:eastAsia="zh-CN" w:bidi="he-IL"/>
        </w:rPr>
        <w:t>描述未遗漏或歪曲体系的相关信息</w:t>
      </w:r>
      <w:commentRangeStart w:id="17"/>
      <w:r w:rsidR="00A911D4">
        <w:rPr>
          <w:rFonts w:eastAsia="黑体" w:hint="eastAsia"/>
          <w:sz w:val="22"/>
          <w:szCs w:val="22"/>
          <w:lang w:eastAsia="zh-CN" w:bidi="he-IL"/>
        </w:rPr>
        <w:t>【</w:t>
      </w:r>
      <w:r w:rsidR="00A911D4" w:rsidRPr="00F227AF">
        <w:rPr>
          <w:rFonts w:eastAsia="黑体" w:hint="eastAsia"/>
          <w:sz w:val="22"/>
          <w:szCs w:val="22"/>
          <w:lang w:eastAsia="zh-CN" w:bidi="he-IL"/>
        </w:rPr>
        <w:t>；</w:t>
      </w:r>
      <w:r w:rsidR="00A911D4" w:rsidRPr="00287895">
        <w:rPr>
          <w:rFonts w:eastAsia="黑体" w:hint="eastAsia"/>
          <w:sz w:val="22"/>
          <w:szCs w:val="22"/>
          <w:lang w:eastAsia="zh-CN" w:bidi="he-IL"/>
        </w:rPr>
        <w:t>同时我们需在此说明，描述是为满足大范围内的用户实体及其独立审计师的通用需求而准备的，因此，它可能并不一定能涵盖每个使用体系的用户实体及其独立审计师在其特定的环境中认为重要的体系的每个方面</w:t>
      </w:r>
      <w:r w:rsidR="00A911D4">
        <w:rPr>
          <w:rFonts w:eastAsia="黑体" w:hint="eastAsia"/>
          <w:sz w:val="22"/>
          <w:szCs w:val="22"/>
          <w:lang w:eastAsia="zh-CN" w:bidi="he-IL"/>
        </w:rPr>
        <w:t>】</w:t>
      </w:r>
      <w:commentRangeEnd w:id="17"/>
      <w:r w:rsidR="00287895">
        <w:rPr>
          <w:rStyle w:val="CommentReference"/>
          <w:rFonts w:asciiTheme="minorHAnsi" w:eastAsiaTheme="minorEastAsia" w:hAnsiTheme="minorHAnsi" w:cstheme="minorBidi"/>
          <w:lang w:eastAsia="zh-CN"/>
        </w:rPr>
        <w:commentReference w:id="17"/>
      </w:r>
      <w:r w:rsidRPr="00B949AF">
        <w:rPr>
          <w:rFonts w:eastAsia="黑体"/>
          <w:sz w:val="22"/>
          <w:szCs w:val="22"/>
          <w:lang w:eastAsia="zh-CN" w:bidi="he-IL"/>
        </w:rPr>
        <w:t>。</w:t>
      </w:r>
    </w:p>
    <w:p w14:paraId="3FCE6292" w14:textId="77777777" w:rsidR="00CC62F2" w:rsidRPr="00B949AF" w:rsidRDefault="00CC62F2" w:rsidP="00263F20">
      <w:pPr>
        <w:adjustRightInd w:val="0"/>
        <w:snapToGrid w:val="0"/>
        <w:spacing w:after="0" w:line="276" w:lineRule="auto"/>
        <w:jc w:val="both"/>
        <w:rPr>
          <w:rFonts w:ascii="Times New Roman" w:eastAsia="黑体" w:hAnsi="Times New Roman" w:cs="Times New Roman"/>
        </w:rPr>
      </w:pPr>
    </w:p>
    <w:p w14:paraId="6BA85CAB" w14:textId="6759E4D4" w:rsidR="00CC62F2" w:rsidRPr="00B949AF" w:rsidRDefault="00CC62F2" w:rsidP="003E6C6E">
      <w:pPr>
        <w:pStyle w:val="ListParagraph"/>
        <w:numPr>
          <w:ilvl w:val="0"/>
          <w:numId w:val="2"/>
        </w:numPr>
        <w:adjustRightInd w:val="0"/>
        <w:snapToGrid w:val="0"/>
        <w:spacing w:line="276" w:lineRule="auto"/>
        <w:ind w:left="646" w:firstLineChars="0" w:hanging="357"/>
        <w:jc w:val="both"/>
        <w:rPr>
          <w:rFonts w:eastAsia="黑体"/>
          <w:sz w:val="22"/>
          <w:szCs w:val="22"/>
          <w:lang w:eastAsia="zh-CN" w:bidi="he-IL"/>
        </w:rPr>
      </w:pPr>
      <w:r w:rsidRPr="00B949AF">
        <w:rPr>
          <w:rFonts w:eastAsia="黑体"/>
          <w:sz w:val="22"/>
          <w:szCs w:val="22"/>
          <w:lang w:eastAsia="zh-CN" w:bidi="he-IL"/>
        </w:rPr>
        <w:t>在自【</w:t>
      </w:r>
      <w:r w:rsidRPr="00393882">
        <w:rPr>
          <w:rFonts w:eastAsia="黑体"/>
          <w:b/>
          <w:bCs/>
          <w:sz w:val="22"/>
          <w:szCs w:val="22"/>
          <w:lang w:eastAsia="zh-CN" w:bidi="he-IL"/>
        </w:rPr>
        <w:t>日期</w:t>
      </w:r>
      <w:r w:rsidRPr="00B949AF">
        <w:rPr>
          <w:rFonts w:eastAsia="黑体"/>
          <w:sz w:val="22"/>
          <w:szCs w:val="22"/>
          <w:lang w:eastAsia="zh-CN" w:bidi="he-IL"/>
        </w:rPr>
        <w:t>】至【</w:t>
      </w:r>
      <w:r w:rsidRPr="00393882">
        <w:rPr>
          <w:rFonts w:eastAsia="黑体"/>
          <w:b/>
          <w:bCs/>
          <w:sz w:val="22"/>
          <w:szCs w:val="22"/>
          <w:lang w:eastAsia="zh-CN" w:bidi="he-IL"/>
        </w:rPr>
        <w:t>日期</w:t>
      </w:r>
      <w:r w:rsidRPr="00B949AF">
        <w:rPr>
          <w:rFonts w:eastAsia="黑体"/>
          <w:sz w:val="22"/>
          <w:szCs w:val="22"/>
          <w:lang w:eastAsia="zh-CN" w:bidi="he-IL"/>
        </w:rPr>
        <w:t>】止期间内，与描述中所述的控制目标相关的控制设计恰当且执行有效</w:t>
      </w:r>
      <w:r w:rsidR="004407A6">
        <w:rPr>
          <w:rFonts w:eastAsia="黑体" w:hint="eastAsia"/>
          <w:sz w:val="22"/>
          <w:szCs w:val="22"/>
          <w:lang w:eastAsia="zh-CN" w:bidi="he-IL"/>
        </w:rPr>
        <w:t>，</w:t>
      </w:r>
      <w:r w:rsidR="00B95255">
        <w:rPr>
          <w:rFonts w:eastAsia="黑体" w:hint="eastAsia"/>
          <w:sz w:val="22"/>
          <w:szCs w:val="22"/>
          <w:lang w:eastAsia="zh-CN" w:bidi="he-IL"/>
        </w:rPr>
        <w:t>【</w:t>
      </w:r>
      <w:commentRangeStart w:id="18"/>
      <w:r w:rsidRPr="00393882">
        <w:rPr>
          <w:rFonts w:eastAsia="黑体"/>
          <w:sz w:val="22"/>
          <w:szCs w:val="22"/>
          <w:lang w:eastAsia="zh-CN" w:bidi="he-IL"/>
        </w:rPr>
        <w:t>且若在同一期间内，用户</w:t>
      </w:r>
      <w:r w:rsidR="00B949AF" w:rsidRPr="00393882">
        <w:rPr>
          <w:rFonts w:eastAsia="黑体" w:hint="eastAsia"/>
          <w:sz w:val="22"/>
          <w:szCs w:val="22"/>
          <w:lang w:eastAsia="zh-CN" w:bidi="he-IL"/>
        </w:rPr>
        <w:t>实体</w:t>
      </w:r>
      <w:r w:rsidR="00A911D4" w:rsidRPr="00393882">
        <w:rPr>
          <w:rFonts w:eastAsia="黑体" w:hint="eastAsia"/>
          <w:sz w:val="22"/>
          <w:szCs w:val="22"/>
          <w:lang w:eastAsia="zh-CN" w:bidi="he-IL"/>
        </w:rPr>
        <w:t>亦</w:t>
      </w:r>
      <w:r w:rsidRPr="00393882">
        <w:rPr>
          <w:rFonts w:eastAsia="黑体"/>
          <w:sz w:val="22"/>
          <w:szCs w:val="22"/>
          <w:lang w:eastAsia="zh-CN" w:bidi="he-IL"/>
        </w:rPr>
        <w:t>实施了在</w:t>
      </w:r>
      <w:r w:rsidR="00263F20" w:rsidRPr="003E6C6E">
        <w:rPr>
          <w:rFonts w:eastAsia="黑体"/>
          <w:sz w:val="22"/>
          <w:szCs w:val="22"/>
          <w:lang w:eastAsia="zh-CN" w:bidi="he-IL"/>
        </w:rPr>
        <w:t>【</w:t>
      </w:r>
      <w:r w:rsidR="00263F20" w:rsidRPr="003E6C6E">
        <w:rPr>
          <w:rFonts w:eastAsia="黑体"/>
          <w:b/>
          <w:bCs/>
          <w:sz w:val="22"/>
          <w:szCs w:val="22"/>
          <w:lang w:eastAsia="zh-CN" w:bidi="he-IL"/>
        </w:rPr>
        <w:t>服务机构</w:t>
      </w:r>
      <w:r w:rsidR="004901C5" w:rsidRPr="003E6C6E">
        <w:rPr>
          <w:rFonts w:eastAsia="黑体" w:hint="eastAsia"/>
          <w:b/>
          <w:bCs/>
          <w:sz w:val="22"/>
          <w:szCs w:val="22"/>
          <w:lang w:eastAsia="zh-CN" w:bidi="he-IL"/>
        </w:rPr>
        <w:t>简称</w:t>
      </w:r>
      <w:r w:rsidR="00263F20" w:rsidRPr="003E6C6E">
        <w:rPr>
          <w:rFonts w:eastAsia="黑体"/>
          <w:sz w:val="22"/>
          <w:szCs w:val="22"/>
          <w:lang w:eastAsia="zh-CN" w:bidi="he-IL"/>
        </w:rPr>
        <w:t>】</w:t>
      </w:r>
      <w:r w:rsidRPr="00393882">
        <w:rPr>
          <w:rFonts w:eastAsia="黑体"/>
          <w:sz w:val="22"/>
          <w:szCs w:val="22"/>
          <w:lang w:eastAsia="zh-CN" w:bidi="he-IL"/>
        </w:rPr>
        <w:t>的控制设计中所预期的补充性控制，两者结合，</w:t>
      </w:r>
      <w:r w:rsidR="00347E08">
        <w:rPr>
          <w:rFonts w:eastAsia="黑体" w:hint="eastAsia"/>
          <w:sz w:val="22"/>
          <w:szCs w:val="22"/>
          <w:lang w:eastAsia="zh-CN" w:bidi="he-IL"/>
        </w:rPr>
        <w:t>】</w:t>
      </w:r>
      <w:commentRangeEnd w:id="18"/>
      <w:r w:rsidR="00A911D4" w:rsidRPr="00393882">
        <w:rPr>
          <w:rStyle w:val="CommentReference"/>
          <w:rFonts w:asciiTheme="minorHAnsi" w:eastAsiaTheme="minorEastAsia" w:hAnsiTheme="minorHAnsi" w:cstheme="minorBidi"/>
          <w:lang w:eastAsia="zh-CN"/>
        </w:rPr>
        <w:commentReference w:id="18"/>
      </w:r>
      <w:r w:rsidR="00456762" w:rsidRPr="00393882">
        <w:rPr>
          <w:rFonts w:eastAsia="黑体"/>
          <w:sz w:val="22"/>
          <w:szCs w:val="22"/>
          <w:lang w:eastAsia="zh-CN" w:bidi="he-IL"/>
        </w:rPr>
        <w:t>可使该等控制目标得以实现</w:t>
      </w:r>
      <w:r w:rsidRPr="00B949AF">
        <w:rPr>
          <w:rFonts w:eastAsia="黑体"/>
          <w:sz w:val="22"/>
          <w:szCs w:val="22"/>
          <w:lang w:eastAsia="zh-CN" w:bidi="he-IL"/>
        </w:rPr>
        <w:t>。我们作出本认定的标准如下：</w:t>
      </w:r>
    </w:p>
    <w:p w14:paraId="34F7FFF6" w14:textId="77777777" w:rsidR="00CC62F2" w:rsidRPr="00B949AF" w:rsidRDefault="00CC62F2" w:rsidP="00263F20">
      <w:pPr>
        <w:pStyle w:val="ListParagraph"/>
        <w:adjustRightInd w:val="0"/>
        <w:snapToGrid w:val="0"/>
        <w:spacing w:line="276" w:lineRule="auto"/>
        <w:ind w:left="783" w:firstLineChars="0" w:firstLine="0"/>
        <w:jc w:val="both"/>
        <w:rPr>
          <w:rFonts w:eastAsia="黑体"/>
          <w:sz w:val="22"/>
          <w:szCs w:val="22"/>
          <w:lang w:eastAsia="zh-CN"/>
        </w:rPr>
      </w:pPr>
    </w:p>
    <w:p w14:paraId="29235351" w14:textId="77777777" w:rsidR="00CC62F2" w:rsidRPr="00B949AF" w:rsidRDefault="00CC62F2" w:rsidP="003E6C6E">
      <w:pPr>
        <w:pStyle w:val="ListParagraph"/>
        <w:numPr>
          <w:ilvl w:val="1"/>
          <w:numId w:val="2"/>
        </w:numPr>
        <w:adjustRightInd w:val="0"/>
        <w:snapToGrid w:val="0"/>
        <w:spacing w:line="276" w:lineRule="auto"/>
        <w:ind w:left="1066" w:firstLineChars="0" w:hanging="357"/>
        <w:jc w:val="both"/>
        <w:rPr>
          <w:rFonts w:eastAsia="黑体"/>
          <w:sz w:val="22"/>
          <w:szCs w:val="22"/>
          <w:lang w:eastAsia="zh-CN" w:bidi="he-IL"/>
        </w:rPr>
      </w:pPr>
      <w:r w:rsidRPr="00B949AF">
        <w:rPr>
          <w:rFonts w:eastAsia="黑体"/>
          <w:sz w:val="22"/>
          <w:szCs w:val="22"/>
          <w:lang w:eastAsia="zh-CN" w:bidi="he-IL"/>
        </w:rPr>
        <w:t>威胁描述中所述的控制目标得以实现的风险已被服务机构管理层识别。</w:t>
      </w:r>
    </w:p>
    <w:p w14:paraId="4B4000D3" w14:textId="77777777" w:rsidR="00CC62F2" w:rsidRPr="00B949AF" w:rsidRDefault="00CC62F2" w:rsidP="00263F20">
      <w:pPr>
        <w:pStyle w:val="ListParagraph"/>
        <w:adjustRightInd w:val="0"/>
        <w:snapToGrid w:val="0"/>
        <w:spacing w:line="276" w:lineRule="auto"/>
        <w:ind w:left="1071" w:firstLineChars="0" w:firstLine="0"/>
        <w:jc w:val="both"/>
        <w:rPr>
          <w:rFonts w:eastAsia="黑体"/>
          <w:sz w:val="22"/>
          <w:szCs w:val="22"/>
          <w:lang w:eastAsia="zh-CN" w:bidi="he-IL"/>
        </w:rPr>
      </w:pPr>
    </w:p>
    <w:p w14:paraId="716C738B" w14:textId="781AFEC4" w:rsidR="00CC62F2" w:rsidRPr="00B949AF" w:rsidRDefault="00CC62F2" w:rsidP="003E6C6E">
      <w:pPr>
        <w:pStyle w:val="ListParagraph"/>
        <w:numPr>
          <w:ilvl w:val="1"/>
          <w:numId w:val="2"/>
        </w:numPr>
        <w:adjustRightInd w:val="0"/>
        <w:snapToGrid w:val="0"/>
        <w:spacing w:line="276" w:lineRule="auto"/>
        <w:ind w:left="1066" w:firstLineChars="0" w:hanging="357"/>
        <w:jc w:val="both"/>
        <w:rPr>
          <w:rFonts w:eastAsia="黑体"/>
          <w:sz w:val="22"/>
          <w:szCs w:val="22"/>
          <w:lang w:eastAsia="zh-CN" w:bidi="he-IL"/>
        </w:rPr>
      </w:pPr>
      <w:r w:rsidRPr="00B949AF">
        <w:rPr>
          <w:rFonts w:eastAsia="黑体"/>
          <w:sz w:val="22"/>
          <w:szCs w:val="22"/>
          <w:lang w:eastAsia="zh-CN" w:bidi="he-IL"/>
        </w:rPr>
        <w:t>描述中所识别的控制，若</w:t>
      </w:r>
      <w:del w:id="19" w:author="Stella TY Shen" w:date="2023-11-29T16:42:00Z">
        <w:r w:rsidRPr="00B949AF" w:rsidDel="000A2ED7">
          <w:rPr>
            <w:rFonts w:eastAsia="黑体"/>
            <w:sz w:val="22"/>
            <w:szCs w:val="22"/>
            <w:lang w:eastAsia="zh-CN" w:bidi="he-IL"/>
          </w:rPr>
          <w:delText>如述</w:delText>
        </w:r>
      </w:del>
      <w:r w:rsidRPr="00B949AF">
        <w:rPr>
          <w:rFonts w:eastAsia="黑体"/>
          <w:sz w:val="22"/>
          <w:szCs w:val="22"/>
          <w:lang w:eastAsia="zh-CN" w:bidi="he-IL"/>
        </w:rPr>
        <w:t>执行</w:t>
      </w:r>
      <w:ins w:id="20" w:author="Stella TY Shen" w:date="2023-11-29T16:42:00Z">
        <w:r w:rsidR="000A2ED7">
          <w:rPr>
            <w:rFonts w:eastAsia="黑体" w:hint="eastAsia"/>
            <w:sz w:val="22"/>
            <w:szCs w:val="22"/>
            <w:lang w:eastAsia="zh-CN" w:bidi="he-IL"/>
          </w:rPr>
          <w:t>有效</w:t>
        </w:r>
      </w:ins>
      <w:r w:rsidRPr="00B949AF">
        <w:rPr>
          <w:rFonts w:eastAsia="黑体"/>
          <w:sz w:val="22"/>
          <w:szCs w:val="22"/>
          <w:lang w:eastAsia="zh-CN" w:bidi="he-IL"/>
        </w:rPr>
        <w:t>，将为描述中所述的控制目标的实现不被风险所阻碍提供合理保证。</w:t>
      </w:r>
    </w:p>
    <w:p w14:paraId="689993FB" w14:textId="77777777" w:rsidR="00CC62F2" w:rsidRPr="00B949AF" w:rsidRDefault="00CC62F2" w:rsidP="003E6C6E">
      <w:pPr>
        <w:pStyle w:val="ListParagraph"/>
        <w:adjustRightInd w:val="0"/>
        <w:snapToGrid w:val="0"/>
        <w:spacing w:line="276" w:lineRule="auto"/>
        <w:ind w:left="709" w:firstLineChars="0" w:firstLine="0"/>
        <w:jc w:val="both"/>
        <w:rPr>
          <w:rFonts w:eastAsia="黑体"/>
          <w:sz w:val="22"/>
          <w:szCs w:val="22"/>
          <w:lang w:eastAsia="zh-CN" w:bidi="he-IL"/>
        </w:rPr>
      </w:pPr>
    </w:p>
    <w:p w14:paraId="66CEE105" w14:textId="77777777" w:rsidR="00CC62F2" w:rsidRPr="00B949AF" w:rsidRDefault="00CC62F2" w:rsidP="003E6C6E">
      <w:pPr>
        <w:pStyle w:val="ListParagraph"/>
        <w:numPr>
          <w:ilvl w:val="1"/>
          <w:numId w:val="2"/>
        </w:numPr>
        <w:adjustRightInd w:val="0"/>
        <w:snapToGrid w:val="0"/>
        <w:spacing w:line="276" w:lineRule="auto"/>
        <w:ind w:left="1066" w:firstLineChars="0" w:hanging="357"/>
        <w:jc w:val="both"/>
        <w:rPr>
          <w:rFonts w:eastAsia="黑体"/>
          <w:sz w:val="22"/>
          <w:szCs w:val="22"/>
          <w:lang w:eastAsia="zh-CN" w:bidi="he-IL"/>
        </w:rPr>
      </w:pPr>
      <w:r w:rsidRPr="00B949AF">
        <w:rPr>
          <w:rFonts w:eastAsia="黑体"/>
          <w:sz w:val="22"/>
          <w:szCs w:val="22"/>
          <w:lang w:eastAsia="zh-CN" w:bidi="he-IL"/>
        </w:rPr>
        <w:t>控制持续地按设计执行，包括人工控制是否由恰当的具备胜任能力且经过授权的人员执行。</w:t>
      </w:r>
    </w:p>
    <w:p w14:paraId="299B58AE" w14:textId="77777777" w:rsidR="00CC62F2" w:rsidRPr="00B949AF" w:rsidRDefault="00CC62F2" w:rsidP="00263F20">
      <w:pPr>
        <w:adjustRightInd w:val="0"/>
        <w:snapToGrid w:val="0"/>
        <w:spacing w:after="0" w:line="276" w:lineRule="auto"/>
        <w:jc w:val="both"/>
        <w:rPr>
          <w:rFonts w:ascii="Times New Roman" w:eastAsia="黑体" w:hAnsi="Times New Roman" w:cs="Times New Roman"/>
          <w:lang w:bidi="he-IL"/>
        </w:rPr>
      </w:pPr>
    </w:p>
    <w:p w14:paraId="47A5D936" w14:textId="77777777" w:rsidR="00CC62F2" w:rsidRPr="00B949AF" w:rsidRDefault="00CC62F2" w:rsidP="00263F20">
      <w:pPr>
        <w:adjustRightInd w:val="0"/>
        <w:snapToGrid w:val="0"/>
        <w:spacing w:after="0" w:line="276" w:lineRule="auto"/>
        <w:jc w:val="both"/>
        <w:rPr>
          <w:rFonts w:ascii="Times New Roman" w:eastAsia="黑体" w:hAnsi="Times New Roman" w:cs="Times New Roman"/>
          <w:lang w:bidi="he-IL"/>
        </w:rPr>
      </w:pPr>
    </w:p>
    <w:p w14:paraId="408AC9D4" w14:textId="77777777" w:rsidR="00CC62F2" w:rsidRPr="00B949AF" w:rsidRDefault="00CC62F2" w:rsidP="00263F20">
      <w:pPr>
        <w:adjustRightInd w:val="0"/>
        <w:snapToGrid w:val="0"/>
        <w:spacing w:after="0" w:line="276" w:lineRule="auto"/>
        <w:jc w:val="both"/>
        <w:rPr>
          <w:rFonts w:ascii="Times New Roman" w:eastAsia="黑体" w:hAnsi="Times New Roman" w:cs="Times New Roman"/>
          <w:lang w:bidi="he-IL"/>
        </w:rPr>
      </w:pPr>
    </w:p>
    <w:p w14:paraId="276DA25C" w14:textId="77777777" w:rsidR="00CC62F2" w:rsidRPr="00B949AF" w:rsidRDefault="00CC62F2" w:rsidP="00263F20">
      <w:pPr>
        <w:adjustRightInd w:val="0"/>
        <w:snapToGrid w:val="0"/>
        <w:spacing w:after="0" w:line="276" w:lineRule="auto"/>
        <w:jc w:val="both"/>
        <w:rPr>
          <w:rFonts w:ascii="Times New Roman" w:eastAsia="黑体" w:hAnsi="Times New Roman" w:cs="Times New Roman"/>
          <w:lang w:bidi="he-IL"/>
        </w:rPr>
      </w:pPr>
    </w:p>
    <w:bookmarkEnd w:id="0"/>
    <w:bookmarkEnd w:id="1"/>
    <w:bookmarkEnd w:id="2"/>
    <w:bookmarkEnd w:id="3"/>
    <w:bookmarkEnd w:id="4"/>
    <w:bookmarkEnd w:id="5"/>
    <w:bookmarkEnd w:id="6"/>
    <w:p w14:paraId="3471E90D" w14:textId="1243739B" w:rsidR="00C12BEE" w:rsidRPr="00B949AF" w:rsidRDefault="00CC62F2" w:rsidP="00263F20">
      <w:pPr>
        <w:adjustRightInd w:val="0"/>
        <w:snapToGrid w:val="0"/>
        <w:spacing w:line="276" w:lineRule="auto"/>
        <w:jc w:val="both"/>
        <w:rPr>
          <w:rFonts w:ascii="Times New Roman" w:eastAsia="黑体" w:hAnsi="Times New Roman" w:cs="Times New Roman"/>
        </w:rPr>
      </w:pPr>
      <w:commentRangeStart w:id="21"/>
      <w:r w:rsidRPr="00B949AF">
        <w:rPr>
          <w:rFonts w:ascii="Times New Roman" w:eastAsia="黑体" w:hAnsi="Times New Roman" w:cs="Times New Roman"/>
          <w:b/>
          <w:bCs/>
        </w:rPr>
        <w:t>【服务机构名称】</w:t>
      </w:r>
      <w:commentRangeEnd w:id="21"/>
      <w:r w:rsidR="004F14F3" w:rsidRPr="00B949AF">
        <w:rPr>
          <w:rStyle w:val="CommentReference"/>
          <w:sz w:val="22"/>
          <w:szCs w:val="22"/>
        </w:rPr>
        <w:commentReference w:id="21"/>
      </w:r>
    </w:p>
    <w:sectPr w:rsidR="00C12BEE" w:rsidRPr="00B949AF" w:rsidSect="003E6C6E">
      <w:headerReference w:type="default" r:id="rId14"/>
      <w:footerReference w:type="default" r:id="rId15"/>
      <w:pgSz w:w="11906" w:h="16838"/>
      <w:pgMar w:top="1440" w:right="1797" w:bottom="1440" w:left="1797" w:header="851" w:footer="1134" w:gutter="0"/>
      <w:pgNumType w:start="2"/>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icole H Jin" w:date="2022-03-22T15:17:00Z" w:initials="NHJ">
    <w:p w14:paraId="37770D2E" w14:textId="550BD66F" w:rsidR="0078326A" w:rsidRPr="008977D8" w:rsidRDefault="0078326A">
      <w:pPr>
        <w:pStyle w:val="CommentText"/>
        <w:rPr>
          <w:rFonts w:ascii="Times New Roman" w:eastAsia="黑体" w:hAnsi="Times New Roman" w:cs="Times New Roman"/>
        </w:rPr>
      </w:pPr>
      <w:r>
        <w:rPr>
          <w:rStyle w:val="CommentReference"/>
        </w:rPr>
        <w:annotationRef/>
      </w:r>
      <w:r w:rsidRPr="008977D8">
        <w:rPr>
          <w:rFonts w:ascii="Times New Roman" w:eastAsia="黑体" w:hAnsi="Times New Roman" w:cs="Times New Roman" w:hint="eastAsia"/>
        </w:rPr>
        <w:t>注：</w:t>
      </w:r>
      <w:r w:rsidR="003374C3">
        <w:rPr>
          <w:rFonts w:ascii="Times New Roman" w:eastAsia="黑体" w:hAnsi="Times New Roman" w:cs="Times New Roman" w:hint="eastAsia"/>
        </w:rPr>
        <w:t>如果客户业务或者系统涉及处理</w:t>
      </w:r>
      <w:r w:rsidR="003374C3">
        <w:rPr>
          <w:rFonts w:ascii="Times New Roman" w:eastAsia="黑体" w:hAnsi="Times New Roman" w:cs="Times New Roman" w:hint="eastAsia"/>
        </w:rPr>
        <w:t>transaction</w:t>
      </w:r>
      <w:r w:rsidR="003374C3">
        <w:rPr>
          <w:rFonts w:ascii="Times New Roman" w:eastAsia="黑体" w:hAnsi="Times New Roman" w:cs="Times New Roman" w:hint="eastAsia"/>
        </w:rPr>
        <w:t>，则保留</w:t>
      </w:r>
      <w:r w:rsidR="003374C3" w:rsidRPr="007E24C3">
        <w:rPr>
          <w:rFonts w:ascii="Times New Roman" w:eastAsia="黑体" w:hAnsi="Times New Roman" w:cs="Times New Roman" w:hint="eastAsia"/>
        </w:rPr>
        <w:t>全文方括号下划线为</w:t>
      </w:r>
      <w:r w:rsidR="003374C3">
        <w:rPr>
          <w:rFonts w:ascii="Times New Roman" w:eastAsia="黑体" w:hAnsi="Times New Roman" w:cs="Times New Roman" w:hint="eastAsia"/>
        </w:rPr>
        <w:t>“处理用户实体的交易”</w:t>
      </w:r>
      <w:r w:rsidR="003374C3" w:rsidRPr="007E24C3">
        <w:rPr>
          <w:rFonts w:ascii="Times New Roman" w:eastAsia="黑体" w:hAnsi="Times New Roman" w:cs="Times New Roman"/>
        </w:rPr>
        <w:t>相关</w:t>
      </w:r>
      <w:r w:rsidR="003374C3" w:rsidRPr="007E24C3">
        <w:rPr>
          <w:rFonts w:ascii="Times New Roman" w:eastAsia="黑体" w:hAnsi="Times New Roman" w:cs="Times New Roman"/>
        </w:rPr>
        <w:t>wording</w:t>
      </w:r>
      <w:r w:rsidR="003374C3" w:rsidRPr="007E24C3">
        <w:rPr>
          <w:rFonts w:ascii="Times New Roman" w:eastAsia="黑体" w:hAnsi="Times New Roman" w:cs="Times New Roman"/>
        </w:rPr>
        <w:t>，如无需要，则</w:t>
      </w:r>
      <w:r w:rsidR="003374C3" w:rsidRPr="007E24C3">
        <w:rPr>
          <w:rFonts w:ascii="Times New Roman" w:eastAsia="黑体" w:hAnsi="Times New Roman" w:cs="Times New Roman"/>
        </w:rPr>
        <w:t>delete</w:t>
      </w:r>
      <w:r w:rsidR="003374C3">
        <w:rPr>
          <w:rFonts w:ascii="Times New Roman" w:eastAsia="黑体" w:hAnsi="Times New Roman" w:cs="Times New Roman" w:hint="eastAsia"/>
        </w:rPr>
        <w:t>，同时这里定制化</w:t>
      </w:r>
      <w:r w:rsidR="003374C3">
        <w:rPr>
          <w:rFonts w:ascii="Times New Roman" w:eastAsia="黑体" w:hAnsi="Times New Roman" w:cs="Times New Roman"/>
        </w:rPr>
        <w:t>“</w:t>
      </w:r>
      <w:r w:rsidR="003374C3" w:rsidRPr="00263F20">
        <w:rPr>
          <w:rFonts w:ascii="Times New Roman" w:eastAsia="黑体" w:hAnsi="Times New Roman" w:cs="Times New Roman"/>
          <w:b/>
          <w:bCs/>
          <w:lang w:bidi="he-IL"/>
        </w:rPr>
        <w:t>服务机构的服务类型或内容</w:t>
      </w:r>
      <w:r w:rsidR="003374C3">
        <w:rPr>
          <w:rFonts w:ascii="Times New Roman" w:hAnsi="Times New Roman" w:cs="Times New Roman"/>
          <w:b/>
          <w:bCs/>
        </w:rPr>
        <w:t>”</w:t>
      </w:r>
    </w:p>
  </w:comment>
  <w:comment w:id="8" w:author="Eric J Zhao" w:date="2022-03-22T20:35:00Z" w:initials="EJZ">
    <w:p w14:paraId="2B7989AD" w14:textId="7F6E1B00" w:rsidR="003374C3" w:rsidRPr="009E4018" w:rsidRDefault="003374C3">
      <w:pPr>
        <w:pStyle w:val="CommentText"/>
        <w:rPr>
          <w:rFonts w:ascii="Times New Roman" w:eastAsia="黑体" w:hAnsi="Times New Roman"/>
        </w:rPr>
      </w:pPr>
      <w:r>
        <w:rPr>
          <w:rStyle w:val="CommentReference"/>
        </w:rPr>
        <w:annotationRef/>
      </w:r>
      <w:r w:rsidRPr="009E4018">
        <w:rPr>
          <w:rFonts w:ascii="Times New Roman" w:eastAsia="黑体" w:hAnsi="Times New Roman" w:hint="eastAsia"/>
        </w:rPr>
        <w:t>注意，如果是</w:t>
      </w:r>
      <w:r w:rsidRPr="009E4018">
        <w:rPr>
          <w:rFonts w:ascii="Times New Roman" w:eastAsia="黑体" w:hAnsi="Times New Roman" w:hint="eastAsia"/>
        </w:rPr>
        <w:t>single</w:t>
      </w:r>
      <w:r w:rsidRPr="009E4018">
        <w:rPr>
          <w:rFonts w:ascii="Times New Roman" w:eastAsia="黑体" w:hAnsi="Times New Roman"/>
        </w:rPr>
        <w:t xml:space="preserve"> </w:t>
      </w:r>
      <w:r w:rsidRPr="009E4018">
        <w:rPr>
          <w:rFonts w:ascii="Times New Roman" w:eastAsia="黑体" w:hAnsi="Times New Roman" w:hint="eastAsia"/>
        </w:rPr>
        <w:t>user</w:t>
      </w:r>
      <w:r w:rsidRPr="009E4018">
        <w:rPr>
          <w:rFonts w:ascii="Times New Roman" w:eastAsia="黑体" w:hAnsi="Times New Roman"/>
        </w:rPr>
        <w:t xml:space="preserve"> </w:t>
      </w:r>
      <w:r w:rsidRPr="009E4018">
        <w:rPr>
          <w:rFonts w:ascii="Times New Roman" w:eastAsia="黑体" w:hAnsi="Times New Roman" w:hint="eastAsia"/>
        </w:rPr>
        <w:t>entity</w:t>
      </w:r>
      <w:r w:rsidRPr="009E4018">
        <w:rPr>
          <w:rFonts w:ascii="Times New Roman" w:eastAsia="黑体" w:hAnsi="Times New Roman" w:hint="eastAsia"/>
        </w:rPr>
        <w:t>报告，则“该等”要调整为“该”，下文其他地方类似</w:t>
      </w:r>
    </w:p>
  </w:comment>
  <w:comment w:id="11" w:author="Fiona Xie" w:date="2024-07-08T15:02:00Z" w:initials="FX">
    <w:p w14:paraId="04C1AAF0" w14:textId="77777777" w:rsidR="00CB05B0" w:rsidRDefault="00CB05B0" w:rsidP="00CB05B0">
      <w:pPr>
        <w:pStyle w:val="CommentText"/>
      </w:pPr>
      <w:r>
        <w:rPr>
          <w:rStyle w:val="CommentReference"/>
        </w:rPr>
        <w:annotationRef/>
      </w:r>
      <w:r>
        <w:t>若期间内某控制目标下的控制均未发生样本，需要加入这段话</w:t>
      </w:r>
    </w:p>
  </w:comment>
  <w:comment w:id="14" w:author="Sally Zhong" w:date="2023-04-28T17:01:00Z" w:initials="SZ">
    <w:p w14:paraId="40C277E9" w14:textId="45F6AB66" w:rsidR="00A91572" w:rsidRPr="00A91572" w:rsidRDefault="00A91572">
      <w:pPr>
        <w:pStyle w:val="CommentText"/>
        <w:rPr>
          <w:bCs/>
        </w:rPr>
      </w:pPr>
      <w:r>
        <w:rPr>
          <w:rStyle w:val="CommentReference"/>
        </w:rPr>
        <w:annotationRef/>
      </w:r>
      <w:r w:rsidRPr="005B355F">
        <w:rPr>
          <w:rFonts w:ascii="Times New Roman" w:eastAsia="黑体" w:hAnsi="Times New Roman" w:cs="Times New Roman"/>
          <w:bCs/>
        </w:rPr>
        <w:t>注：</w:t>
      </w:r>
      <w:r w:rsidRPr="005E5EC2">
        <w:rPr>
          <w:rFonts w:ascii="Times New Roman" w:eastAsia="黑体" w:hAnsi="Times New Roman" w:cs="Times New Roman"/>
          <w:bCs/>
        </w:rPr>
        <w:t>无用户补</w:t>
      </w:r>
      <w:r w:rsidRPr="00A91572">
        <w:rPr>
          <w:rFonts w:ascii="Times New Roman" w:eastAsia="黑体" w:hAnsi="Times New Roman" w:cs="Times New Roman"/>
          <w:bCs/>
        </w:rPr>
        <w:t>充</w:t>
      </w:r>
      <w:r w:rsidRPr="00A91572">
        <w:rPr>
          <w:rFonts w:ascii="Times New Roman" w:eastAsia="黑体" w:hAnsi="Times New Roman" w:cs="Times New Roman" w:hint="eastAsia"/>
          <w:bCs/>
        </w:rPr>
        <w:t>性</w:t>
      </w:r>
      <w:r w:rsidRPr="00A91572">
        <w:rPr>
          <w:rFonts w:ascii="Times New Roman" w:eastAsia="黑体" w:hAnsi="Times New Roman" w:cs="Times New Roman"/>
          <w:bCs/>
        </w:rPr>
        <w:t>控制</w:t>
      </w:r>
      <w:r w:rsidRPr="00A91572">
        <w:rPr>
          <w:rFonts w:ascii="Times New Roman" w:eastAsia="黑体" w:hAnsi="Times New Roman" w:cs="Times New Roman" w:hint="eastAsia"/>
          <w:bCs/>
        </w:rPr>
        <w:t>时，则</w:t>
      </w:r>
      <w:r w:rsidRPr="00A91572">
        <w:rPr>
          <w:rFonts w:ascii="Times New Roman" w:eastAsia="黑体" w:hAnsi="Times New Roman" w:cs="Times New Roman" w:hint="eastAsia"/>
          <w:bCs/>
        </w:rPr>
        <w:t>delete</w:t>
      </w:r>
      <w:r w:rsidRPr="00A91572">
        <w:rPr>
          <w:rFonts w:ascii="Times New Roman" w:eastAsia="黑体" w:hAnsi="Times New Roman" w:cs="Times New Roman" w:hint="eastAsia"/>
          <w:bCs/>
        </w:rPr>
        <w:t>此段描述</w:t>
      </w:r>
    </w:p>
  </w:comment>
  <w:comment w:id="16" w:author="Sally Zhong" w:date="2023-04-28T15:40:00Z" w:initials="SZ">
    <w:p w14:paraId="37895B28" w14:textId="13B43A2F" w:rsidR="00A911D4" w:rsidRDefault="00A911D4">
      <w:pPr>
        <w:pStyle w:val="CommentText"/>
      </w:pPr>
      <w:r>
        <w:rPr>
          <w:rStyle w:val="CommentReference"/>
        </w:rPr>
        <w:annotationRef/>
      </w:r>
      <w:r w:rsidRPr="00B41E36">
        <w:rPr>
          <w:rFonts w:ascii="Times New Roman" w:eastAsia="黑体" w:hAnsi="Times New Roman" w:cs="Times New Roman"/>
        </w:rPr>
        <w:t>注：无用户补充</w:t>
      </w:r>
      <w:r w:rsidR="00287895" w:rsidRPr="00287895">
        <w:rPr>
          <w:rFonts w:ascii="Times New Roman" w:eastAsia="黑体" w:hAnsi="Times New Roman" w:cs="Times New Roman" w:hint="eastAsia"/>
        </w:rPr>
        <w:t>性</w:t>
      </w:r>
      <w:r w:rsidRPr="00B41E36">
        <w:rPr>
          <w:rFonts w:ascii="Times New Roman" w:eastAsia="黑体" w:hAnsi="Times New Roman" w:cs="Times New Roman"/>
        </w:rPr>
        <w:t>控制</w:t>
      </w:r>
      <w:r>
        <w:rPr>
          <w:rFonts w:ascii="Times New Roman" w:eastAsia="黑体" w:hAnsi="Times New Roman" w:cs="Times New Roman" w:hint="eastAsia"/>
        </w:rPr>
        <w:t>，则相应</w:t>
      </w:r>
      <w:r w:rsidRPr="00B41E36">
        <w:rPr>
          <w:rFonts w:ascii="Times New Roman" w:eastAsia="黑体" w:hAnsi="Times New Roman" w:cs="Times New Roman"/>
        </w:rPr>
        <w:t>delete</w:t>
      </w:r>
      <w:r>
        <w:rPr>
          <w:rFonts w:ascii="Times New Roman" w:eastAsia="黑体" w:hAnsi="Times New Roman" w:cs="Times New Roman" w:hint="eastAsia"/>
        </w:rPr>
        <w:t>有关</w:t>
      </w:r>
      <w:r>
        <w:rPr>
          <w:rFonts w:ascii="Times New Roman" w:eastAsia="黑体" w:hAnsi="Times New Roman" w:cs="Times New Roman" w:hint="eastAsia"/>
        </w:rPr>
        <w:t>wording</w:t>
      </w:r>
    </w:p>
  </w:comment>
  <w:comment w:id="17" w:author="Sally Zhong" w:date="2023-05-18T14:23:00Z" w:initials="SZ">
    <w:p w14:paraId="6EE6D35F" w14:textId="51AE06FB" w:rsidR="00287895" w:rsidRDefault="00287895">
      <w:pPr>
        <w:pStyle w:val="CommentText"/>
      </w:pPr>
      <w:r>
        <w:rPr>
          <w:rStyle w:val="CommentReference"/>
        </w:rPr>
        <w:annotationRef/>
      </w:r>
      <w:r w:rsidR="007B48EC">
        <w:rPr>
          <w:rFonts w:ascii="Times New Roman" w:eastAsia="黑体" w:hAnsi="Times New Roman" w:cs="Times New Roman" w:hint="eastAsia"/>
        </w:rPr>
        <w:t>注：</w:t>
      </w:r>
      <w:r w:rsidR="007B48EC">
        <w:rPr>
          <w:rFonts w:ascii="Times New Roman" w:eastAsia="黑体" w:hAnsi="Times New Roman" w:cs="Times New Roman"/>
        </w:rPr>
        <w:t>single user entity</w:t>
      </w:r>
      <w:r w:rsidR="007B48EC">
        <w:rPr>
          <w:rFonts w:ascii="Times New Roman" w:eastAsia="黑体" w:hAnsi="Times New Roman" w:cs="Times New Roman" w:hint="eastAsia"/>
        </w:rPr>
        <w:t>时</w:t>
      </w:r>
      <w:r w:rsidR="007B48EC">
        <w:rPr>
          <w:rFonts w:ascii="Times New Roman" w:eastAsia="黑体" w:hAnsi="Times New Roman" w:cs="Times New Roman"/>
        </w:rPr>
        <w:t>delete</w:t>
      </w:r>
      <w:r w:rsidR="007B48EC">
        <w:rPr>
          <w:rFonts w:ascii="Times New Roman" w:eastAsia="黑体" w:hAnsi="Times New Roman" w:cs="Times New Roman" w:hint="eastAsia"/>
        </w:rPr>
        <w:t>此处描述</w:t>
      </w:r>
    </w:p>
  </w:comment>
  <w:comment w:id="18" w:author="Sally Zhong" w:date="2023-04-28T15:39:00Z" w:initials="SZ">
    <w:p w14:paraId="05A38773" w14:textId="49EE31D5" w:rsidR="00A911D4" w:rsidRPr="00A911D4" w:rsidRDefault="00A911D4">
      <w:pPr>
        <w:pStyle w:val="CommentText"/>
      </w:pPr>
      <w:r>
        <w:rPr>
          <w:rStyle w:val="CommentReference"/>
        </w:rPr>
        <w:annotationRef/>
      </w:r>
      <w:r w:rsidRPr="00B41E36">
        <w:rPr>
          <w:rFonts w:ascii="Times New Roman" w:eastAsia="黑体" w:hAnsi="Times New Roman" w:cs="Times New Roman"/>
        </w:rPr>
        <w:t>注：无用户补充</w:t>
      </w:r>
      <w:r w:rsidR="00287895" w:rsidRPr="00287895">
        <w:rPr>
          <w:rFonts w:ascii="Times New Roman" w:eastAsia="黑体" w:hAnsi="Times New Roman" w:cs="Times New Roman" w:hint="eastAsia"/>
        </w:rPr>
        <w:t>性</w:t>
      </w:r>
      <w:r w:rsidRPr="00B41E36">
        <w:rPr>
          <w:rFonts w:ascii="Times New Roman" w:eastAsia="黑体" w:hAnsi="Times New Roman" w:cs="Times New Roman"/>
        </w:rPr>
        <w:t>控制</w:t>
      </w:r>
      <w:r>
        <w:rPr>
          <w:rFonts w:ascii="Times New Roman" w:eastAsia="黑体" w:hAnsi="Times New Roman" w:cs="Times New Roman" w:hint="eastAsia"/>
        </w:rPr>
        <w:t>，则相应</w:t>
      </w:r>
      <w:r w:rsidRPr="00B41E36">
        <w:rPr>
          <w:rFonts w:ascii="Times New Roman" w:eastAsia="黑体" w:hAnsi="Times New Roman" w:cs="Times New Roman"/>
        </w:rPr>
        <w:t>delete</w:t>
      </w:r>
      <w:r>
        <w:rPr>
          <w:rFonts w:ascii="Times New Roman" w:eastAsia="黑体" w:hAnsi="Times New Roman" w:cs="Times New Roman" w:hint="eastAsia"/>
        </w:rPr>
        <w:t>有关</w:t>
      </w:r>
      <w:r>
        <w:rPr>
          <w:rFonts w:ascii="Times New Roman" w:eastAsia="黑体" w:hAnsi="Times New Roman" w:cs="Times New Roman" w:hint="eastAsia"/>
        </w:rPr>
        <w:t>wording</w:t>
      </w:r>
    </w:p>
  </w:comment>
  <w:comment w:id="21" w:author="Eric J Zhao" w:date="2022-03-22T21:00:00Z" w:initials="EJZ">
    <w:p w14:paraId="04F03249" w14:textId="76771896" w:rsidR="004F14F3" w:rsidRDefault="004F14F3">
      <w:pPr>
        <w:pStyle w:val="CommentText"/>
      </w:pPr>
      <w:r>
        <w:rPr>
          <w:rStyle w:val="CommentReference"/>
        </w:rPr>
        <w:annotationRef/>
      </w:r>
      <w:r w:rsidRPr="00862320">
        <w:rPr>
          <w:rFonts w:ascii="Times New Roman" w:eastAsia="黑体" w:hAnsi="Times New Roman" w:cs="Times New Roman" w:hint="eastAsia"/>
        </w:rPr>
        <w:t>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770D2E" w15:done="0"/>
  <w15:commentEx w15:paraId="2B7989AD" w15:done="0"/>
  <w15:commentEx w15:paraId="04C1AAF0" w15:done="0"/>
  <w15:commentEx w15:paraId="40C277E9" w15:done="0"/>
  <w15:commentEx w15:paraId="37895B28" w15:done="0"/>
  <w15:commentEx w15:paraId="6EE6D35F" w15:done="0"/>
  <w15:commentEx w15:paraId="05A38773" w15:done="0"/>
  <w15:commentEx w15:paraId="04F032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466F2" w16cex:dateUtc="2022-03-22T07:17:00Z"/>
  <w16cex:commentExtensible w16cex:durableId="25E4B186" w16cex:dateUtc="2022-03-22T12:35:00Z"/>
  <w16cex:commentExtensible w16cex:durableId="161D6866" w16cex:dateUtc="2024-07-08T07:02:00Z"/>
  <w16cex:commentExtensible w16cex:durableId="27F67A69" w16cex:dateUtc="2023-04-28T09:01:00Z"/>
  <w16cex:commentExtensible w16cex:durableId="27F6675D" w16cex:dateUtc="2023-04-28T07:40:00Z"/>
  <w16cex:commentExtensible w16cex:durableId="2810B344" w16cex:dateUtc="2023-05-18T06:23:00Z"/>
  <w16cex:commentExtensible w16cex:durableId="27F6672C" w16cex:dateUtc="2023-04-28T07:39:00Z"/>
  <w16cex:commentExtensible w16cex:durableId="25E4B755" w16cex:dateUtc="2022-03-22T1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770D2E" w16cid:durableId="25E466F2"/>
  <w16cid:commentId w16cid:paraId="2B7989AD" w16cid:durableId="25E4B186"/>
  <w16cid:commentId w16cid:paraId="04C1AAF0" w16cid:durableId="161D6866"/>
  <w16cid:commentId w16cid:paraId="40C277E9" w16cid:durableId="27F67A69"/>
  <w16cid:commentId w16cid:paraId="37895B28" w16cid:durableId="27F6675D"/>
  <w16cid:commentId w16cid:paraId="6EE6D35F" w16cid:durableId="2810B344"/>
  <w16cid:commentId w16cid:paraId="05A38773" w16cid:durableId="27F6672C"/>
  <w16cid:commentId w16cid:paraId="04F03249" w16cid:durableId="25E4B7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4402" w14:textId="77777777" w:rsidR="000B653B" w:rsidRDefault="000B653B">
      <w:pPr>
        <w:spacing w:after="0" w:line="240" w:lineRule="auto"/>
      </w:pPr>
      <w:r>
        <w:separator/>
      </w:r>
    </w:p>
  </w:endnote>
  <w:endnote w:type="continuationSeparator" w:id="0">
    <w:p w14:paraId="3347B1FD" w14:textId="77777777" w:rsidR="000B653B" w:rsidRDefault="000B6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042383"/>
      <w:docPartObj>
        <w:docPartGallery w:val="Page Numbers (Bottom of Page)"/>
        <w:docPartUnique/>
      </w:docPartObj>
    </w:sdtPr>
    <w:sdtEndPr>
      <w:rPr>
        <w:rFonts w:ascii="Times New Roman" w:hAnsi="Times New Roman" w:cs="Times New Roman"/>
        <w:b/>
        <w:bCs/>
        <w:noProof/>
        <w:sz w:val="20"/>
        <w:szCs w:val="20"/>
      </w:rPr>
    </w:sdtEndPr>
    <w:sdtContent>
      <w:p w14:paraId="26C79D03" w14:textId="60A1181E" w:rsidR="00EE64A7" w:rsidRPr="001D6442" w:rsidRDefault="00CB05B0" w:rsidP="00A14A2A">
        <w:pPr>
          <w:pStyle w:val="Footer"/>
          <w:jc w:val="right"/>
          <w:rPr>
            <w:rFonts w:ascii="Times New Roman" w:hAnsi="Times New Roman" w:cs="Times New Roman"/>
            <w:b/>
            <w:bCs/>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5ED9" w14:textId="77777777" w:rsidR="000B653B" w:rsidRDefault="000B653B">
      <w:pPr>
        <w:spacing w:after="0" w:line="240" w:lineRule="auto"/>
      </w:pPr>
      <w:r>
        <w:separator/>
      </w:r>
    </w:p>
  </w:footnote>
  <w:footnote w:type="continuationSeparator" w:id="0">
    <w:p w14:paraId="70611713" w14:textId="77777777" w:rsidR="000B653B" w:rsidRDefault="000B6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8158" w14:textId="77777777" w:rsidR="005675BB" w:rsidRDefault="005675BB" w:rsidP="005675BB">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8B3"/>
    <w:multiLevelType w:val="multilevel"/>
    <w:tmpl w:val="91AA9D00"/>
    <w:lvl w:ilvl="0">
      <w:start w:val="1"/>
      <w:numFmt w:val="lowerLetter"/>
      <w:lvlText w:val="%1."/>
      <w:lvlJc w:val="left"/>
      <w:pPr>
        <w:ind w:left="840" w:hanging="420"/>
      </w:pPr>
      <w:rPr>
        <w:rFonts w:hint="eastAsia"/>
        <w:i w:val="0"/>
        <w:iCs/>
      </w:rPr>
    </w:lvl>
    <w:lvl w:ilvl="1">
      <w:start w:val="1"/>
      <w:numFmt w:val="decimal"/>
      <w:lvlText w:val="(%2)"/>
      <w:lvlJc w:val="left"/>
      <w:pPr>
        <w:ind w:left="1260" w:hanging="420"/>
      </w:pPr>
      <w:rPr>
        <w:rFonts w:hint="eastAsia"/>
      </w:rPr>
    </w:lvl>
    <w:lvl w:ilvl="2">
      <w:start w:val="1"/>
      <w:numFmt w:val="bullet"/>
      <w:lvlText w:val=""/>
      <w:lvlJc w:val="left"/>
      <w:pPr>
        <w:ind w:left="1680" w:hanging="420"/>
      </w:pPr>
      <w:rPr>
        <w:rFonts w:ascii="Symbol" w:hAnsi="Symbol" w:hint="default"/>
        <w:b w:val="0"/>
        <w:i w:val="0"/>
        <w:color w:val="auto"/>
        <w:sz w:val="22"/>
        <w:szCs w:val="22"/>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 w15:restartNumberingAfterBreak="0">
    <w:nsid w:val="30823097"/>
    <w:multiLevelType w:val="hybridMultilevel"/>
    <w:tmpl w:val="9A62251C"/>
    <w:lvl w:ilvl="0" w:tplc="70C25DB4">
      <w:start w:val="1"/>
      <w:numFmt w:val="bullet"/>
      <w:lvlText w:val=""/>
      <w:lvlJc w:val="left"/>
      <w:pPr>
        <w:ind w:left="1860" w:hanging="420"/>
      </w:pPr>
      <w:rPr>
        <w:rFonts w:ascii="Symbol" w:hAnsi="Symbol" w:hint="default"/>
        <w:b w:val="0"/>
        <w:i w:val="0"/>
        <w:color w:val="auto"/>
        <w:sz w:val="22"/>
        <w:szCs w:val="22"/>
      </w:rPr>
    </w:lvl>
    <w:lvl w:ilvl="1" w:tplc="04090003" w:tentative="1">
      <w:start w:val="1"/>
      <w:numFmt w:val="bullet"/>
      <w:lvlText w:val=""/>
      <w:lvlJc w:val="left"/>
      <w:pPr>
        <w:ind w:left="1220" w:hanging="420"/>
      </w:pPr>
      <w:rPr>
        <w:rFonts w:ascii="Wingdings" w:hAnsi="Wingdings" w:hint="default"/>
      </w:rPr>
    </w:lvl>
    <w:lvl w:ilvl="2" w:tplc="04090005" w:tentative="1">
      <w:start w:val="1"/>
      <w:numFmt w:val="bullet"/>
      <w:lvlText w:val=""/>
      <w:lvlJc w:val="left"/>
      <w:pPr>
        <w:ind w:left="1640" w:hanging="420"/>
      </w:pPr>
      <w:rPr>
        <w:rFonts w:ascii="Wingdings" w:hAnsi="Wingdings" w:hint="default"/>
      </w:rPr>
    </w:lvl>
    <w:lvl w:ilvl="3" w:tplc="04090001" w:tentative="1">
      <w:start w:val="1"/>
      <w:numFmt w:val="bullet"/>
      <w:lvlText w:val=""/>
      <w:lvlJc w:val="left"/>
      <w:pPr>
        <w:ind w:left="2060" w:hanging="420"/>
      </w:pPr>
      <w:rPr>
        <w:rFonts w:ascii="Wingdings" w:hAnsi="Wingdings" w:hint="default"/>
      </w:rPr>
    </w:lvl>
    <w:lvl w:ilvl="4" w:tplc="04090003" w:tentative="1">
      <w:start w:val="1"/>
      <w:numFmt w:val="bullet"/>
      <w:lvlText w:val=""/>
      <w:lvlJc w:val="left"/>
      <w:pPr>
        <w:ind w:left="2480" w:hanging="420"/>
      </w:pPr>
      <w:rPr>
        <w:rFonts w:ascii="Wingdings" w:hAnsi="Wingdings" w:hint="default"/>
      </w:rPr>
    </w:lvl>
    <w:lvl w:ilvl="5" w:tplc="04090005" w:tentative="1">
      <w:start w:val="1"/>
      <w:numFmt w:val="bullet"/>
      <w:lvlText w:val=""/>
      <w:lvlJc w:val="left"/>
      <w:pPr>
        <w:ind w:left="2900" w:hanging="420"/>
      </w:pPr>
      <w:rPr>
        <w:rFonts w:ascii="Wingdings" w:hAnsi="Wingdings" w:hint="default"/>
      </w:rPr>
    </w:lvl>
    <w:lvl w:ilvl="6" w:tplc="04090001" w:tentative="1">
      <w:start w:val="1"/>
      <w:numFmt w:val="bullet"/>
      <w:lvlText w:val=""/>
      <w:lvlJc w:val="left"/>
      <w:pPr>
        <w:ind w:left="3320" w:hanging="420"/>
      </w:pPr>
      <w:rPr>
        <w:rFonts w:ascii="Wingdings" w:hAnsi="Wingdings" w:hint="default"/>
      </w:rPr>
    </w:lvl>
    <w:lvl w:ilvl="7" w:tplc="04090003" w:tentative="1">
      <w:start w:val="1"/>
      <w:numFmt w:val="bullet"/>
      <w:lvlText w:val=""/>
      <w:lvlJc w:val="left"/>
      <w:pPr>
        <w:ind w:left="3740" w:hanging="420"/>
      </w:pPr>
      <w:rPr>
        <w:rFonts w:ascii="Wingdings" w:hAnsi="Wingdings" w:hint="default"/>
      </w:rPr>
    </w:lvl>
    <w:lvl w:ilvl="8" w:tplc="04090005" w:tentative="1">
      <w:start w:val="1"/>
      <w:numFmt w:val="bullet"/>
      <w:lvlText w:val=""/>
      <w:lvlJc w:val="left"/>
      <w:pPr>
        <w:ind w:left="4160" w:hanging="420"/>
      </w:pPr>
      <w:rPr>
        <w:rFonts w:ascii="Wingdings" w:hAnsi="Wingdings" w:hint="default"/>
      </w:rPr>
    </w:lvl>
  </w:abstractNum>
  <w:num w:numId="1" w16cid:durableId="226310503">
    <w:abstractNumId w:val="1"/>
  </w:num>
  <w:num w:numId="2" w16cid:durableId="268764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Eric J Zhao">
    <w15:presenceInfo w15:providerId="AD" w15:userId="S::Eric-J.Zhao@mlgc.ey.com::fed2f2bb-5a52-485d-a048-07e8c6034232"/>
  </w15:person>
  <w15:person w15:author="Fiona Xie">
    <w15:presenceInfo w15:providerId="AD" w15:userId="S::Fiona.Xie@cn.ey.com::20e938e6-ba1e-4450-b777-8c74bdeef9fe"/>
  </w15:person>
  <w15:person w15:author="Tina YZ Zhang">
    <w15:presenceInfo w15:providerId="AD" w15:userId="S::Tina.YZ.Zhang@cn.ey.com::46853656-1556-4176-986e-718e8354619d"/>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F2"/>
    <w:rsid w:val="00005E60"/>
    <w:rsid w:val="00016CA3"/>
    <w:rsid w:val="00096073"/>
    <w:rsid w:val="000A2ED7"/>
    <w:rsid w:val="000B3412"/>
    <w:rsid w:val="000B653B"/>
    <w:rsid w:val="000D0108"/>
    <w:rsid w:val="000E0EA9"/>
    <w:rsid w:val="00127F38"/>
    <w:rsid w:val="00175907"/>
    <w:rsid w:val="001F590F"/>
    <w:rsid w:val="00206C60"/>
    <w:rsid w:val="00255D9A"/>
    <w:rsid w:val="00263F20"/>
    <w:rsid w:val="00286CEF"/>
    <w:rsid w:val="00287895"/>
    <w:rsid w:val="00297294"/>
    <w:rsid w:val="003127A1"/>
    <w:rsid w:val="003374C3"/>
    <w:rsid w:val="00344E9A"/>
    <w:rsid w:val="00347E08"/>
    <w:rsid w:val="00393882"/>
    <w:rsid w:val="003A5C7B"/>
    <w:rsid w:val="003C291F"/>
    <w:rsid w:val="003E6C6E"/>
    <w:rsid w:val="00401265"/>
    <w:rsid w:val="00425139"/>
    <w:rsid w:val="004407A6"/>
    <w:rsid w:val="00443C91"/>
    <w:rsid w:val="00456762"/>
    <w:rsid w:val="0047346E"/>
    <w:rsid w:val="00481790"/>
    <w:rsid w:val="004901C5"/>
    <w:rsid w:val="004A5A8F"/>
    <w:rsid w:val="004F14F3"/>
    <w:rsid w:val="00517075"/>
    <w:rsid w:val="00530903"/>
    <w:rsid w:val="00555B17"/>
    <w:rsid w:val="005675BB"/>
    <w:rsid w:val="005A2E94"/>
    <w:rsid w:val="005E23E6"/>
    <w:rsid w:val="005F1756"/>
    <w:rsid w:val="005F7E95"/>
    <w:rsid w:val="00642A4E"/>
    <w:rsid w:val="006765F4"/>
    <w:rsid w:val="00701053"/>
    <w:rsid w:val="0070298F"/>
    <w:rsid w:val="0073491F"/>
    <w:rsid w:val="007454D4"/>
    <w:rsid w:val="0078326A"/>
    <w:rsid w:val="007A66F9"/>
    <w:rsid w:val="007B3D0F"/>
    <w:rsid w:val="007B48EC"/>
    <w:rsid w:val="008024FD"/>
    <w:rsid w:val="008629E4"/>
    <w:rsid w:val="008659C7"/>
    <w:rsid w:val="008977D8"/>
    <w:rsid w:val="00936D51"/>
    <w:rsid w:val="00965399"/>
    <w:rsid w:val="0096797A"/>
    <w:rsid w:val="00985194"/>
    <w:rsid w:val="009B30CE"/>
    <w:rsid w:val="009C29CF"/>
    <w:rsid w:val="009E16E1"/>
    <w:rsid w:val="009E4018"/>
    <w:rsid w:val="009F107D"/>
    <w:rsid w:val="00A27ABC"/>
    <w:rsid w:val="00A65651"/>
    <w:rsid w:val="00A911D4"/>
    <w:rsid w:val="00A91572"/>
    <w:rsid w:val="00AA7608"/>
    <w:rsid w:val="00B01C11"/>
    <w:rsid w:val="00B564AA"/>
    <w:rsid w:val="00B56549"/>
    <w:rsid w:val="00B56A33"/>
    <w:rsid w:val="00B713A7"/>
    <w:rsid w:val="00B949AF"/>
    <w:rsid w:val="00B95255"/>
    <w:rsid w:val="00BC019F"/>
    <w:rsid w:val="00C11D36"/>
    <w:rsid w:val="00C12BEE"/>
    <w:rsid w:val="00C325D9"/>
    <w:rsid w:val="00C41EEC"/>
    <w:rsid w:val="00C44481"/>
    <w:rsid w:val="00C86902"/>
    <w:rsid w:val="00C87306"/>
    <w:rsid w:val="00CB05B0"/>
    <w:rsid w:val="00CC62F2"/>
    <w:rsid w:val="00D56706"/>
    <w:rsid w:val="00D61223"/>
    <w:rsid w:val="00D669A3"/>
    <w:rsid w:val="00D75FDD"/>
    <w:rsid w:val="00E247A0"/>
    <w:rsid w:val="00E33D55"/>
    <w:rsid w:val="00E62AA9"/>
    <w:rsid w:val="00E96CBF"/>
    <w:rsid w:val="00EB1148"/>
    <w:rsid w:val="00EE64A7"/>
    <w:rsid w:val="00F0038F"/>
    <w:rsid w:val="00F01438"/>
    <w:rsid w:val="00F227AF"/>
    <w:rsid w:val="00F408C0"/>
    <w:rsid w:val="00F53315"/>
    <w:rsid w:val="00F70A78"/>
    <w:rsid w:val="00F9398E"/>
    <w:rsid w:val="00F95AF6"/>
    <w:rsid w:val="00FA7F18"/>
    <w:rsid w:val="18DA8275"/>
    <w:rsid w:val="31897319"/>
    <w:rsid w:val="56F4758F"/>
    <w:rsid w:val="5C840913"/>
    <w:rsid w:val="720EF12F"/>
    <w:rsid w:val="7BFFE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6B86B"/>
  <w15:chartTrackingRefBased/>
  <w15:docId w15:val="{15A0249C-E51A-4EC7-80C4-0FE32A07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2F2"/>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C62F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C62F2"/>
    <w:rPr>
      <w:rFonts w:eastAsiaTheme="minorEastAsia"/>
      <w:kern w:val="0"/>
      <w:sz w:val="18"/>
      <w:szCs w:val="18"/>
    </w:rPr>
  </w:style>
  <w:style w:type="paragraph" w:styleId="ListParagraph">
    <w:name w:val="List Paragraph"/>
    <w:basedOn w:val="Normal"/>
    <w:uiPriority w:val="34"/>
    <w:qFormat/>
    <w:rsid w:val="00CC62F2"/>
    <w:pPr>
      <w:spacing w:after="0" w:line="240" w:lineRule="auto"/>
      <w:ind w:firstLineChars="200" w:firstLine="420"/>
    </w:pPr>
    <w:rPr>
      <w:rFonts w:ascii="Times New Roman" w:eastAsia="MS Mincho" w:hAnsi="Times New Roman" w:cs="Times New Roman"/>
      <w:sz w:val="24"/>
      <w:szCs w:val="24"/>
      <w:lang w:eastAsia="en-US"/>
    </w:rPr>
  </w:style>
  <w:style w:type="character" w:styleId="CommentReference">
    <w:name w:val="annotation reference"/>
    <w:basedOn w:val="DefaultParagraphFont"/>
    <w:uiPriority w:val="99"/>
    <w:semiHidden/>
    <w:unhideWhenUsed/>
    <w:rsid w:val="00FA7F18"/>
    <w:rPr>
      <w:sz w:val="21"/>
      <w:szCs w:val="21"/>
    </w:rPr>
  </w:style>
  <w:style w:type="paragraph" w:styleId="CommentText">
    <w:name w:val="annotation text"/>
    <w:basedOn w:val="Normal"/>
    <w:link w:val="CommentTextChar"/>
    <w:uiPriority w:val="99"/>
    <w:unhideWhenUsed/>
    <w:rsid w:val="00FA7F18"/>
  </w:style>
  <w:style w:type="character" w:customStyle="1" w:styleId="CommentTextChar">
    <w:name w:val="Comment Text Char"/>
    <w:basedOn w:val="DefaultParagraphFont"/>
    <w:link w:val="CommentText"/>
    <w:uiPriority w:val="99"/>
    <w:rsid w:val="00FA7F18"/>
    <w:rPr>
      <w:rFonts w:eastAsiaTheme="minorEastAsia"/>
      <w:kern w:val="0"/>
    </w:rPr>
  </w:style>
  <w:style w:type="paragraph" w:styleId="CommentSubject">
    <w:name w:val="annotation subject"/>
    <w:basedOn w:val="CommentText"/>
    <w:next w:val="CommentText"/>
    <w:link w:val="CommentSubjectChar"/>
    <w:uiPriority w:val="99"/>
    <w:semiHidden/>
    <w:unhideWhenUsed/>
    <w:rsid w:val="00FA7F18"/>
    <w:rPr>
      <w:b/>
      <w:bCs/>
    </w:rPr>
  </w:style>
  <w:style w:type="character" w:customStyle="1" w:styleId="CommentSubjectChar">
    <w:name w:val="Comment Subject Char"/>
    <w:basedOn w:val="CommentTextChar"/>
    <w:link w:val="CommentSubject"/>
    <w:uiPriority w:val="99"/>
    <w:semiHidden/>
    <w:rsid w:val="00FA7F18"/>
    <w:rPr>
      <w:rFonts w:eastAsiaTheme="minorEastAsia"/>
      <w:b/>
      <w:bCs/>
      <w:kern w:val="0"/>
    </w:rPr>
  </w:style>
  <w:style w:type="paragraph" w:styleId="Header">
    <w:name w:val="header"/>
    <w:basedOn w:val="Normal"/>
    <w:link w:val="HeaderChar"/>
    <w:uiPriority w:val="99"/>
    <w:unhideWhenUsed/>
    <w:rsid w:val="00B949AF"/>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949AF"/>
    <w:rPr>
      <w:rFonts w:eastAsiaTheme="minorEastAsia"/>
      <w:kern w:val="0"/>
      <w:sz w:val="18"/>
      <w:szCs w:val="18"/>
    </w:rPr>
  </w:style>
  <w:style w:type="paragraph" w:styleId="Revision">
    <w:name w:val="Revision"/>
    <w:hidden/>
    <w:uiPriority w:val="99"/>
    <w:semiHidden/>
    <w:rsid w:val="009F107D"/>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61B7BC-F7D1-478B-9311-0AE8F2F26A61}"/>
</file>

<file path=customXml/itemProps2.xml><?xml version="1.0" encoding="utf-8"?>
<ds:datastoreItem xmlns:ds="http://schemas.openxmlformats.org/officeDocument/2006/customXml" ds:itemID="{E6D0D4F8-A16F-40A4-8120-3B896D6F69F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BEA714-91FC-4C60-87D1-483D5594EB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75</cp:revision>
  <dcterms:created xsi:type="dcterms:W3CDTF">2022-03-22T13:53:00Z</dcterms:created>
  <dcterms:modified xsi:type="dcterms:W3CDTF">2025-05-21T09:51:00Z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4422500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
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113BB" w:rsidR="00F15F5A" w:rsidP="009113BB" w:rsidRDefault="00F15F5A" w14:paraId="6654AA8F" w14:textId="77777777">
      <w:pPr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  <w:lang w:bidi="he-IL"/>
        </w:rPr>
      </w:pPr>
    </w:p>
    <w:p w:rsidRPr="009113BB" w:rsidR="00F15F5A" w:rsidP="009113BB" w:rsidRDefault="00F15F5A" w14:paraId="3F8B9762" w14:textId="77777777">
      <w:pPr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  <w:lang w:bidi="he-IL"/>
        </w:rPr>
      </w:pPr>
    </w:p>
    <w:p w:rsidRPr="009113BB" w:rsidR="00DB638A" w:rsidP="009113BB" w:rsidRDefault="007D1794" w14:paraId="70BEB0E2" w14:textId="03C1A170">
      <w:pPr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  <w:lang w:bidi="he-IL"/>
        </w:rPr>
      </w:pP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[Service organization name]’s Management Assertion </w:t>
      </w:r>
    </w:p>
    <w:p w:rsidRPr="009113BB" w:rsidR="00C77E77" w:rsidP="009113BB" w:rsidRDefault="00C77E77" w14:paraId="07336DAD" w14:noSpellErr="1" w14:textId="16C8ED37">
      <w:pPr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  <w:lang w:bidi="he-IL"/>
        </w:rPr>
      </w:pPr>
    </w:p>
    <w:p w:rsidRPr="009113BB" w:rsidR="007D1794" w:rsidP="009113BB" w:rsidRDefault="007D1794" w14:paraId="4E2B7E1B" w14:textId="2FEB525B">
      <w:pPr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</w:rPr>
      </w:pPr>
      <w:r w:rsidRPr="009113BB">
        <w:rPr>
          <w:rFonts w:ascii="Times New Roman" w:hAnsi="Times New Roman" w:eastAsia="STKaiti" w:cs="Times New Roman"/>
          <w:sz w:val="22"/>
          <w:szCs w:val="22"/>
        </w:rPr>
        <w:t>[</w:t>
      </w:r>
      <w:r w:rsidRPr="009A422D" w:rsidR="009A422D">
        <w:rPr>
          <w:rFonts w:ascii="Times New Roman" w:hAnsi="Times New Roman" w:eastAsia="STKaiti" w:cs="Times New Roman"/>
          <w:sz w:val="22"/>
          <w:szCs w:val="22"/>
        </w:rPr>
        <w:t>Date of report</w:t>
      </w:r>
      <w:r w:rsidRPr="009113BB">
        <w:rPr>
          <w:rFonts w:ascii="Times New Roman" w:hAnsi="Times New Roman" w:eastAsia="STKaiti" w:cs="Times New Roman"/>
          <w:sz w:val="22"/>
          <w:szCs w:val="22"/>
        </w:rPr>
        <w:t>]</w:t>
      </w:r>
    </w:p>
    <w:p w:rsidRPr="009113BB" w:rsidR="007D1794" w:rsidP="009113BB" w:rsidRDefault="007D1794" w14:paraId="7591C160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7D1794" w:rsidP="009113BB" w:rsidRDefault="007D1794" w14:paraId="1248142E" w14:textId="7446EB1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178" w:id="0"/>
      <w:bookmarkStart w:name="_Hlk135231714" w:id="1"/>
      <w:bookmarkEnd w:id="0"/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Service organization name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] (“[</w:t>
      </w:r>
      <w:r w:rsidRPr="009113BB">
        <w:rPr>
          <w:rFonts w:ascii="Times New Roman" w:hAnsi="Times New Roman" w:eastAsia="STKaiti" w:cs="Times New Roman"/>
          <w:bCs/>
          <w:sz w:val="22"/>
          <w:szCs w:val="22"/>
          <w:lang w:bidi="he-IL"/>
        </w:rPr>
        <w:t>Service organization</w:t>
      </w:r>
      <w:r w:rsidRPr="009113BB">
        <w:rPr>
          <w:rFonts w:ascii="Times New Roman" w:hAnsi="Times New Roman" w:eastAsia="STKaiti" w:cs="Times New Roman"/>
          <w:bCs/>
          <w:sz w:val="22"/>
          <w:szCs w:val="22"/>
          <w:lang w:eastAsia="zh-CN" w:bidi="he-IL"/>
        </w:rPr>
        <w:t xml:space="preserve"> short name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]” or “we” or the “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Service Organization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”) </w:t>
      </w:r>
      <w:r w:rsidRPr="009113BB" w:rsidR="00FA1FCA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has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prepared the description of </w:t>
      </w:r>
      <w:r w:rsidRPr="009113BB" w:rsidR="005827E5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9113BB" w:rsidR="005827E5">
        <w:rPr>
          <w:rFonts w:ascii="Times New Roman" w:hAnsi="Times New Roman" w:eastAsia="STKaiti" w:cs="Times New Roman"/>
          <w:bCs/>
          <w:sz w:val="22"/>
          <w:szCs w:val="22"/>
          <w:lang w:bidi="he-IL"/>
        </w:rPr>
        <w:t>Service organization</w:t>
      </w:r>
      <w:r w:rsidRPr="009113BB" w:rsidR="00B05411">
        <w:rPr>
          <w:rFonts w:ascii="Times New Roman" w:hAnsi="Times New Roman" w:eastAsia="STKaiti" w:cs="Times New Roman"/>
          <w:bCs/>
          <w:sz w:val="22"/>
          <w:szCs w:val="22"/>
          <w:lang w:eastAsia="zh-CN" w:bidi="he-IL"/>
        </w:rPr>
        <w:t xml:space="preserve"> short name</w:t>
      </w:r>
      <w:r w:rsidRPr="00A456AF" w:rsidR="005827E5">
        <w:rPr>
          <w:rFonts w:ascii="Times New Roman" w:hAnsi="Times New Roman" w:eastAsia="STKaiti" w:cs="Times New Roman"/>
          <w:b w:val="0"/>
          <w:sz w:val="22"/>
          <w:szCs w:val="22"/>
          <w:lang w:eastAsia="zh-CN" w:bidi="he-IL"/>
        </w:rPr>
        <w:t>]</w:t>
      </w:r>
      <w:r w:rsidRPr="009113BB" w:rsidR="009142B3">
        <w:rPr>
          <w:rFonts w:ascii="Times New Roman" w:hAnsi="Times New Roman" w:eastAsia="STKaiti" w:cs="Times New Roman"/>
          <w:b w:val="0"/>
          <w:bCs/>
          <w:sz w:val="22"/>
          <w:szCs w:val="22"/>
        </w:rPr>
        <w:t xml:space="preserve">’s </w:t>
      </w:r>
      <w:r w:rsidRPr="009113BB" w:rsidR="009142B3">
        <w:rPr>
          <w:rFonts w:ascii="Times New Roman" w:hAnsi="Times New Roman" w:eastAsia="STKaiti" w:cs="Times New Roman"/>
          <w:sz w:val="22"/>
          <w:szCs w:val="22"/>
        </w:rPr>
        <w:t>[</w:t>
      </w:r>
      <w:r w:rsidRPr="00970B93" w:rsidR="00970B93">
        <w:rPr>
          <w:rFonts w:ascii="Times New Roman" w:hAnsi="Times New Roman" w:cs="Times New Roman"/>
        </w:rPr>
        <w:t>Service organization</w:t>
      </w:r>
      <w:r w:rsidRPr="00970B93" w:rsidR="00970B93">
        <w:rPr>
          <w:rFonts w:hint="eastAsia" w:ascii="Times New Roman" w:hAnsi="Times New Roman" w:cs="Times New Roman"/>
        </w:rPr>
        <w:t>’</w:t>
      </w:r>
      <w:r w:rsidRPr="00970B93" w:rsidR="00970B93">
        <w:rPr>
          <w:rFonts w:ascii="Times New Roman" w:hAnsi="Times New Roman" w:cs="Times New Roman"/>
        </w:rPr>
        <w:t>s system</w:t>
      </w:r>
      <w:r w:rsidRPr="009113BB" w:rsidR="009142B3">
        <w:rPr>
          <w:rFonts w:ascii="Times New Roman" w:hAnsi="Times New Roman" w:eastAsia="STKaiti" w:cs="Times New Roman"/>
          <w:b w:val="0"/>
          <w:bCs/>
          <w:sz w:val="22"/>
          <w:szCs w:val="22"/>
        </w:rPr>
        <w:t>] (the “System”) entitled,</w:t>
      </w:r>
      <w:r w:rsidRPr="009113BB" w:rsidR="001C7F85">
        <w:rPr>
          <w:rFonts w:ascii="Times New Roman" w:hAnsi="Times New Roman" w:eastAsia="STKaiti" w:cs="Times New Roman"/>
          <w:b w:val="0"/>
          <w:bCs/>
          <w:sz w:val="22"/>
          <w:szCs w:val="22"/>
        </w:rPr>
        <w:t xml:space="preserve"> </w:t>
      </w:r>
      <w:r w:rsidRPr="009113BB" w:rsidR="001A28F3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>Description of [</w:t>
      </w:r>
      <w:r w:rsidRPr="009113BB" w:rsidR="001A28F3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 xml:space="preserve">Service organization </w:t>
      </w:r>
      <w:r w:rsidR="009113BB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>n</w:t>
      </w:r>
      <w:r w:rsidRPr="009113BB" w:rsidR="001A28F3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>ame</w:t>
      </w:r>
      <w:r w:rsidRPr="009113BB" w:rsidR="001A28F3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>]’s [</w:t>
      </w:r>
      <w:r w:rsidRPr="00970B93" w:rsidR="00970B93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>Service organization</w:t>
      </w:r>
      <w:r w:rsidR="004E578E">
        <w:rPr>
          <w:rFonts w:ascii="Times New Roman" w:hAnsi="Times New Roman" w:eastAsia="STKaiti" w:cs="Times New Roman"/>
          <w:bCs/>
          <w:i/>
          <w:iCs/>
          <w:sz w:val="22"/>
          <w:szCs w:val="22"/>
          <w:lang w:eastAsia="zh-CN"/>
        </w:rPr>
        <w:t>’</w:t>
      </w:r>
      <w:r w:rsidRPr="00970B93" w:rsidR="00970B93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>s system</w:t>
      </w:r>
      <w:r w:rsidRPr="009113BB" w:rsidR="001A28F3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 xml:space="preserve">] </w:t>
      </w:r>
      <w:r w:rsidRPr="009113BB" w:rsidR="00CA08AE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>as of</w:t>
      </w:r>
      <w:r w:rsidRPr="005E5EC2" w:rsidR="00CA08AE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 xml:space="preserve"> </w:t>
      </w:r>
      <w:r w:rsidRPr="009113BB" w:rsidR="00CA08AE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>[</w:t>
      </w:r>
      <w:r w:rsidRPr="009113BB" w:rsidR="00CA08AE">
        <w:rPr>
          <w:rFonts w:ascii="Times New Roman" w:hAnsi="Times New Roman" w:eastAsia="STKaiti" w:cs="Times New Roman"/>
          <w:bCs/>
          <w:i/>
          <w:iCs/>
          <w:sz w:val="22"/>
          <w:szCs w:val="22"/>
        </w:rPr>
        <w:t>date</w:t>
      </w:r>
      <w:r w:rsidRPr="009113BB" w:rsidR="00CA08AE">
        <w:rPr>
          <w:rFonts w:ascii="Times New Roman" w:hAnsi="Times New Roman" w:eastAsia="STKaiti" w:cs="Times New Roman"/>
          <w:b w:val="0"/>
          <w:bCs/>
          <w:i/>
          <w:iCs/>
          <w:sz w:val="22"/>
          <w:szCs w:val="22"/>
        </w:rPr>
        <w:t>]</w:t>
      </w:r>
      <w:r w:rsidRPr="009113BB" w:rsidR="001A28F3">
        <w:rPr>
          <w:rFonts w:ascii="Times New Roman" w:hAnsi="Times New Roman" w:eastAsia="STKaiti" w:cs="Times New Roman"/>
          <w:b w:val="0"/>
          <w:bCs/>
          <w:sz w:val="22"/>
          <w:szCs w:val="22"/>
        </w:rPr>
        <w:t xml:space="preserve"> (the “Description”) </w:t>
      </w:r>
      <w:commentRangeStart w:id="2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for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u w:val="single"/>
          <w:lang w:bidi="he-IL"/>
        </w:rPr>
        <w:t>processing user entities’ transactions</w:t>
      </w:r>
      <w:commentRangeEnd w:id="2"/>
      <w:r w:rsidRPr="009113BB" w:rsidR="00FD0FAB">
        <w:rPr>
          <w:rStyle w:val="CommentReference"/>
          <w:rFonts w:ascii="Times New Roman" w:hAnsi="Times New Roman" w:eastAsia="STKaiti" w:cs="Times New Roman"/>
          <w:sz w:val="22"/>
          <w:szCs w:val="22"/>
          <w:u w:val="single"/>
        </w:rPr>
        <w:commentReference w:id="2"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or identification of the function performed by the system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] </w:t>
      </w:r>
      <w:bookmarkStart w:name="_DV_C1386" w:id="4"/>
      <w:r w:rsidRPr="009113BB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>as of</w:t>
      </w:r>
      <w:r w:rsidRPr="005E5EC2">
        <w:rPr>
          <w:rStyle w:val="DeltaViewInsertion"/>
          <w:rFonts w:ascii="Times New Roman" w:hAnsi="Times New Roman" w:eastAsia="STKaiti" w:cs="Times New Roman"/>
          <w:b w:val="0"/>
          <w:sz w:val="22"/>
          <w:szCs w:val="22"/>
          <w:u w:val="none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date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for </w:t>
      </w:r>
      <w:commentRangeStart w:id="5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user entities</w:t>
      </w:r>
      <w:commentRangeEnd w:id="5"/>
      <w:r w:rsidRPr="009113BB" w:rsidR="005827E5">
        <w:rPr>
          <w:rStyle w:val="CommentReference"/>
          <w:rFonts w:ascii="Times New Roman" w:hAnsi="Times New Roman" w:eastAsia="STKaiti" w:cs="Times New Roman"/>
          <w:sz w:val="22"/>
          <w:szCs w:val="22"/>
        </w:rPr>
        <w:commentReference w:id="5"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of the </w:t>
      </w:r>
      <w:r w:rsidRPr="009113BB" w:rsidR="00101977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System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as of that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</w:rPr>
        <w:t>date</w:t>
      </w:r>
      <w:bookmarkStart w:name="_DV_M1180" w:id="6"/>
      <w:bookmarkEnd w:id="4"/>
      <w:bookmarkEnd w:id="6"/>
      <w:r w:rsidRPr="009113BB" w:rsidR="005827E5">
        <w:rPr>
          <w:rFonts w:ascii="Times New Roman" w:hAnsi="Times New Roman" w:eastAsia="STKaiti" w:cs="Times New Roman"/>
          <w:b w:val="0"/>
          <w:sz w:val="22"/>
          <w:szCs w:val="22"/>
          <w:lang w:eastAsia="zh-CN"/>
        </w:rPr>
        <w:t>,</w:t>
      </w:r>
      <w:bookmarkEnd w:id="1"/>
      <w:r w:rsidR="002F1D44">
        <w:rPr>
          <w:rFonts w:ascii="Times New Roman" w:hAnsi="Times New Roman" w:eastAsia="STKaiti" w:cs="Times New Roman"/>
          <w:b w:val="0"/>
          <w:sz w:val="22"/>
          <w:szCs w:val="22"/>
          <w:lang w:eastAsia="zh-CN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and their auditors who audit and report on such user entities’ financial statements or internal control over financial reporting and have a sufficient understanding to consider the Description, along with other information, including information about controls implemented by user entities of the </w:t>
      </w:r>
      <w:r w:rsidR="005D6B61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S</w:t>
      </w:r>
      <w:r w:rsidRPr="009113BB" w:rsidR="005D6B61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ystem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themselves, when assessing the risks of material misstatements of user entities’ financial statements.</w:t>
      </w:r>
      <w:bookmarkStart w:name="_DV_M1181" w:id="7"/>
      <w:bookmarkEnd w:id="7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</w:t>
      </w:r>
    </w:p>
    <w:p w:rsidRPr="009113BB" w:rsidR="006C43E6" w:rsidP="009113BB" w:rsidRDefault="006C43E6" w14:paraId="2395CCBA" w14:textId="77777777">
      <w:pPr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eastAsia="zh-CN"/>
        </w:rPr>
      </w:pPr>
    </w:p>
    <w:p w:rsidRPr="00B57C38" w:rsidR="00F958E6" w:rsidP="009113BB" w:rsidRDefault="007D1794" w14:paraId="42856DC8" w14:textId="1615267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ins w:author="Fiona Xie" w:date="2024-07-08T12:47:00Z" w:id="8"/>
          <w:rFonts w:ascii="Times New Roman" w:hAnsi="Times New Roman" w:cs="Times New Roman"/>
          <w:b w:val="0"/>
          <w:bCs/>
          <w:sz w:val="22"/>
          <w:szCs w:val="22"/>
        </w:rPr>
      </w:pPr>
      <w:commentRangeStart w:id="9"/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The Description indicates that certain control objectives specified in the Description can be achieved only if complementary user entity controls assumed in the design of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Service organization </w:t>
      </w:r>
      <w:r w:rsidRPr="009113BB" w:rsidR="00FF577F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short </w:t>
      </w:r>
      <w:r w:rsidR="009113BB">
        <w:rPr>
          <w:rFonts w:ascii="Times New Roman" w:hAnsi="Times New Roman" w:eastAsia="STKaiti" w:cs="Times New Roman"/>
          <w:sz w:val="22"/>
          <w:szCs w:val="22"/>
          <w:lang w:bidi="he-IL"/>
        </w:rPr>
        <w:t>n</w:t>
      </w:r>
      <w:r w:rsidRPr="009113BB" w:rsidR="009113BB">
        <w:rPr>
          <w:rFonts w:ascii="Times New Roman" w:hAnsi="Times New Roman" w:eastAsia="STKaiti" w:cs="Times New Roman"/>
          <w:sz w:val="22"/>
          <w:szCs w:val="22"/>
          <w:lang w:bidi="he-IL"/>
        </w:rPr>
        <w:t>ame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’s controls are suitably designed </w:t>
      </w:r>
      <w:commentRangeStart w:id="10"/>
      <w:commentRangeStart w:id="11"/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and operating effectively</w:t>
      </w:r>
      <w:commentRangeEnd w:id="10"/>
      <w:r w:rsidR="0091337A">
        <w:rPr>
          <w:rStyle w:val="CommentReference"/>
        </w:rPr>
        <w:commentReference w:id="10"/>
      </w:r>
      <w:commentRangeEnd w:id="11"/>
      <w:r w:rsidR="00D30E4E">
        <w:rPr>
          <w:rStyle w:val="CommentReference"/>
        </w:rPr>
        <w:commentReference w:id="11"/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, along with related controls at the </w:t>
      </w:r>
      <w:r w:rsidRPr="009113BB" w:rsidR="00FF577F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S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ervice </w:t>
      </w:r>
      <w:r w:rsidRPr="009113BB" w:rsidR="00FF577F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O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rganization. The Description does not extend to controls of </w:t>
      </w:r>
      <w:ins w:author="Stella TY Shen" w:date="2023-11-29T17:15:00Z" w:id="12">
        <w:r w:rsidR="00C51871">
          <w:rPr>
            <w:rFonts w:ascii="Times New Roman" w:hAnsi="Times New Roman" w:eastAsia="STKaiti" w:cs="Times New Roman"/>
            <w:b w:val="0"/>
            <w:bCs/>
            <w:sz w:val="22"/>
            <w:szCs w:val="22"/>
            <w:lang w:bidi="he-IL"/>
          </w:rPr>
          <w:t xml:space="preserve">the </w:t>
        </w:r>
      </w:ins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user entities.</w:t>
      </w:r>
      <w:commentRangeEnd w:id="9"/>
      <w:r w:rsidR="00BA3541">
        <w:rPr>
          <w:rStyle w:val="CommentReference"/>
        </w:rPr>
        <w:commentReference w:id="9"/>
      </w:r>
      <w:bookmarkStart w:name="_Hlk171335495" w:id="13"/>
    </w:p>
    <w:bookmarkEnd w:id="13"/>
    <w:p w:rsidRPr="009113BB" w:rsidR="00B57C38" w:rsidP="009113BB" w:rsidRDefault="00B57C38" w14:paraId="37A4D381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7D1794" w:rsidP="009113BB" w:rsidRDefault="007D1794" w14:paraId="6C7204CF" w14:textId="67306A2E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We confirm, to the best of our knowledge and belief, that:</w:t>
      </w:r>
    </w:p>
    <w:p w:rsidRPr="009113BB" w:rsidR="007D1794" w:rsidP="009113BB" w:rsidRDefault="007D1794" w14:paraId="6D2F682A" w14:textId="77777777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ab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ab/>
      </w:r>
    </w:p>
    <w:p w:rsidRPr="009113BB" w:rsidR="007D1794" w:rsidP="00A456AF" w:rsidRDefault="007D1794" w14:paraId="4EBC13E9" w14:textId="67585D2C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649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r w:rsidRPr="009113BB">
        <w:rPr>
          <w:rFonts w:ascii="Times New Roman" w:hAnsi="Times New Roman" w:eastAsia="STKaiti" w:cs="Times New Roman"/>
          <w:b w:val="0"/>
          <w:color w:val="000000" w:themeColor="text1"/>
          <w:sz w:val="22"/>
          <w:szCs w:val="22"/>
          <w:lang w:eastAsia="zh-CN" w:bidi="he-IL"/>
        </w:rPr>
        <w:t xml:space="preserve">The Description </w:t>
      </w:r>
      <w:bookmarkStart w:name="_DV_M1185" w:id="14"/>
      <w:bookmarkEnd w:id="14"/>
      <w:r w:rsidRPr="009113BB">
        <w:rPr>
          <w:rFonts w:ascii="Times New Roman" w:hAnsi="Times New Roman" w:eastAsia="STKaiti" w:cs="Times New Roman"/>
          <w:b w:val="0"/>
          <w:color w:val="000000" w:themeColor="text1"/>
          <w:sz w:val="22"/>
          <w:szCs w:val="22"/>
          <w:lang w:eastAsia="zh-CN" w:bidi="he-IL"/>
        </w:rPr>
        <w:t>f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airly presents the</w:t>
      </w:r>
      <w:bookmarkStart w:name="_DV_M1186" w:id="15"/>
      <w:bookmarkEnd w:id="15"/>
      <w:r w:rsidRPr="009113BB">
        <w:rPr>
          <w:rFonts w:ascii="Times New Roman" w:hAnsi="Times New Roman" w:eastAsia="STKaiti" w:cs="Times New Roman"/>
          <w:b w:val="0"/>
          <w:i/>
          <w:sz w:val="22"/>
          <w:szCs w:val="22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System made available to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</w:rPr>
        <w:t>user entities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of the System </w:t>
      </w:r>
      <w:r w:rsidRPr="009113BB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 xml:space="preserve">as of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date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for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u w:val="single"/>
          <w:lang w:bidi="he-IL"/>
        </w:rPr>
        <w:t>processing their transactions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[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or identification of the function performed by the System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] as it relates to controls that are likely relevant to user entities’ internal control over financial reporting. </w:t>
      </w:r>
      <w:bookmarkStart w:name="_DV_M1187" w:id="16"/>
      <w:bookmarkEnd w:id="16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The criteria we used in making this assertion were that the Description:</w:t>
      </w:r>
    </w:p>
    <w:p w:rsidRPr="009113BB" w:rsidR="007D1794" w:rsidP="009113BB" w:rsidRDefault="007D1794" w14:paraId="2054A6D7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7D1794" w:rsidP="00A456AF" w:rsidRDefault="007D1794" w14:paraId="6A914DBC" w14:textId="479C56B9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69" w:hanging="36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189" w:id="17"/>
      <w:bookmarkEnd w:id="17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(1)</w:t>
      </w:r>
      <w:bookmarkStart w:name="_DV_M1190" w:id="18"/>
      <w:bookmarkEnd w:id="18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ab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Presents how the System made available to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</w:rPr>
        <w:t>user entities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of the </w:t>
      </w:r>
      <w:r w:rsidR="00D86090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S</w:t>
      </w:r>
      <w:r w:rsidRPr="009113BB" w:rsidR="00D86090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ystem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was designed [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u w:val="single"/>
          <w:lang w:bidi="he-IL"/>
        </w:rPr>
        <w:t>to process relevant transactions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], including, if applicable: </w:t>
      </w:r>
    </w:p>
    <w:p w:rsidRPr="000913F0" w:rsidR="007D1794" w:rsidP="00240A72" w:rsidRDefault="007D1794" w14:paraId="78860873" w14:textId="396A8E7E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overflowPunct/>
        <w:autoSpaceDE/>
        <w:autoSpaceDN/>
        <w:snapToGrid w:val="0"/>
        <w:spacing w:line="276" w:lineRule="auto"/>
        <w:ind w:left="1497" w:hanging="357"/>
        <w:contextualSpacing w:val="0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191" w:id="19"/>
      <w:bookmarkStart w:name="_DV_M1192" w:id="20"/>
      <w:bookmarkEnd w:id="19"/>
      <w:bookmarkEnd w:id="20"/>
      <w:r w:rsidRPr="000913F0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The types of services provided[</w:t>
      </w:r>
      <w:r w:rsidRPr="000913F0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, including, as appropriate, the classes of transactions processed</w:t>
      </w:r>
      <w:r w:rsidRPr="000913F0" w:rsidR="00DB4488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  <w:r w:rsidRPr="000913F0" w:rsidR="00AA407D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.</w:t>
      </w:r>
    </w:p>
    <w:p w:rsidRPr="009113BB" w:rsidR="007D1794" w:rsidP="001D08AB" w:rsidRDefault="007D1794" w14:paraId="7B3192AC" w14:textId="47E94207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194" w:id="21"/>
      <w:bookmarkStart w:name="_DV_M1195" w:id="22"/>
      <w:bookmarkEnd w:id="21"/>
      <w:bookmarkEnd w:id="22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The procedures, within both </w:t>
      </w:r>
      <w:bookmarkStart w:name="_DV_C1388" w:id="23"/>
      <w:r w:rsidRPr="009113BB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>automated</w:t>
      </w:r>
      <w:bookmarkStart w:name="_DV_M1197" w:id="24"/>
      <w:bookmarkEnd w:id="23"/>
      <w:bookmarkEnd w:id="24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and manual systems, by which those services are provided[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, including, as appropriate, procedures by which transactions are initiated, </w:t>
      </w:r>
      <w:bookmarkStart w:name="_DV_C1389" w:id="25"/>
      <w:r w:rsidRPr="009113BB">
        <w:rPr>
          <w:rStyle w:val="DeltaViewInsertion"/>
          <w:rFonts w:ascii="Times New Roman" w:hAnsi="Times New Roman" w:eastAsia="STKaiti" w:cs="Times New Roman"/>
          <w:b w:val="0"/>
          <w:bCs/>
          <w:color w:val="auto"/>
          <w:sz w:val="22"/>
          <w:szCs w:val="22"/>
          <w:lang w:bidi="he-IL"/>
        </w:rPr>
        <w:t xml:space="preserve">authorized, </w:t>
      </w:r>
      <w:bookmarkStart w:name="_DV_M1198" w:id="26"/>
      <w:bookmarkEnd w:id="25"/>
      <w:bookmarkEnd w:id="26"/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recorded, processed, </w:t>
      </w:r>
      <w:bookmarkStart w:name="_DV_M1199" w:id="27"/>
      <w:bookmarkEnd w:id="27"/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corrected as necessary, and transferred to the reports and other information prepared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  <w:r w:rsidR="00DE4109">
        <w:rPr>
          <w:rFonts w:ascii="Times New Roman" w:hAnsi="Times New Roman" w:eastAsia="STKaiti" w:cs="Times New Roman"/>
          <w:sz w:val="22"/>
          <w:szCs w:val="22"/>
          <w:vertAlign w:val="superscript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for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</w:rPr>
        <w:t>user entities of the System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. </w:t>
      </w:r>
    </w:p>
    <w:p w:rsidRPr="009113BB" w:rsidR="007D1794" w:rsidP="001D08AB" w:rsidRDefault="007D1794" w14:paraId="7C480B3C" w14:textId="70BD172E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200" w:id="28"/>
      <w:bookmarkStart w:name="_DV_M1201" w:id="29"/>
      <w:bookmarkEnd w:id="28"/>
      <w:bookmarkEnd w:id="29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The information used in the performance of the procedures 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including, if applicable, related accounting records, whether electronic or manual,]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and supporting information</w:t>
      </w:r>
      <w:bookmarkStart w:name="_DV_C1391" w:id="30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</w:t>
      </w:r>
      <w:bookmarkStart w:name="_DV_M1203" w:id="31"/>
      <w:bookmarkStart w:name="_DV_C1393" w:id="32"/>
      <w:bookmarkEnd w:id="30"/>
      <w:bookmarkEnd w:id="31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involved in </w:t>
      </w:r>
      <w:r w:rsidRPr="009113BB">
        <w:rPr>
          <w:rStyle w:val="DeltaViewInsertion"/>
          <w:rFonts w:ascii="Times New Roman" w:hAnsi="Times New Roman" w:eastAsia="STKaiti" w:cs="Times New Roman"/>
          <w:b w:val="0"/>
          <w:bCs/>
          <w:color w:val="auto"/>
          <w:sz w:val="22"/>
          <w:szCs w:val="22"/>
          <w:lang w:bidi="he-IL"/>
        </w:rPr>
        <w:t>initiating, authorizing, recording, processing and report</w:t>
      </w:r>
      <w:bookmarkStart w:name="_DV_M1204" w:id="33"/>
      <w:bookmarkEnd w:id="32"/>
      <w:bookmarkEnd w:id="33"/>
      <w:r w:rsidRPr="009113BB">
        <w:rPr>
          <w:rStyle w:val="DeltaViewInsertion"/>
          <w:rFonts w:ascii="Times New Roman" w:hAnsi="Times New Roman" w:eastAsia="STKaiti" w:cs="Times New Roman"/>
          <w:b w:val="0"/>
          <w:bCs/>
          <w:color w:val="auto"/>
          <w:sz w:val="22"/>
          <w:szCs w:val="22"/>
          <w:lang w:bidi="he-IL"/>
        </w:rPr>
        <w:t>ing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 transactions</w:t>
      </w:r>
      <w:r w:rsidRPr="009113BB" w:rsidR="00DB4488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]</w:t>
      </w:r>
      <w:r w:rsidRPr="00A456AF" w:rsidR="00DB4488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;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this includes the correction of incorrect information and how information is transferred to the reports prepared for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</w:rPr>
        <w:t>user entities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.</w:t>
      </w:r>
      <w:bookmarkStart w:name="_DV_M1206" w:id="34"/>
      <w:bookmarkEnd w:id="34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</w:t>
      </w:r>
    </w:p>
    <w:p w:rsidRPr="009113BB" w:rsidR="007D1794" w:rsidP="001D08AB" w:rsidRDefault="007D1794" w14:paraId="2C010245" w14:textId="14B5545B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208" w:id="35"/>
      <w:bookmarkEnd w:id="35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How the System captures and addresses significant events and conditions[</w:t>
      </w:r>
      <w:r w:rsidRPr="00712B23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,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other than transactions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]. </w:t>
      </w:r>
      <w:bookmarkStart w:name="_DV_M1210" w:id="36"/>
      <w:bookmarkEnd w:id="36"/>
    </w:p>
    <w:p w:rsidR="007D1794" w:rsidP="001D08AB" w:rsidRDefault="007D1794" w14:paraId="567F4E73" w14:textId="2368D8DE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11" w:id="37"/>
      <w:bookmarkEnd w:id="37"/>
      <w:r w:rsidRPr="009113BB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 process used to prepare reports and other information for user entities.</w:t>
      </w:r>
      <w:bookmarkStart w:name="_DV_M1212" w:id="38"/>
      <w:bookmarkEnd w:id="38"/>
    </w:p>
    <w:p w:rsidRPr="009113BB" w:rsidR="00922251" w:rsidP="00C2547C" w:rsidRDefault="00826DC2" w14:paraId="12427B05" w14:textId="6038AF21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826DC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Services performed by a subservice organization, if any, including whether the carve-out method or the inclusive method has been used in relation to them.</w:t>
      </w:r>
    </w:p>
    <w:p w:rsidRPr="009113BB" w:rsidR="007D1794" w:rsidP="001D08AB" w:rsidRDefault="007D1794" w14:paraId="7299AC26" w14:textId="20239B6A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213" w:id="39"/>
      <w:bookmarkEnd w:id="39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The specified control objectives and controls designed to achieve those objectives</w:t>
      </w:r>
      <w:commentRangeStart w:id="40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r w:rsidRPr="001D08AB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,</w:t>
      </w:r>
      <w:r w:rsidRPr="00712B23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 xml:space="preserve"> including, as applicable, complementary user entity controls assumed in the design of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 </w:t>
      </w:r>
      <w:bookmarkStart w:name="_Hlk133572039" w:id="41"/>
      <w:r w:rsidRPr="00DE4109" w:rsidR="00DE4109">
        <w:rPr>
          <w:rFonts w:ascii="Times New Roman" w:hAnsi="Times New Roman" w:eastAsia="STKaiti" w:cs="Times New Roman"/>
          <w:sz w:val="22"/>
          <w:szCs w:val="22"/>
          <w:lang w:bidi="he-IL"/>
        </w:rPr>
        <w:t>[Service organization short name]</w:t>
      </w:r>
      <w:bookmarkEnd w:id="41"/>
      <w:r w:rsidRPr="009177C2">
        <w:rPr>
          <w:rFonts w:ascii="Times New Roman" w:hAnsi="Times New Roman" w:eastAsia="STKaiti" w:cs="Times New Roman"/>
          <w:b w:val="0"/>
          <w:bCs/>
          <w:sz w:val="22"/>
          <w:szCs w:val="22"/>
          <w:lang w:bidi="he-IL"/>
        </w:rPr>
        <w:t>’s controls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].</w:t>
      </w:r>
      <w:commentRangeEnd w:id="40"/>
      <w:r w:rsidRPr="009113BB" w:rsidR="00C77E77">
        <w:rPr>
          <w:rStyle w:val="CommentReference"/>
          <w:rFonts w:ascii="Times New Roman" w:hAnsi="Times New Roman" w:eastAsia="STKaiti" w:cs="Times New Roman"/>
          <w:sz w:val="22"/>
          <w:szCs w:val="22"/>
        </w:rPr>
        <w:commentReference w:id="40"/>
      </w:r>
    </w:p>
    <w:p w:rsidRPr="009113BB" w:rsidR="007D1794" w:rsidP="001D08AB" w:rsidRDefault="007D1794" w14:paraId="75DA233B" w14:textId="1EE69949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215" w:id="43"/>
      <w:bookmarkEnd w:id="43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Other aspects of our control environment, risk assessment process, information </w:t>
      </w:r>
      <w:bookmarkStart w:name="_DV_C1397" w:id="44"/>
      <w:r w:rsidRPr="009113BB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>and communication</w:t>
      </w:r>
      <w:r w:rsidR="0024624C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>s</w:t>
      </w:r>
      <w:bookmarkStart w:name="_DV_M1217" w:id="45"/>
      <w:bookmarkEnd w:id="44"/>
      <w:bookmarkEnd w:id="45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(including the related business processes), control activities, and monitoring activities that are relevant to the services provided[</w:t>
      </w:r>
      <w:r w:rsidRPr="00A456AF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>,</w:t>
      </w:r>
      <w:r w:rsidRPr="00A456AF">
        <w:rPr>
          <w:rFonts w:ascii="Times New Roman" w:hAnsi="Times New Roman" w:eastAsia="STKaiti" w:cs="Times New Roman"/>
          <w:sz w:val="22"/>
          <w:szCs w:val="22"/>
          <w:u w:val="single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  <w:lang w:bidi="he-IL"/>
        </w:rPr>
        <w:t xml:space="preserve">including processing and reporting transactions of </w:t>
      </w:r>
      <w:r w:rsidRPr="009113BB">
        <w:rPr>
          <w:rFonts w:ascii="Times New Roman" w:hAnsi="Times New Roman" w:eastAsia="STKaiti" w:cs="Times New Roman"/>
          <w:b w:val="0"/>
          <w:bCs/>
          <w:sz w:val="22"/>
          <w:szCs w:val="22"/>
          <w:u w:val="single"/>
        </w:rPr>
        <w:t>user entities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].</w:t>
      </w:r>
      <w:bookmarkStart w:name="_DV_M1218" w:id="46"/>
      <w:bookmarkEnd w:id="46"/>
    </w:p>
    <w:p w:rsidRPr="009113BB" w:rsidR="007D1794" w:rsidP="009113BB" w:rsidRDefault="007D1794" w14:paraId="4C8693A8" w14:textId="77777777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  <w:lang w:bidi="he-IL"/>
        </w:rPr>
      </w:pPr>
    </w:p>
    <w:p w:rsidRPr="00A456AF" w:rsidR="007D1794" w:rsidP="00A456AF" w:rsidRDefault="007D1794" w14:paraId="61DB6C5F" w14:textId="2F1596FB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69" w:hanging="360"/>
        <w:jc w:val="both"/>
        <w:rPr>
          <w:rFonts w:ascii="Times New Roman" w:hAnsi="Times New Roman" w:eastAsia="STKaiti" w:cs="Times New Roman"/>
          <w:spacing w:val="-2"/>
          <w:sz w:val="22"/>
          <w:szCs w:val="22"/>
        </w:rPr>
      </w:pP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(2)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ab/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Does not omit or distort information relevant to the System</w:t>
      </w:r>
      <w:commentRangeStart w:id="47"/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[</w:t>
      </w:r>
      <w:r w:rsidRPr="001D08AB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, </w:t>
      </w:r>
      <w:r w:rsidRPr="00712B23">
        <w:rPr>
          <w:rFonts w:ascii="Times New Roman" w:hAnsi="Times New Roman" w:eastAsia="STKaiti" w:cs="Times New Roman"/>
          <w:sz w:val="22"/>
          <w:szCs w:val="22"/>
        </w:rPr>
        <w:t xml:space="preserve">while acknowledging that the Description is prepared to meet the common needs of a broad range of user entities of the System and </w:t>
      </w:r>
      <w:r w:rsidRPr="00712B23">
        <w:rPr>
          <w:rFonts w:ascii="Times New Roman" w:hAnsi="Times New Roman" w:eastAsia="STKaiti" w:cs="Times New Roman"/>
          <w:sz w:val="22"/>
          <w:szCs w:val="22"/>
          <w:lang w:bidi="he-IL"/>
        </w:rPr>
        <w:t>their</w:t>
      </w:r>
      <w:r w:rsidRPr="00712B23">
        <w:rPr>
          <w:rFonts w:ascii="Times New Roman" w:hAnsi="Times New Roman" w:eastAsia="STKaiti" w:cs="Times New Roman"/>
          <w:sz w:val="22"/>
          <w:szCs w:val="22"/>
        </w:rPr>
        <w:t xml:space="preserve"> user auditors, and may not, therefore, include </w:t>
      </w:r>
      <w:bookmarkStart w:name="_DV_M1220" w:id="48"/>
      <w:bookmarkEnd w:id="48"/>
      <w:r w:rsidRPr="00712B23">
        <w:rPr>
          <w:rFonts w:ascii="Times New Roman" w:hAnsi="Times New Roman" w:eastAsia="STKaiti" w:cs="Times New Roman"/>
          <w:sz w:val="22"/>
          <w:szCs w:val="22"/>
        </w:rPr>
        <w:t>every aspect of the System that each individual user entity of the System and its user</w:t>
      </w:r>
      <w:r w:rsidRPr="00712B23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 </w:t>
      </w:r>
      <w:r w:rsidRPr="00712B23">
        <w:rPr>
          <w:rFonts w:ascii="Times New Roman" w:hAnsi="Times New Roman" w:eastAsia="STKaiti" w:cs="Times New Roman"/>
          <w:sz w:val="22"/>
          <w:szCs w:val="22"/>
        </w:rPr>
        <w:t>auditor may consider important in the user entity’s own particular environment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].</w:t>
      </w:r>
      <w:commentRangeEnd w:id="47"/>
      <w:r w:rsidRPr="009113BB" w:rsidR="00C77E77">
        <w:rPr>
          <w:rStyle w:val="CommentReference"/>
          <w:rFonts w:ascii="Times New Roman" w:hAnsi="Times New Roman" w:eastAsia="STKaiti" w:cs="Times New Roman"/>
          <w:b/>
          <w:sz w:val="22"/>
          <w:szCs w:val="22"/>
          <w:lang w:val="en-US" w:eastAsia="en-US"/>
        </w:rPr>
        <w:commentReference w:id="47"/>
      </w:r>
      <w:r w:rsidRPr="009113BB">
        <w:rPr>
          <w:rFonts w:ascii="Times New Roman" w:hAnsi="Times New Roman" w:eastAsia="STKaiti" w:cs="Times New Roman"/>
          <w:b/>
          <w:sz w:val="22"/>
          <w:szCs w:val="22"/>
          <w:vertAlign w:val="superscript"/>
          <w:lang w:bidi="he-IL"/>
        </w:rPr>
        <w:t xml:space="preserve"> </w:t>
      </w:r>
    </w:p>
    <w:p w:rsidRPr="009113BB" w:rsidR="007D1794" w:rsidP="009113BB" w:rsidRDefault="007D1794" w14:paraId="39D95845" w14:textId="77777777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jc w:val="both"/>
        <w:rPr>
          <w:rFonts w:ascii="Times New Roman" w:hAnsi="Times New Roman" w:eastAsia="STKaiti" w:cs="Times New Roman"/>
          <w:spacing w:val="-2"/>
          <w:sz w:val="22"/>
          <w:szCs w:val="22"/>
        </w:rPr>
      </w:pPr>
      <w:bookmarkStart w:name="_DV_M1222" w:id="49"/>
      <w:bookmarkEnd w:id="49"/>
    </w:p>
    <w:p w:rsidRPr="009113BB" w:rsidR="007D1794" w:rsidP="00A456AF" w:rsidRDefault="007D1794" w14:paraId="621C2E26" w14:textId="28F9EBA6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649"/>
        <w:jc w:val="both"/>
        <w:rPr>
          <w:rFonts w:ascii="Times New Roman" w:hAnsi="Times New Roman" w:eastAsia="STKaiti" w:cs="Times New Roman"/>
          <w:spacing w:val="-2"/>
          <w:sz w:val="22"/>
          <w:szCs w:val="22"/>
        </w:rPr>
      </w:pPr>
      <w:bookmarkStart w:name="_DV_M1223" w:id="50"/>
      <w:bookmarkEnd w:id="50"/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The controls related to the control objectives stated in the Description were suitably designed as of [</w:t>
      </w:r>
      <w:r w:rsidRPr="009113BB">
        <w:rPr>
          <w:rFonts w:ascii="Times New Roman" w:hAnsi="Times New Roman" w:eastAsia="STKaiti" w:cs="Times New Roman"/>
          <w:b/>
          <w:sz w:val="22"/>
          <w:szCs w:val="22"/>
          <w:lang w:bidi="he-IL"/>
        </w:rPr>
        <w:t>date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] to achieve those control objectives</w:t>
      </w:r>
      <w:commentRangeStart w:id="51"/>
      <w:r w:rsidRPr="00712B23">
        <w:rPr>
          <w:rFonts w:ascii="Times New Roman" w:hAnsi="Times New Roman" w:eastAsia="STKaiti" w:cs="Times New Roman"/>
          <w:sz w:val="22"/>
          <w:szCs w:val="22"/>
          <w:lang w:bidi="he-IL"/>
        </w:rPr>
        <w:t>[, if user entities applied the complementary user entity controls assumed in the design of</w:t>
      </w:r>
      <w:r w:rsidRPr="00A456AF">
        <w:rPr>
          <w:rFonts w:ascii="Times New Roman" w:hAnsi="Times New Roman" w:eastAsia="STKaiti" w:cs="Times New Roman"/>
          <w:b/>
          <w:bCs/>
          <w:sz w:val="22"/>
          <w:szCs w:val="22"/>
          <w:lang w:bidi="he-IL"/>
        </w:rPr>
        <w:t xml:space="preserve"> </w:t>
      </w:r>
      <w:r w:rsidRPr="00A456AF">
        <w:rPr>
          <w:rFonts w:ascii="Times New Roman" w:hAnsi="Times New Roman" w:eastAsia="STKaiti" w:cs="Times New Roman"/>
          <w:sz w:val="22"/>
          <w:szCs w:val="22"/>
          <w:lang w:bidi="he-IL"/>
        </w:rPr>
        <w:t>[</w:t>
      </w:r>
      <w:r w:rsidRPr="00A456AF">
        <w:rPr>
          <w:rFonts w:ascii="Times New Roman" w:hAnsi="Times New Roman" w:eastAsia="STKaiti" w:cs="Times New Roman"/>
          <w:b/>
          <w:bCs/>
          <w:sz w:val="22"/>
          <w:szCs w:val="22"/>
          <w:lang w:bidi="he-IL"/>
        </w:rPr>
        <w:t xml:space="preserve">Service organization </w:t>
      </w:r>
      <w:r w:rsidRPr="00A456AF" w:rsidR="000704B5">
        <w:rPr>
          <w:rFonts w:ascii="Times New Roman" w:hAnsi="Times New Roman" w:eastAsia="STKaiti" w:cs="Times New Roman"/>
          <w:b/>
          <w:bCs/>
          <w:sz w:val="22"/>
          <w:szCs w:val="22"/>
          <w:lang w:bidi="he-IL"/>
        </w:rPr>
        <w:t>short n</w:t>
      </w:r>
      <w:r w:rsidRPr="00A456AF">
        <w:rPr>
          <w:rFonts w:ascii="Times New Roman" w:hAnsi="Times New Roman" w:eastAsia="STKaiti" w:cs="Times New Roman"/>
          <w:b/>
          <w:bCs/>
          <w:sz w:val="22"/>
          <w:szCs w:val="22"/>
          <w:lang w:bidi="he-IL"/>
        </w:rPr>
        <w:t>ame</w:t>
      </w:r>
      <w:r w:rsidRPr="00A456AF">
        <w:rPr>
          <w:rFonts w:ascii="Times New Roman" w:hAnsi="Times New Roman" w:eastAsia="STKaiti" w:cs="Times New Roman"/>
          <w:sz w:val="22"/>
          <w:szCs w:val="22"/>
          <w:lang w:bidi="he-IL"/>
        </w:rPr>
        <w:t>]</w:t>
      </w:r>
      <w:r w:rsidRPr="00712B23">
        <w:rPr>
          <w:rFonts w:ascii="Times New Roman" w:hAnsi="Times New Roman" w:eastAsia="STKaiti" w:cs="Times New Roman"/>
          <w:sz w:val="22"/>
          <w:szCs w:val="22"/>
          <w:lang w:bidi="he-IL"/>
        </w:rPr>
        <w:t>’s controls as of</w:t>
      </w:r>
      <w:r w:rsidRPr="00A456AF">
        <w:rPr>
          <w:rFonts w:ascii="Times New Roman" w:hAnsi="Times New Roman" w:eastAsia="STKaiti" w:cs="Times New Roman"/>
          <w:sz w:val="22"/>
          <w:szCs w:val="22"/>
          <w:lang w:bidi="he-IL"/>
        </w:rPr>
        <w:t xml:space="preserve"> [</w:t>
      </w:r>
      <w:r w:rsidRPr="00A456AF">
        <w:rPr>
          <w:rFonts w:ascii="Times New Roman" w:hAnsi="Times New Roman" w:eastAsia="STKaiti" w:cs="Times New Roman"/>
          <w:b/>
          <w:bCs/>
          <w:sz w:val="22"/>
          <w:szCs w:val="22"/>
          <w:lang w:bidi="he-IL"/>
        </w:rPr>
        <w:t>date</w:t>
      </w:r>
      <w:r w:rsidRPr="00A456AF">
        <w:rPr>
          <w:rFonts w:ascii="Times New Roman" w:hAnsi="Times New Roman" w:eastAsia="STKaiti" w:cs="Times New Roman"/>
          <w:sz w:val="22"/>
          <w:szCs w:val="22"/>
          <w:lang w:bidi="he-IL"/>
        </w:rPr>
        <w:t>]]</w:t>
      </w:r>
      <w:commentRangeEnd w:id="51"/>
      <w:r w:rsidRPr="00A456AF" w:rsidR="00D9767B">
        <w:rPr>
          <w:rStyle w:val="CommentReference"/>
          <w:rFonts w:ascii="Times New Roman" w:hAnsi="Times New Roman" w:eastAsia="STKaiti" w:cs="Times New Roman"/>
          <w:sz w:val="22"/>
          <w:szCs w:val="22"/>
          <w:lang w:val="en-US" w:eastAsia="en-US"/>
        </w:rPr>
        <w:commentReference w:id="51"/>
      </w:r>
      <w:r w:rsidRPr="00A456AF" w:rsidR="005B355F">
        <w:rPr>
          <w:rFonts w:ascii="Times New Roman" w:hAnsi="Times New Roman" w:eastAsia="STKaiti" w:cs="Times New Roman"/>
          <w:sz w:val="22"/>
          <w:szCs w:val="22"/>
          <w:lang w:bidi="he-IL"/>
        </w:rPr>
        <w:t>.</w:t>
      </w:r>
      <w:r w:rsidRPr="009113BB">
        <w:rPr>
          <w:rFonts w:ascii="Times New Roman" w:hAnsi="Times New Roman" w:eastAsia="STKaiti" w:cs="Times New Roman"/>
          <w:b/>
          <w:sz w:val="22"/>
          <w:szCs w:val="22"/>
          <w:vertAlign w:val="superscript"/>
          <w:lang w:bidi="he-IL"/>
        </w:rPr>
        <w:t xml:space="preserve"> </w:t>
      </w:r>
      <w:r w:rsidRPr="009113BB">
        <w:rPr>
          <w:rFonts w:ascii="Times New Roman" w:hAnsi="Times New Roman" w:eastAsia="STKaiti" w:cs="Times New Roman"/>
          <w:sz w:val="22"/>
          <w:szCs w:val="22"/>
          <w:lang w:bidi="he-IL"/>
        </w:rPr>
        <w:t>The criteria we used in making this assertion were that</w:t>
      </w:r>
      <w:r w:rsidR="00A456AF">
        <w:rPr>
          <w:rFonts w:ascii="Times New Roman" w:hAnsi="Times New Roman" w:eastAsia="STKaiti" w:cs="Times New Roman"/>
          <w:sz w:val="22"/>
          <w:szCs w:val="22"/>
          <w:lang w:bidi="he-IL"/>
        </w:rPr>
        <w:t>:</w:t>
      </w:r>
    </w:p>
    <w:p w:rsidRPr="009113BB" w:rsidR="007D1794" w:rsidP="009113BB" w:rsidRDefault="007D1794" w14:paraId="6E2354E6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</w:pPr>
      <w:bookmarkStart w:name="_DV_M1224" w:id="52"/>
      <w:bookmarkEnd w:id="52"/>
      <w:r w:rsidRPr="009113BB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ab/>
      </w:r>
    </w:p>
    <w:p w:rsidRPr="009113BB" w:rsidR="007D1794" w:rsidP="00A456AF" w:rsidRDefault="007D1794" w14:paraId="5C7CE760" w14:textId="5A420FCD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69" w:hanging="36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</w:pPr>
      <w:r w:rsidRPr="009113BB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>(1)</w:t>
      </w:r>
      <w:bookmarkStart w:name="_DV_M1225" w:id="53"/>
      <w:bookmarkEnd w:id="53"/>
      <w:r w:rsidRPr="009113BB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 xml:space="preserve"> The risks that threaten the achievement of the control objectives stated in the Description have been identified by management of the </w:t>
      </w:r>
      <w:r w:rsidR="00A456AF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>S</w:t>
      </w:r>
      <w:r w:rsidRPr="009113BB" w:rsidR="00A456AF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 xml:space="preserve">ervice </w:t>
      </w:r>
      <w:r w:rsidR="00A456AF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>O</w:t>
      </w:r>
      <w:r w:rsidRPr="009113BB" w:rsidR="00A456AF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>rganization</w:t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val="en-AU" w:eastAsia="en-GB" w:bidi="he-IL"/>
        </w:rPr>
        <w:t xml:space="preserve">. </w:t>
      </w:r>
    </w:p>
    <w:p w:rsidRPr="009113BB" w:rsidR="007D1794" w:rsidP="009113BB" w:rsidRDefault="007D1794" w14:paraId="3EC53666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7D1794" w:rsidP="00A456AF" w:rsidRDefault="007D1794" w14:paraId="2EC4CFCE" w14:textId="03485DCA">
      <w:pPr>
        <w:widowControl w:val="0"/>
        <w:tabs>
          <w:tab w:val="left" w:pos="360"/>
          <w:tab w:val="left" w:pos="720"/>
          <w:tab w:val="left" w:pos="750"/>
        </w:tabs>
        <w:snapToGrid w:val="0"/>
        <w:spacing w:line="276" w:lineRule="auto"/>
        <w:ind w:left="1069" w:hanging="360"/>
        <w:jc w:val="both"/>
        <w:textAlignment w:val="baseline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  <w:bookmarkStart w:name="_DV_M1227" w:id="54"/>
      <w:bookmarkEnd w:id="54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ab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(2) The controls identified in the Description would, if operating </w:t>
      </w:r>
      <w:ins w:author="Stella TY Shen" w:date="2023-11-29T17:16:00Z" w:id="55">
        <w:r w:rsidRPr="00627F27" w:rsidR="00627F27">
          <w:rPr>
            <w:rFonts w:ascii="Times New Roman" w:hAnsi="Times New Roman" w:eastAsia="STKaiti" w:cs="Times New Roman"/>
            <w:b w:val="0"/>
            <w:sz w:val="22"/>
            <w:szCs w:val="22"/>
            <w:lang w:bidi="he-IL"/>
            <w:rPrChange w:author="Stella TY Shen" w:date="2023-11-29T17:16:00Z" w:id="56">
              <w:rPr>
                <w:rFonts w:ascii="Times New Roman" w:hAnsi="Times New Roman" w:cs="Times New Roman"/>
              </w:rPr>
            </w:rPrChange>
          </w:rPr>
          <w:t>effectively</w:t>
        </w:r>
      </w:ins>
      <w:del w:author="Stella TY Shen" w:date="2023-11-29T17:16:00Z" w:id="57">
        <w:r w:rsidRPr="009113BB" w:rsidDel="00627F27">
          <w:rPr>
            <w:rFonts w:ascii="Times New Roman" w:hAnsi="Times New Roman" w:eastAsia="STKaiti" w:cs="Times New Roman"/>
            <w:b w:val="0"/>
            <w:sz w:val="22"/>
            <w:szCs w:val="22"/>
            <w:lang w:bidi="he-IL"/>
          </w:rPr>
          <w:delText>as described</w:delText>
        </w:r>
      </w:del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, provide reasonable assurance that those risks </w:t>
      </w:r>
      <w:bookmarkStart w:name="_DV_C1401" w:id="58"/>
      <w:r w:rsidRPr="009113BB">
        <w:rPr>
          <w:rStyle w:val="DeltaViewInsertion"/>
          <w:rFonts w:ascii="Times New Roman" w:hAnsi="Times New Roman" w:eastAsia="STKaiti" w:cs="Times New Roman"/>
          <w:b w:val="0"/>
          <w:color w:val="auto"/>
          <w:sz w:val="22"/>
          <w:szCs w:val="22"/>
          <w:u w:val="none"/>
          <w:lang w:bidi="he-IL"/>
        </w:rPr>
        <w:t>would</w:t>
      </w:r>
      <w:bookmarkStart w:name="_DV_M1230" w:id="59"/>
      <w:bookmarkEnd w:id="58"/>
      <w:bookmarkEnd w:id="59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 xml:space="preserve"> not prevent the control objectives stated in the Description from being achieved.</w:t>
      </w:r>
      <w:bookmarkStart w:name="_DV_M1231" w:id="60"/>
      <w:bookmarkEnd w:id="60"/>
    </w:p>
    <w:p w:rsidRPr="009113BB" w:rsidR="007D1794" w:rsidP="009113BB" w:rsidRDefault="007D1794" w14:paraId="4F64E920" w14:textId="3A397EA8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8F5CFA" w:rsidP="009113BB" w:rsidRDefault="008F5CFA" w14:paraId="4ABCC1A1" w14:textId="2D01758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8F5CFA" w:rsidP="009113BB" w:rsidRDefault="008F5CFA" w14:paraId="2C07188F" w14:textId="2745EF3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8F5CFA" w:rsidP="009113BB" w:rsidRDefault="008F5CFA" w14:paraId="40F776A3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</w:pPr>
    </w:p>
    <w:p w:rsidRPr="009113BB" w:rsidR="00A34E0E" w:rsidP="006B0DAF" w:rsidRDefault="007D1794" w14:paraId="2B9BF8DE" w14:textId="6807F92C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STKaiti" w:cs="Times New Roman"/>
          <w:sz w:val="22"/>
          <w:szCs w:val="22"/>
        </w:rPr>
      </w:pPr>
      <w:commentRangeStart w:id="61"/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[</w:t>
      </w:r>
      <w:bookmarkStart w:name="_Hlk98855313" w:id="62"/>
      <w:r w:rsidRPr="009113BB" w:rsidR="00FA1FCA">
        <w:rPr>
          <w:rFonts w:ascii="Times New Roman" w:hAnsi="Times New Roman" w:eastAsia="STKaiti" w:cs="Times New Roman"/>
          <w:sz w:val="22"/>
          <w:szCs w:val="22"/>
          <w:lang w:bidi="he-IL"/>
        </w:rPr>
        <w:t>Service organization name</w:t>
      </w:r>
      <w:bookmarkEnd w:id="62"/>
      <w:commentRangeEnd w:id="61"/>
      <w:r w:rsidRPr="009113BB" w:rsidR="00B845D7">
        <w:rPr>
          <w:rStyle w:val="CommentReference"/>
          <w:rFonts w:ascii="Times New Roman" w:hAnsi="Times New Roman" w:eastAsia="STKaiti" w:cs="Times New Roman"/>
          <w:sz w:val="22"/>
          <w:szCs w:val="22"/>
        </w:rPr>
        <w:commentReference w:id="61"/>
      </w:r>
      <w:r w:rsidRPr="009113BB">
        <w:rPr>
          <w:rFonts w:ascii="Times New Roman" w:hAnsi="Times New Roman" w:eastAsia="STKaiti" w:cs="Times New Roman"/>
          <w:b w:val="0"/>
          <w:sz w:val="22"/>
          <w:szCs w:val="22"/>
          <w:lang w:bidi="he-IL"/>
        </w:rPr>
        <w:t>]</w:t>
      </w:r>
    </w:p>
    <w:sectPr w:rsidRPr="009113BB" w:rsidR="00A34E0E" w:rsidSect="007D1794">
      <w:pgSz w:w="11906" w:h="16838" w:orient="portrait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XJ" w:author="Jessy X Jiang" w:date="2022-03-23T22:14:00Z" w:id="2">
    <w:p w:rsidRPr="005E5EC2" w:rsidR="00FD0FAB" w:rsidRDefault="00FD0FAB" w14:paraId="3C81C7B9" w14:textId="1021900A">
      <w:pPr>
        <w:pStyle w:val="CommentText"/>
        <w:rPr>
          <w:rFonts w:ascii="Times New Roman" w:hAnsi="Times New Roman" w:eastAsia="黑体" w:cs="Times New Roman"/>
          <w:b w:val="0"/>
          <w:bCs/>
          <w:sz w:val="22"/>
        </w:rPr>
      </w:pPr>
      <w:r>
        <w:rPr>
          <w:rStyle w:val="CommentReference"/>
        </w:rPr>
        <w:annotationRef/>
      </w:r>
      <w:bookmarkStart w:name="_Hlk98854660" w:id="3"/>
      <w:r w:rsidRPr="00D80536" w:rsidR="00511E2E">
        <w:rPr>
          <w:rFonts w:ascii="Times New Roman" w:hAnsi="Times New Roman" w:eastAsia="黑体" w:cs="Times New Roman"/>
          <w:b w:val="0"/>
          <w:bCs/>
          <w:sz w:val="22"/>
        </w:rPr>
        <w:t>注：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如果客户业务或者系统涉及处理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transaction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，则保留全文下划线为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processing user entity transaction</w:t>
      </w:r>
      <w:r w:rsidRPr="005E5EC2" w:rsidR="00AE2F6C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的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相关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wording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，如无需要，则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delete</w:t>
      </w:r>
      <w:bookmarkEnd w:id="3"/>
      <w:r w:rsidR="00D80536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；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同时这里</w:t>
      </w:r>
      <w:r w:rsidRPr="005E5EC2" w:rsidR="00511E2E">
        <w:rPr>
          <w:rFonts w:ascii="Times New Roman" w:hAnsi="Times New Roman" w:eastAsia="黑体" w:cs="Times New Roman"/>
          <w:b w:val="0"/>
          <w:bCs/>
          <w:sz w:val="22"/>
        </w:rPr>
        <w:t>customize “identification of the function performed by the system”</w:t>
      </w:r>
    </w:p>
  </w:comment>
  <w:comment w:initials="JXJ" w:author="Jessy X Jiang" w:date="2022-03-23T17:46:00Z" w:id="5">
    <w:p w:rsidRPr="005E5EC2" w:rsidR="005827E5" w:rsidRDefault="005827E5" w14:paraId="310D3D51" w14:textId="3BB457BB">
      <w:pPr>
        <w:pStyle w:val="CommentText"/>
        <w:rPr>
          <w:rFonts w:ascii="Times New Roman" w:hAnsi="Times New Roman" w:eastAsia="黑体"/>
          <w:b w:val="0"/>
          <w:bCs/>
          <w:sz w:val="22"/>
        </w:rPr>
      </w:pPr>
      <w:r>
        <w:rPr>
          <w:rStyle w:val="CommentReference"/>
        </w:rPr>
        <w:annotationRef/>
      </w:r>
      <w:r w:rsidRPr="00D80536">
        <w:rPr>
          <w:rFonts w:hint="eastAsia" w:ascii="Times New Roman" w:hAnsi="Times New Roman" w:eastAsia="黑体" w:cs="微软雅黑"/>
          <w:b w:val="0"/>
          <w:bCs/>
          <w:sz w:val="22"/>
          <w:lang w:eastAsia="zh-CN"/>
        </w:rPr>
        <w:t>注：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如果是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single user entity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，则这里写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single user entity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的名字，并定义简称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(the “User Entity”)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，下文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user entities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都修改为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the User Entity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；同时后一句修改为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>“and its auditor who audits and reports on the User Entity’s”</w:t>
      </w:r>
    </w:p>
  </w:comment>
  <w:comment w:initials="VG" w:author="Vic Gong" w:date="2023-08-03T11:31:00Z" w:id="10">
    <w:p w:rsidRPr="00473B95" w:rsidR="0091337A" w:rsidRDefault="0091337A" w14:paraId="119CE3A7" w14:textId="64D9EE5F">
      <w:pPr>
        <w:pStyle w:val="CommentText"/>
        <w:rPr>
          <w:rFonts w:ascii="黑体" w:hAnsi="黑体" w:eastAsia="黑体"/>
          <w:b w:val="0"/>
          <w:bCs/>
          <w:lang w:eastAsia="zh-CN"/>
        </w:rPr>
      </w:pPr>
      <w:r>
        <w:rPr>
          <w:rStyle w:val="CommentReference"/>
        </w:rPr>
        <w:annotationRef/>
      </w:r>
      <w:r w:rsidRPr="00473B95">
        <w:rPr>
          <w:rFonts w:hint="eastAsia" w:ascii="黑体" w:hAnsi="黑体" w:eastAsia="黑体" w:cs="宋体"/>
          <w:b w:val="0"/>
          <w:bCs/>
          <w:lang w:eastAsia="zh-CN"/>
        </w:rPr>
        <w:t>最新的模板中</w:t>
      </w:r>
      <w:r w:rsidR="00FD7C57">
        <w:rPr>
          <w:rFonts w:hint="eastAsia" w:ascii="黑体" w:hAnsi="黑体" w:eastAsia="黑体" w:cs="宋体"/>
          <w:b w:val="0"/>
          <w:bCs/>
          <w:lang w:eastAsia="zh-CN"/>
        </w:rPr>
        <w:t>把</w:t>
      </w:r>
      <w:r w:rsidR="000C04F7">
        <w:rPr>
          <w:rFonts w:hint="eastAsia" w:ascii="黑体" w:hAnsi="黑体" w:eastAsia="黑体" w:cs="宋体"/>
          <w:b w:val="0"/>
          <w:bCs/>
          <w:lang w:eastAsia="zh-CN"/>
        </w:rPr>
        <w:t>and</w:t>
      </w:r>
      <w:r w:rsidR="000C04F7">
        <w:rPr>
          <w:rFonts w:ascii="黑体" w:hAnsi="黑体" w:eastAsia="黑体" w:cs="宋体"/>
          <w:b w:val="0"/>
          <w:bCs/>
          <w:lang w:eastAsia="zh-CN"/>
        </w:rPr>
        <w:t xml:space="preserve"> operating effectively</w:t>
      </w:r>
      <w:r w:rsidR="00941D23">
        <w:rPr>
          <w:rFonts w:hint="eastAsia" w:ascii="黑体" w:hAnsi="黑体" w:eastAsia="黑体" w:cs="宋体"/>
          <w:b w:val="0"/>
          <w:bCs/>
          <w:lang w:eastAsia="zh-CN"/>
        </w:rPr>
        <w:t>放到括号里了，即Type</w:t>
      </w:r>
      <w:r w:rsidR="00941D23">
        <w:rPr>
          <w:rFonts w:ascii="黑体" w:hAnsi="黑体" w:eastAsia="黑体" w:cs="宋体"/>
          <w:b w:val="0"/>
          <w:bCs/>
          <w:lang w:eastAsia="zh-CN"/>
        </w:rPr>
        <w:t>1</w:t>
      </w:r>
      <w:r w:rsidR="00941D23">
        <w:rPr>
          <w:rFonts w:hint="eastAsia" w:ascii="黑体" w:hAnsi="黑体" w:eastAsia="黑体" w:cs="宋体"/>
          <w:b w:val="0"/>
          <w:bCs/>
          <w:lang w:eastAsia="zh-CN"/>
        </w:rPr>
        <w:t>需要删除。但感觉不应该删除，</w:t>
      </w:r>
      <w:r w:rsidR="0067434A">
        <w:rPr>
          <w:rFonts w:hint="eastAsia" w:ascii="黑体" w:hAnsi="黑体" w:eastAsia="黑体" w:cs="宋体"/>
          <w:b w:val="0"/>
          <w:bCs/>
          <w:lang w:eastAsia="zh-CN"/>
        </w:rPr>
        <w:t>且S</w:t>
      </w:r>
      <w:r w:rsidR="0067434A">
        <w:rPr>
          <w:rFonts w:ascii="黑体" w:hAnsi="黑体" w:eastAsia="黑体" w:cs="宋体"/>
          <w:b w:val="0"/>
          <w:bCs/>
          <w:lang w:eastAsia="zh-CN"/>
        </w:rPr>
        <w:t>OC2</w:t>
      </w:r>
      <w:r w:rsidR="0067434A">
        <w:rPr>
          <w:rFonts w:hint="eastAsia" w:ascii="黑体" w:hAnsi="黑体" w:eastAsia="黑体" w:cs="宋体"/>
          <w:b w:val="0"/>
          <w:bCs/>
          <w:lang w:eastAsia="zh-CN"/>
        </w:rPr>
        <w:t>模板的对应内容也没有删除</w:t>
      </w:r>
    </w:p>
  </w:comment>
  <w:comment w:initials="VG" w:author="Vic Gong" w:date="2023-08-25T10:46:00Z" w:id="11">
    <w:p w:rsidRPr="00D30E4E" w:rsidR="00D30E4E" w:rsidRDefault="00D30E4E" w14:paraId="38AC0887" w14:textId="15C12448">
      <w:pPr>
        <w:pStyle w:val="CommentText"/>
        <w:rPr>
          <w:b w:val="0"/>
          <w:bCs/>
        </w:rPr>
      </w:pPr>
      <w:r>
        <w:rPr>
          <w:rStyle w:val="CommentReference"/>
        </w:rPr>
        <w:annotationRef/>
      </w:r>
      <w:r w:rsidRPr="00D30E4E">
        <w:rPr>
          <w:rFonts w:hint="eastAsia" w:ascii="宋体" w:hAnsi="宋体" w:eastAsia="宋体" w:cs="宋体"/>
          <w:b w:val="0"/>
          <w:bCs/>
          <w:lang w:eastAsia="zh-CN"/>
        </w:rPr>
        <w:t>根据</w:t>
      </w:r>
      <w:r>
        <w:rPr>
          <w:rFonts w:hint="eastAsia" w:ascii="宋体" w:hAnsi="宋体" w:eastAsia="宋体" w:cs="宋体"/>
          <w:b w:val="0"/>
          <w:bCs/>
          <w:lang w:eastAsia="zh-CN"/>
        </w:rPr>
        <w:t>美国人最新回复，C</w:t>
      </w:r>
      <w:r>
        <w:rPr>
          <w:rFonts w:ascii="宋体" w:hAnsi="宋体" w:eastAsia="宋体" w:cs="宋体"/>
          <w:b w:val="0"/>
          <w:bCs/>
          <w:lang w:eastAsia="zh-CN"/>
        </w:rPr>
        <w:t>UEC</w:t>
      </w:r>
      <w:r w:rsidR="00031EED">
        <w:rPr>
          <w:rFonts w:hint="eastAsia" w:ascii="宋体" w:hAnsi="宋体" w:eastAsia="宋体" w:cs="宋体"/>
          <w:b w:val="0"/>
          <w:bCs/>
          <w:lang w:eastAsia="zh-CN"/>
        </w:rPr>
        <w:t>和S</w:t>
      </w:r>
      <w:r w:rsidR="00031EED">
        <w:rPr>
          <w:rFonts w:ascii="宋体" w:hAnsi="宋体" w:eastAsia="宋体" w:cs="宋体"/>
          <w:b w:val="0"/>
          <w:bCs/>
          <w:lang w:eastAsia="zh-CN"/>
        </w:rPr>
        <w:t>SO</w:t>
      </w:r>
      <w:r w:rsidR="00031EED">
        <w:rPr>
          <w:rFonts w:hint="eastAsia" w:ascii="宋体" w:hAnsi="宋体" w:eastAsia="宋体" w:cs="宋体"/>
          <w:b w:val="0"/>
          <w:bCs/>
          <w:lang w:eastAsia="zh-CN"/>
        </w:rPr>
        <w:t>部分type</w:t>
      </w:r>
      <w:r w:rsidR="00031EED">
        <w:rPr>
          <w:rFonts w:ascii="宋体" w:hAnsi="宋体" w:eastAsia="宋体" w:cs="宋体"/>
          <w:b w:val="0"/>
          <w:bCs/>
          <w:lang w:eastAsia="zh-CN"/>
        </w:rPr>
        <w:t>1</w:t>
      </w:r>
      <w:r w:rsidR="00031EED">
        <w:rPr>
          <w:rFonts w:hint="eastAsia" w:ascii="宋体" w:hAnsi="宋体" w:eastAsia="宋体" w:cs="宋体"/>
          <w:b w:val="0"/>
          <w:bCs/>
          <w:lang w:eastAsia="zh-CN"/>
        </w:rPr>
        <w:t>都保留</w:t>
      </w:r>
      <w:r w:rsidR="00031EED">
        <w:rPr>
          <w:rFonts w:hint="eastAsia" w:ascii="黑体" w:hAnsi="黑体" w:eastAsia="黑体" w:cs="宋体"/>
          <w:b w:val="0"/>
          <w:bCs/>
          <w:lang w:eastAsia="zh-CN"/>
        </w:rPr>
        <w:t>and</w:t>
      </w:r>
      <w:r w:rsidR="00031EED">
        <w:rPr>
          <w:rFonts w:ascii="黑体" w:hAnsi="黑体" w:eastAsia="黑体" w:cs="宋体"/>
          <w:b w:val="0"/>
          <w:bCs/>
          <w:lang w:eastAsia="zh-CN"/>
        </w:rPr>
        <w:t xml:space="preserve"> operating effectively</w:t>
      </w:r>
    </w:p>
  </w:comment>
  <w:comment w:initials="SZ" w:author="Sally Zhong" w:date="2023-04-28T16:58:00Z" w:id="9">
    <w:p w:rsidR="00BA3541" w:rsidRDefault="00BA3541" w14:paraId="50769C81" w14:textId="7C1D98C3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 w:rsidRPr="005B355F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无用户补充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5E5EC2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控制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时，则</w:t>
      </w:r>
      <w:r w:rsidR="000F37E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delete</w:t>
      </w:r>
      <w:r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此段描述</w:t>
      </w:r>
    </w:p>
  </w:comment>
  <w:comment w:initials="JXJ" w:author="Jessy X Jiang" w:date="2022-03-23T11:00:00Z" w:id="40">
    <w:p w:rsidRPr="005E5EC2" w:rsidR="00C77E77" w:rsidRDefault="00C77E77" w14:paraId="75D44C12" w14:textId="5D1D212A">
      <w:pPr>
        <w:pStyle w:val="CommentText"/>
        <w:rPr>
          <w:rFonts w:ascii="Times New Roman" w:hAnsi="Times New Roman" w:eastAsia="黑体"/>
          <w:b w:val="0"/>
          <w:bCs/>
          <w:sz w:val="22"/>
          <w:szCs w:val="22"/>
          <w:lang w:eastAsia="zh-CN"/>
        </w:rPr>
      </w:pPr>
      <w:r w:rsidRPr="005E5EC2">
        <w:rPr>
          <w:rStyle w:val="CommentReference"/>
          <w:rFonts w:asciiTheme="minorHAnsi" w:hAnsiTheme="minorHAnsi" w:eastAsiaTheme="minorHAnsi"/>
          <w:sz w:val="20"/>
          <w:szCs w:val="20"/>
        </w:rPr>
        <w:annotationRef/>
      </w:r>
      <w:bookmarkStart w:name="_Hlk98933170" w:id="42"/>
      <w:r w:rsidRPr="005B355F">
        <w:rPr>
          <w:rFonts w:ascii="Times New Roman" w:hAnsi="Times New Roman" w:eastAsia="黑体" w:cs="Times New Roman"/>
          <w:b w:val="0"/>
          <w:bCs/>
          <w:sz w:val="22"/>
          <w:szCs w:val="22"/>
          <w:lang w:eastAsia="zh-CN"/>
        </w:rPr>
        <w:t>注：</w:t>
      </w:r>
      <w:r w:rsidRPr="005E5EC2">
        <w:rPr>
          <w:rFonts w:ascii="Times New Roman" w:hAnsi="Times New Roman" w:eastAsia="黑体" w:cs="Times New Roman"/>
          <w:b w:val="0"/>
          <w:bCs/>
          <w:sz w:val="22"/>
          <w:szCs w:val="22"/>
          <w:lang w:eastAsia="zh-CN"/>
        </w:rPr>
        <w:t>无用户补充</w:t>
      </w:r>
      <w:r w:rsidR="007A1E5D">
        <w:rPr>
          <w:rFonts w:hint="eastAsia" w:ascii="Times New Roman" w:hAnsi="Times New Roman" w:eastAsia="黑体" w:cs="Times New Roman"/>
          <w:b w:val="0"/>
          <w:bCs/>
          <w:sz w:val="22"/>
          <w:szCs w:val="22"/>
          <w:lang w:eastAsia="zh-CN"/>
        </w:rPr>
        <w:t>性</w:t>
      </w:r>
      <w:r w:rsidRPr="005E5EC2">
        <w:rPr>
          <w:rFonts w:ascii="Times New Roman" w:hAnsi="Times New Roman" w:eastAsia="黑体" w:cs="Times New Roman"/>
          <w:b w:val="0"/>
          <w:bCs/>
          <w:sz w:val="22"/>
          <w:szCs w:val="22"/>
          <w:lang w:eastAsia="zh-CN"/>
        </w:rPr>
        <w:t>控制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szCs w:val="22"/>
          <w:lang w:eastAsia="zh-CN"/>
        </w:rPr>
        <w:t>时，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szCs w:val="22"/>
          <w:lang w:eastAsia="zh-CN"/>
        </w:rPr>
        <w:t>delete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szCs w:val="22"/>
          <w:lang w:eastAsia="zh-CN"/>
        </w:rPr>
        <w:t>此处描述</w:t>
      </w:r>
      <w:bookmarkEnd w:id="42"/>
      <w:r w:rsidRPr="005E5EC2">
        <w:rPr>
          <w:rFonts w:hint="eastAsia" w:ascii="Times New Roman" w:hAnsi="Times New Roman" w:eastAsia="黑体" w:cs="Times New Roman"/>
          <w:b w:val="0"/>
          <w:bCs/>
          <w:sz w:val="22"/>
          <w:szCs w:val="22"/>
          <w:lang w:eastAsia="zh-CN"/>
        </w:rPr>
        <w:t xml:space="preserve"> </w:t>
      </w:r>
    </w:p>
  </w:comment>
  <w:comment w:initials="JXJ" w:author="Jessy X Jiang" w:date="2022-03-23T11:01:00Z" w:id="47">
    <w:p w:rsidRPr="005E5EC2" w:rsidR="00C77E77" w:rsidRDefault="00C77E77" w14:paraId="365B4D05" w14:textId="7C820C2E">
      <w:pPr>
        <w:pStyle w:val="CommentText"/>
        <w:rPr>
          <w:rFonts w:ascii="Times New Roman" w:hAnsi="Times New Roman" w:eastAsia="黑体" w:cs="Times New Roman"/>
          <w:b w:val="0"/>
          <w:bCs/>
          <w:sz w:val="22"/>
        </w:rPr>
      </w:pPr>
      <w:r w:rsidRPr="00A041EA">
        <w:rPr>
          <w:rStyle w:val="CommentReference"/>
          <w:rFonts w:asciiTheme="minorHAnsi" w:hAnsiTheme="minorHAnsi" w:eastAsiaTheme="minorHAnsi"/>
        </w:rPr>
        <w:annotationRef/>
      </w:r>
      <w:r w:rsidRPr="00A041EA">
        <w:rPr>
          <w:rStyle w:val="CommentReference"/>
          <w:rFonts w:asciiTheme="minorHAnsi" w:hAnsiTheme="minorHAnsi" w:eastAsiaTheme="minorHAnsi"/>
        </w:rPr>
        <w:annotationRef/>
      </w:r>
      <w:r w:rsidRPr="005B355F">
        <w:rPr>
          <w:rFonts w:hint="eastAsia" w:ascii="Times New Roman" w:hAnsi="Times New Roman" w:eastAsia="黑体" w:cs="Times New Roman"/>
          <w:b w:val="0"/>
          <w:bCs/>
          <w:sz w:val="22"/>
        </w:rPr>
        <w:t>注：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single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 xml:space="preserve"> 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user</w:t>
      </w:r>
      <w:r w:rsidRPr="005E5EC2">
        <w:rPr>
          <w:rFonts w:ascii="Times New Roman" w:hAnsi="Times New Roman" w:eastAsia="黑体" w:cs="Times New Roman"/>
          <w:b w:val="0"/>
          <w:bCs/>
          <w:sz w:val="22"/>
        </w:rPr>
        <w:t xml:space="preserve"> 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entity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时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delete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</w:rPr>
        <w:t>此处描述</w:t>
      </w:r>
    </w:p>
  </w:comment>
  <w:comment w:initials="JXJ" w:author="Jessy X Jiang" w:date="2022-03-24T08:07:00Z" w:id="51">
    <w:p w:rsidRPr="005E5EC2" w:rsidR="00D9767B" w:rsidRDefault="00D9767B" w14:paraId="210A1A39" w14:textId="3465878B">
      <w:pPr>
        <w:pStyle w:val="CommentText"/>
        <w:rPr>
          <w:rFonts w:ascii="Times New Roman" w:hAnsi="Times New Roman" w:eastAsia="黑体"/>
          <w:b w:val="0"/>
          <w:bCs/>
          <w:sz w:val="22"/>
          <w:lang w:eastAsia="zh-CN"/>
        </w:rPr>
      </w:pPr>
      <w:r w:rsidRPr="00A041EA">
        <w:rPr>
          <w:rStyle w:val="CommentReference"/>
          <w:rFonts w:asciiTheme="minorHAnsi" w:hAnsiTheme="minorHAnsi" w:eastAsiaTheme="minorHAnsi"/>
        </w:rPr>
        <w:annotationRef/>
      </w:r>
      <w:r w:rsidRPr="005B355F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无用户补充</w:t>
      </w:r>
      <w:r w:rsidR="00BA3541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性</w:t>
      </w:r>
      <w:r w:rsidRPr="005E5EC2">
        <w:rPr>
          <w:rFonts w:ascii="Times New Roman" w:hAnsi="Times New Roman" w:eastAsia="黑体" w:cs="Times New Roman"/>
          <w:b w:val="0"/>
          <w:bCs/>
          <w:sz w:val="22"/>
          <w:lang w:eastAsia="zh-CN"/>
        </w:rPr>
        <w:t>控制</w:t>
      </w:r>
      <w:r w:rsidRPr="005E5EC2" w:rsidR="00702150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时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，则</w:t>
      </w:r>
      <w:r w:rsidR="000F37E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相应</w:t>
      </w:r>
      <w:r w:rsidR="000F37EA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delete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有关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wording</w:t>
      </w:r>
    </w:p>
  </w:comment>
  <w:comment w:initials="NHJ" w:author="Nicole H Jin" w:date="2022-03-24T09:00:00Z" w:id="61">
    <w:p w:rsidRPr="005E5EC2" w:rsidR="00B845D7" w:rsidRDefault="00B845D7" w14:paraId="441E3185" w14:textId="5E7CDBD0">
      <w:pPr>
        <w:pStyle w:val="CommentText"/>
        <w:rPr>
          <w:rFonts w:ascii="Times New Roman" w:hAnsi="Times New Roman" w:eastAsia="黑体"/>
          <w:sz w:val="22"/>
          <w:lang w:eastAsia="zh-CN"/>
        </w:rPr>
      </w:pPr>
      <w:r>
        <w:rPr>
          <w:rStyle w:val="CommentReference"/>
        </w:rPr>
        <w:annotationRef/>
      </w:r>
      <w:bookmarkStart w:name="_Hlk98875222" w:id="63"/>
      <w:r w:rsidRPr="005E5EC2">
        <w:rPr>
          <w:rFonts w:hint="eastAsia" w:ascii="Times New Roman" w:hAnsi="Times New Roman" w:eastAsia="黑体" w:cs="Times New Roman"/>
          <w:sz w:val="22"/>
          <w:lang w:eastAsia="zh-CN"/>
        </w:rPr>
        <w:t>注：</w:t>
      </w:r>
      <w:r w:rsidRPr="005E5EC2">
        <w:rPr>
          <w:rFonts w:hint="eastAsia" w:ascii="Times New Roman" w:hAnsi="Times New Roman" w:eastAsia="黑体" w:cs="Times New Roman"/>
          <w:b w:val="0"/>
          <w:bCs/>
          <w:sz w:val="22"/>
          <w:lang w:eastAsia="zh-CN"/>
        </w:rPr>
        <w:t>落款要注意位置，不要单独一页</w:t>
      </w:r>
      <w:bookmarkEnd w:id="6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81C7B9" w15:done="0"/>
  <w15:commentEx w15:paraId="310D3D51" w15:done="0"/>
  <w15:commentEx w15:paraId="119CE3A7" w15:done="0"/>
  <w15:commentEx w15:paraId="38AC0887" w15:paraIdParent="119CE3A7" w15:done="0"/>
  <w15:commentEx w15:paraId="50769C81" w15:done="0"/>
  <w15:commentEx w15:paraId="75D44C12" w15:done="0"/>
  <w15:commentEx w15:paraId="365B4D05" w15:done="0"/>
  <w15:commentEx w15:paraId="210A1A39" w15:done="0"/>
  <w15:commentEx w15:paraId="441E31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61A35" w16cex:dateUtc="2022-03-23T14:14:00Z"/>
  <w16cex:commentExtensible w16cex:durableId="25E5DB81" w16cex:dateUtc="2022-03-23T09:46:00Z"/>
  <w16cex:commentExtensible w16cex:durableId="28760E8B" w16cex:dateUtc="2023-08-03T03:31:00Z"/>
  <w16cex:commentExtensible w16cex:durableId="2893050B" w16cex:dateUtc="2023-08-25T02:46:00Z"/>
  <w16cex:commentExtensible w16cex:durableId="27F679C8" w16cex:dateUtc="2023-04-28T08:58:00Z"/>
  <w16cex:commentExtensible w16cex:durableId="25E57C63" w16cex:dateUtc="2022-03-23T03:00:00Z"/>
  <w16cex:commentExtensible w16cex:durableId="25E57C7F" w16cex:dateUtc="2022-03-23T03:01:00Z"/>
  <w16cex:commentExtensible w16cex:durableId="25E6A55E" w16cex:dateUtc="2022-03-24T00:07:00Z"/>
  <w16cex:commentExtensible w16cex:durableId="25E6B1A5" w16cex:dateUtc="2022-03-24T0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81C7B9" w16cid:durableId="25E61A35"/>
  <w16cid:commentId w16cid:paraId="310D3D51" w16cid:durableId="25E5DB81"/>
  <w16cid:commentId w16cid:paraId="119CE3A7" w16cid:durableId="28760E8B"/>
  <w16cid:commentId w16cid:paraId="38AC0887" w16cid:durableId="2893050B"/>
  <w16cid:commentId w16cid:paraId="50769C81" w16cid:durableId="27F679C8"/>
  <w16cid:commentId w16cid:paraId="75D44C12" w16cid:durableId="25E57C63"/>
  <w16cid:commentId w16cid:paraId="365B4D05" w16cid:durableId="25E57C7F"/>
  <w16cid:commentId w16cid:paraId="210A1A39" w16cid:durableId="25E6A55E"/>
  <w16cid:commentId w16cid:paraId="441E3185" w16cid:durableId="25E6B1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0219" w:rsidP="00AC56E7" w:rsidRDefault="007B0219" w14:paraId="40922C29" w14:textId="77777777">
      <w:r>
        <w:separator/>
      </w:r>
    </w:p>
  </w:endnote>
  <w:endnote w:type="continuationSeparator" w:id="0">
    <w:p w:rsidR="007B0219" w:rsidP="00AC56E7" w:rsidRDefault="007B0219" w14:paraId="327162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0219" w:rsidP="00AC56E7" w:rsidRDefault="007B0219" w14:paraId="349695A2" w14:textId="77777777">
      <w:r>
        <w:separator/>
      </w:r>
    </w:p>
  </w:footnote>
  <w:footnote w:type="continuationSeparator" w:id="0">
    <w:p w:rsidR="007B0219" w:rsidP="00AC56E7" w:rsidRDefault="007B0219" w14:paraId="1CB6DF6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506D"/>
    <w:multiLevelType w:val="hybridMultilevel"/>
    <w:tmpl w:val="9BF49012"/>
    <w:lvl w:ilvl="0" w:tplc="21A64F6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 w15:restartNumberingAfterBreak="0">
    <w:nsid w:val="40885316"/>
    <w:multiLevelType w:val="hybridMultilevel"/>
    <w:tmpl w:val="410E22A6"/>
    <w:lvl w:ilvl="0" w:tplc="21A64F6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 w15:restartNumberingAfterBreak="0">
    <w:nsid w:val="6052038A"/>
    <w:multiLevelType w:val="hybridMultilevel"/>
    <w:tmpl w:val="494C5354"/>
    <w:lvl w:ilvl="0" w:tplc="0FDE3C4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/>
      </w:rPr>
    </w:lvl>
    <w:lvl w:ilvl="1" w:tplc="DC0E82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737402D2"/>
    <w:multiLevelType w:val="hybridMultilevel"/>
    <w:tmpl w:val="DA884036"/>
    <w:lvl w:ilvl="0" w:tplc="C026FACA">
      <w:start w:val="1"/>
      <w:numFmt w:val="bullet"/>
      <w:lvlText w:val=""/>
      <w:lvlJc w:val="left"/>
      <w:pPr>
        <w:ind w:left="1800" w:hanging="360"/>
      </w:pPr>
      <w:rPr>
        <w:rFonts w:hint="default" w:ascii="Wingdings" w:hAnsi="Wingdings"/>
        <w:b w:val="0"/>
        <w:i w:val="0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424345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3850596">
    <w:abstractNumId w:val="3"/>
  </w:num>
  <w:num w:numId="3" w16cid:durableId="2066751874">
    <w:abstractNumId w:val="1"/>
  </w:num>
  <w:num w:numId="4" w16cid:durableId="166050059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essy X Jiang">
    <w15:presenceInfo w15:providerId="AD" w15:userId="S::Jessy.X.Jiang@cn.ey.com::2d476369-9916-44ac-a88d-d467a487fcdd"/>
  </w15:person>
  <w15:person w15:author="Vic Gong">
    <w15:presenceInfo w15:providerId="AD" w15:userId="S::Vic.Gong@cn.ey.com::9fb16b2a-5395-4f25-838a-0a0bfad18d2a"/>
  </w15:person>
  <w15:person w15:author="Stella TY Shen">
    <w15:presenceInfo w15:providerId="AD" w15:userId="S::Stella.TY.Shen@cn.ey.com::22437f56-47b7-45b9-b44d-4940b7b79eca"/>
  </w15:person>
  <w15:person w15:author="Sally Zhong">
    <w15:presenceInfo w15:providerId="AD" w15:userId="S::Sally.Zhong@cn.ey.com::8ea21686-6d55-4adc-a53a-657ad61aa23a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bordersDoNotSurroundHeader/>
  <w:bordersDoNotSurroundFooter/>
  <w:proofState w:spelling="clean" w:grammar="dirty"/>
  <w:trackRevisions w:val="true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94"/>
    <w:rsid w:val="00011E7F"/>
    <w:rsid w:val="00031EED"/>
    <w:rsid w:val="00061494"/>
    <w:rsid w:val="000704B5"/>
    <w:rsid w:val="00080010"/>
    <w:rsid w:val="000913F0"/>
    <w:rsid w:val="000C04F7"/>
    <w:rsid w:val="000D1B26"/>
    <w:rsid w:val="000F37EA"/>
    <w:rsid w:val="00101977"/>
    <w:rsid w:val="001106F1"/>
    <w:rsid w:val="00136698"/>
    <w:rsid w:val="00184D04"/>
    <w:rsid w:val="00197778"/>
    <w:rsid w:val="001A28F3"/>
    <w:rsid w:val="001C7F85"/>
    <w:rsid w:val="001D08AB"/>
    <w:rsid w:val="001D14BF"/>
    <w:rsid w:val="00221E9E"/>
    <w:rsid w:val="00240A72"/>
    <w:rsid w:val="0024624C"/>
    <w:rsid w:val="00257848"/>
    <w:rsid w:val="002735DB"/>
    <w:rsid w:val="002775A4"/>
    <w:rsid w:val="002A4BE9"/>
    <w:rsid w:val="002B2B6F"/>
    <w:rsid w:val="002F1D44"/>
    <w:rsid w:val="002F29B9"/>
    <w:rsid w:val="00300FCA"/>
    <w:rsid w:val="00312860"/>
    <w:rsid w:val="00365E7B"/>
    <w:rsid w:val="003750E5"/>
    <w:rsid w:val="00390789"/>
    <w:rsid w:val="003D4FE7"/>
    <w:rsid w:val="00410E1E"/>
    <w:rsid w:val="00423A36"/>
    <w:rsid w:val="00451F3B"/>
    <w:rsid w:val="004735BF"/>
    <w:rsid w:val="00473B95"/>
    <w:rsid w:val="00475C87"/>
    <w:rsid w:val="00476653"/>
    <w:rsid w:val="00495545"/>
    <w:rsid w:val="004B776E"/>
    <w:rsid w:val="004D4547"/>
    <w:rsid w:val="004E578E"/>
    <w:rsid w:val="004F1F92"/>
    <w:rsid w:val="00511E2E"/>
    <w:rsid w:val="00522692"/>
    <w:rsid w:val="005827E5"/>
    <w:rsid w:val="005A7D5A"/>
    <w:rsid w:val="005B355F"/>
    <w:rsid w:val="005D6B61"/>
    <w:rsid w:val="005E5EC2"/>
    <w:rsid w:val="005E745F"/>
    <w:rsid w:val="00627F27"/>
    <w:rsid w:val="00643ABE"/>
    <w:rsid w:val="0067434A"/>
    <w:rsid w:val="0068476E"/>
    <w:rsid w:val="006A0174"/>
    <w:rsid w:val="006A6CC1"/>
    <w:rsid w:val="006B0DAF"/>
    <w:rsid w:val="006C43E6"/>
    <w:rsid w:val="006E186C"/>
    <w:rsid w:val="006F7FE0"/>
    <w:rsid w:val="00702150"/>
    <w:rsid w:val="007040EE"/>
    <w:rsid w:val="00712B23"/>
    <w:rsid w:val="0072029D"/>
    <w:rsid w:val="00733752"/>
    <w:rsid w:val="007738D3"/>
    <w:rsid w:val="007A1E5D"/>
    <w:rsid w:val="007B0219"/>
    <w:rsid w:val="007C36A7"/>
    <w:rsid w:val="007D1794"/>
    <w:rsid w:val="00826DC2"/>
    <w:rsid w:val="00841AAA"/>
    <w:rsid w:val="008633FD"/>
    <w:rsid w:val="008D6B1C"/>
    <w:rsid w:val="008D78E9"/>
    <w:rsid w:val="008F1625"/>
    <w:rsid w:val="008F5488"/>
    <w:rsid w:val="008F5CFA"/>
    <w:rsid w:val="00904935"/>
    <w:rsid w:val="009113BB"/>
    <w:rsid w:val="0091337A"/>
    <w:rsid w:val="009142B3"/>
    <w:rsid w:val="009177C2"/>
    <w:rsid w:val="00921ECA"/>
    <w:rsid w:val="00922251"/>
    <w:rsid w:val="009311CD"/>
    <w:rsid w:val="0093422F"/>
    <w:rsid w:val="00937147"/>
    <w:rsid w:val="00941D23"/>
    <w:rsid w:val="00961CD5"/>
    <w:rsid w:val="00970B93"/>
    <w:rsid w:val="009713F2"/>
    <w:rsid w:val="009A422D"/>
    <w:rsid w:val="009C4507"/>
    <w:rsid w:val="009C5433"/>
    <w:rsid w:val="009E5AD0"/>
    <w:rsid w:val="00A041EA"/>
    <w:rsid w:val="00A165BE"/>
    <w:rsid w:val="00A16F8F"/>
    <w:rsid w:val="00A34E0E"/>
    <w:rsid w:val="00A456AF"/>
    <w:rsid w:val="00A56C04"/>
    <w:rsid w:val="00A639A1"/>
    <w:rsid w:val="00A77841"/>
    <w:rsid w:val="00AA407D"/>
    <w:rsid w:val="00AC2C7F"/>
    <w:rsid w:val="00AC56E7"/>
    <w:rsid w:val="00AE01DE"/>
    <w:rsid w:val="00AE051B"/>
    <w:rsid w:val="00AE2F6C"/>
    <w:rsid w:val="00AF0B8F"/>
    <w:rsid w:val="00AF4D6E"/>
    <w:rsid w:val="00B00A93"/>
    <w:rsid w:val="00B05411"/>
    <w:rsid w:val="00B24CE8"/>
    <w:rsid w:val="00B373B3"/>
    <w:rsid w:val="00B44CA3"/>
    <w:rsid w:val="00B57C38"/>
    <w:rsid w:val="00B845D7"/>
    <w:rsid w:val="00B96CA3"/>
    <w:rsid w:val="00BA32AC"/>
    <w:rsid w:val="00BA3541"/>
    <w:rsid w:val="00BB02FF"/>
    <w:rsid w:val="00BB3438"/>
    <w:rsid w:val="00BC1BE2"/>
    <w:rsid w:val="00C10629"/>
    <w:rsid w:val="00C2547C"/>
    <w:rsid w:val="00C43E6E"/>
    <w:rsid w:val="00C51871"/>
    <w:rsid w:val="00C6019C"/>
    <w:rsid w:val="00C77E77"/>
    <w:rsid w:val="00CA08AE"/>
    <w:rsid w:val="00CA2267"/>
    <w:rsid w:val="00CB61D4"/>
    <w:rsid w:val="00D30E4E"/>
    <w:rsid w:val="00D34730"/>
    <w:rsid w:val="00D5690F"/>
    <w:rsid w:val="00D67ED7"/>
    <w:rsid w:val="00D76931"/>
    <w:rsid w:val="00D80536"/>
    <w:rsid w:val="00D818AC"/>
    <w:rsid w:val="00D85A54"/>
    <w:rsid w:val="00D86090"/>
    <w:rsid w:val="00D91D15"/>
    <w:rsid w:val="00D958C8"/>
    <w:rsid w:val="00D9767B"/>
    <w:rsid w:val="00DB03FB"/>
    <w:rsid w:val="00DB1A99"/>
    <w:rsid w:val="00DB4488"/>
    <w:rsid w:val="00DB638A"/>
    <w:rsid w:val="00DD0FFC"/>
    <w:rsid w:val="00DE3809"/>
    <w:rsid w:val="00DE4109"/>
    <w:rsid w:val="00E24AD9"/>
    <w:rsid w:val="00E25436"/>
    <w:rsid w:val="00E318CA"/>
    <w:rsid w:val="00E34473"/>
    <w:rsid w:val="00E5659C"/>
    <w:rsid w:val="00E92FEC"/>
    <w:rsid w:val="00EC254A"/>
    <w:rsid w:val="00ED41C9"/>
    <w:rsid w:val="00EF4BFA"/>
    <w:rsid w:val="00EF75CC"/>
    <w:rsid w:val="00F036D3"/>
    <w:rsid w:val="00F15F5A"/>
    <w:rsid w:val="00F54D73"/>
    <w:rsid w:val="00F8712E"/>
    <w:rsid w:val="00F958E6"/>
    <w:rsid w:val="00FA1929"/>
    <w:rsid w:val="00FA1FCA"/>
    <w:rsid w:val="00FD0FAB"/>
    <w:rsid w:val="00FD17E9"/>
    <w:rsid w:val="00FD7C57"/>
    <w:rsid w:val="00FF0721"/>
    <w:rsid w:val="00FF22F8"/>
    <w:rsid w:val="00FF577F"/>
    <w:rsid w:val="00FF6FCA"/>
    <w:rsid w:val="625EE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23BA3"/>
  <w15:chartTrackingRefBased/>
  <w15:docId w15:val="{0064609A-AED4-4F1B-9EEC-3BADBCC298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1794"/>
    <w:pPr>
      <w:overflowPunct w:val="0"/>
      <w:autoSpaceDE w:val="0"/>
      <w:autoSpaceDN w:val="0"/>
      <w:adjustRightInd w:val="0"/>
    </w:pPr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D1794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7D1794"/>
    <w:rPr>
      <w:rFonts w:ascii="Arial" w:hAnsi="Arial" w:eastAsia="Times New Roman" w:cs="Arial"/>
      <w:kern w:val="28"/>
      <w:sz w:val="28"/>
      <w:szCs w:val="20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7D1794"/>
    <w:pPr>
      <w:overflowPunct/>
      <w:autoSpaceDE/>
      <w:autoSpaceDN/>
      <w:snapToGrid w:val="0"/>
    </w:pPr>
    <w:rPr>
      <w:rFonts w:ascii="Courier New" w:hAnsi="Courier New" w:cs="Courier New"/>
      <w:b w:val="0"/>
      <w:lang w:val="en-AU" w:eastAsia="en-GB"/>
    </w:rPr>
  </w:style>
  <w:style w:type="character" w:styleId="PlainTextChar" w:customStyle="1">
    <w:name w:val="Plain Text Char"/>
    <w:basedOn w:val="DefaultParagraphFont"/>
    <w:link w:val="PlainText"/>
    <w:uiPriority w:val="99"/>
    <w:rsid w:val="007D1794"/>
    <w:rPr>
      <w:rFonts w:ascii="Courier New" w:hAnsi="Courier New" w:eastAsia="Times New Roman" w:cs="Courier New"/>
      <w:kern w:val="0"/>
      <w:sz w:val="20"/>
      <w:szCs w:val="20"/>
      <w:lang w:val="en-AU" w:eastAsia="en-GB"/>
    </w:rPr>
  </w:style>
  <w:style w:type="paragraph" w:styleId="ListParagraph">
    <w:name w:val="List Paragraph"/>
    <w:basedOn w:val="Normal"/>
    <w:uiPriority w:val="34"/>
    <w:qFormat/>
    <w:rsid w:val="007D1794"/>
    <w:pPr>
      <w:ind w:left="720"/>
      <w:contextualSpacing/>
    </w:pPr>
  </w:style>
  <w:style w:type="character" w:styleId="FootnoteReference">
    <w:name w:val="footnote reference"/>
    <w:basedOn w:val="DefaultParagraphFont"/>
    <w:semiHidden/>
    <w:unhideWhenUsed/>
    <w:rsid w:val="007D1794"/>
    <w:rPr>
      <w:position w:val="6"/>
      <w:sz w:val="16"/>
    </w:rPr>
  </w:style>
  <w:style w:type="character" w:styleId="DeltaViewInsertion" w:customStyle="1">
    <w:name w:val="DeltaView Insertion"/>
    <w:rsid w:val="007D1794"/>
    <w:rPr>
      <w:color w:val="0000FF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6E7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AC56E7"/>
    <w:rPr>
      <w:rFonts w:ascii="Arial Bold" w:hAnsi="Arial Bold" w:eastAsia="Times New Roman" w:cs="Arial"/>
      <w:b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C56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AC56E7"/>
    <w:rPr>
      <w:rFonts w:ascii="Arial Bold" w:hAnsi="Arial Bold" w:eastAsia="Times New Roman" w:cs="Arial"/>
      <w:b/>
      <w:kern w:val="0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AD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E24AD9"/>
  </w:style>
  <w:style w:type="character" w:styleId="CommentTextChar" w:customStyle="1">
    <w:name w:val="Comment Text Char"/>
    <w:basedOn w:val="DefaultParagraphFont"/>
    <w:link w:val="CommentText"/>
    <w:uiPriority w:val="99"/>
    <w:rsid w:val="00E24AD9"/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AD9"/>
    <w:rPr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24AD9"/>
    <w:rPr>
      <w:rFonts w:ascii="Arial Bold" w:hAnsi="Arial Bold" w:eastAsia="Times New Roman" w:cs="Arial"/>
      <w:b/>
      <w:bCs/>
      <w:kern w:val="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E25436"/>
    <w:rPr>
      <w:rFonts w:ascii="Arial Bold" w:hAnsi="Arial Bold" w:eastAsia="Times New Roman" w:cs="Arial"/>
      <w:b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A0B22F-23C9-46B2-9BA3-EF7F5FC28B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35E8EA-A61C-498B-91CF-01782DC4FD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8D29EF-15FE-4705-8F50-9CAFD4F0E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06FB6E-13FC-4E98-A78F-1F624587FE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X Jiang</dc:creator>
  <cp:keywords/>
  <dc:description/>
  <cp:lastModifiedBy>Fiona Xie</cp:lastModifiedBy>
  <cp:revision>5</cp:revision>
  <dcterms:created xsi:type="dcterms:W3CDTF">2024-06-11T07:37:00Z</dcterms:created>
  <dcterms:modified xsi:type="dcterms:W3CDTF">2025-05-21T09:48:43Z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4424600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{"FileActivityType":"8","FileActivityTimeStamp":"2023-08-25T02:46:57.913Z","FileActivityUsersOnPage":[{"DisplayName":"Vic Gong","Id":"vic.gong@cn.ey.com"}],"FileActivityNavigationId":null}</vt:lpwstr>
  </property>
  <property fmtid="{D5CDD505-2E9C-101B-9397-08002B2CF9AE}" pid="7" name="_ExtendedDescription">
    <vt:lpwstr/>
  </property>
</Properties>
</file>
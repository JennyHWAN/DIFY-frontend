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61628" w:rsidP="00E61628" w:rsidRDefault="00E61628" w14:paraId="51D051FD" w14:textId="3FE62AC1">
      <w:pPr>
        <w:widowControl w:val="0"/>
        <w:snapToGrid w:val="0"/>
        <w:spacing w:line="276" w:lineRule="auto"/>
        <w:jc w:val="center"/>
        <w:rPr>
          <w:rFonts w:eastAsia="SimHei"/>
          <w:b/>
          <w:sz w:val="22"/>
          <w:szCs w:val="22"/>
          <w:lang w:eastAsia="zh-CN"/>
        </w:rPr>
      </w:pPr>
    </w:p>
    <w:p w:rsidR="00E61628" w:rsidP="00E61628" w:rsidRDefault="00E61628" w14:paraId="7C0311C4" w14:textId="77777777">
      <w:pPr>
        <w:widowControl w:val="0"/>
        <w:snapToGrid w:val="0"/>
        <w:spacing w:line="276" w:lineRule="auto"/>
        <w:jc w:val="center"/>
        <w:rPr>
          <w:rFonts w:eastAsia="SimHei"/>
          <w:b/>
          <w:sz w:val="22"/>
          <w:szCs w:val="22"/>
          <w:lang w:eastAsia="zh-CN"/>
        </w:rPr>
      </w:pPr>
    </w:p>
    <w:p w:rsidRPr="003A7B72" w:rsidR="0035418C" w:rsidP="003A7B72" w:rsidRDefault="00220064" w14:paraId="13014DDE" w14:textId="022C6E4E">
      <w:pPr>
        <w:widowControl w:val="0"/>
        <w:snapToGrid w:val="0"/>
        <w:spacing w:line="276" w:lineRule="auto"/>
        <w:jc w:val="center"/>
        <w:rPr>
          <w:rFonts w:eastAsia="SimHei"/>
          <w:b/>
          <w:sz w:val="22"/>
          <w:szCs w:val="22"/>
          <w:lang w:eastAsia="zh-CN"/>
        </w:rPr>
      </w:pPr>
      <w:r w:rsidRPr="003A7B72">
        <w:rPr>
          <w:rFonts w:eastAsia="SimHei"/>
          <w:b/>
          <w:sz w:val="22"/>
          <w:szCs w:val="22"/>
          <w:lang w:eastAsia="zh-CN"/>
        </w:rPr>
        <w:t xml:space="preserve">Management’s Report of </w:t>
      </w:r>
      <w:r w:rsidRPr="003A7B72" w:rsidR="00ED3AE3">
        <w:rPr>
          <w:rFonts w:eastAsia="SimHei"/>
          <w:b/>
          <w:sz w:val="22"/>
          <w:szCs w:val="22"/>
          <w:lang w:eastAsia="zh-CN"/>
        </w:rPr>
        <w:t>I</w:t>
      </w:r>
      <w:r w:rsidRPr="003A7B72">
        <w:rPr>
          <w:rFonts w:eastAsia="SimHei"/>
          <w:b/>
          <w:sz w:val="22"/>
          <w:szCs w:val="22"/>
          <w:lang w:eastAsia="zh-CN"/>
        </w:rPr>
        <w:t>ts Assertions on the Effectiveness of Its Controls</w:t>
      </w:r>
      <w:r w:rsidR="003A7B72">
        <w:rPr>
          <w:rFonts w:eastAsia="SimHei"/>
          <w:b/>
          <w:sz w:val="22"/>
          <w:szCs w:val="22"/>
          <w:lang w:eastAsia="zh-CN"/>
        </w:rPr>
        <w:t xml:space="preserve"> </w:t>
      </w:r>
      <w:r w:rsidRPr="003A7B72">
        <w:rPr>
          <w:rFonts w:eastAsia="SimHei"/>
          <w:b/>
          <w:sz w:val="22"/>
          <w:szCs w:val="22"/>
          <w:lang w:eastAsia="zh-CN"/>
        </w:rPr>
        <w:t>over</w:t>
      </w:r>
    </w:p>
    <w:p w:rsidRPr="003A7B72" w:rsidR="00220064" w:rsidP="00AD2076" w:rsidRDefault="0028037B" w14:paraId="6ECE0024" w14:textId="7266DC7C">
      <w:pPr>
        <w:widowControl w:val="0"/>
        <w:snapToGrid w:val="0"/>
        <w:spacing w:line="276" w:lineRule="auto"/>
        <w:jc w:val="center"/>
        <w:rPr>
          <w:rFonts w:eastAsia="SimHei"/>
          <w:b/>
          <w:sz w:val="22"/>
          <w:szCs w:val="22"/>
          <w:lang w:eastAsia="zh-CN"/>
        </w:rPr>
      </w:pPr>
      <w:r w:rsidRPr="003A7B72">
        <w:rPr>
          <w:rFonts w:eastAsia="MS Mincho"/>
          <w:b/>
          <w:bCs/>
          <w:sz w:val="22"/>
          <w:szCs w:val="22"/>
          <w:lang w:bidi="he-IL"/>
        </w:rPr>
        <w:t>[Service organization name]</w:t>
      </w:r>
      <w:r w:rsidRPr="00EB7F8D">
        <w:rPr>
          <w:rFonts w:eastAsia="MS Mincho"/>
          <w:b/>
          <w:bCs/>
          <w:sz w:val="22"/>
          <w:szCs w:val="22"/>
        </w:rPr>
        <w:t>’s</w:t>
      </w:r>
      <w:r w:rsidRPr="003A7B72">
        <w:rPr>
          <w:rFonts w:eastAsia="SimHei"/>
          <w:b/>
          <w:sz w:val="22"/>
          <w:szCs w:val="22"/>
          <w:lang w:eastAsia="zh-CN"/>
        </w:rPr>
        <w:t xml:space="preserve"> </w:t>
      </w:r>
      <w:r w:rsidRPr="003A7B72" w:rsidR="00220064">
        <w:rPr>
          <w:rFonts w:eastAsia="SimHei"/>
          <w:b/>
          <w:sz w:val="22"/>
          <w:szCs w:val="22"/>
          <w:lang w:eastAsia="zh-CN"/>
        </w:rPr>
        <w:t>[</w:t>
      </w:r>
      <w:r w:rsidRPr="003A7B72">
        <w:rPr>
          <w:rFonts w:eastAsia="MS Mincho"/>
          <w:b/>
          <w:sz w:val="22"/>
          <w:szCs w:val="22"/>
          <w:lang w:bidi="he-IL"/>
        </w:rPr>
        <w:t>Service System name</w:t>
      </w:r>
      <w:r w:rsidRPr="003A7B72" w:rsidR="00220064">
        <w:rPr>
          <w:rFonts w:eastAsia="SimHei"/>
          <w:b/>
          <w:sz w:val="22"/>
          <w:szCs w:val="22"/>
          <w:lang w:eastAsia="zh-CN"/>
        </w:rPr>
        <w:t>]</w:t>
      </w:r>
    </w:p>
    <w:p w:rsidRPr="003A7B72" w:rsidR="00220064" w:rsidP="00AD2076" w:rsidRDefault="00220064" w14:paraId="6FE8485B" w14:textId="721EDBDA">
      <w:pPr>
        <w:widowControl w:val="0"/>
        <w:snapToGrid w:val="0"/>
        <w:spacing w:line="276" w:lineRule="auto"/>
        <w:jc w:val="center"/>
        <w:rPr>
          <w:rFonts w:eastAsia="SimHei"/>
          <w:b/>
          <w:sz w:val="22"/>
          <w:szCs w:val="22"/>
          <w:lang w:eastAsia="zh-CN"/>
        </w:rPr>
      </w:pPr>
      <w:r w:rsidRPr="003A7B72">
        <w:rPr>
          <w:rFonts w:eastAsia="SimHei"/>
          <w:b/>
          <w:sz w:val="22"/>
          <w:szCs w:val="22"/>
          <w:lang w:eastAsia="zh-CN"/>
        </w:rPr>
        <w:t>Based on the Trust Services Criteria for [</w:t>
      </w:r>
      <w:commentRangeStart w:id="0"/>
      <w:r w:rsidRPr="003A7B72">
        <w:rPr>
          <w:rFonts w:eastAsia="SimHei"/>
          <w:b/>
          <w:sz w:val="22"/>
          <w:szCs w:val="22"/>
          <w:lang w:eastAsia="zh-CN"/>
        </w:rPr>
        <w:t>Security, Availability, Processing Integrity, Confidentiality</w:t>
      </w:r>
      <w:r w:rsidRPr="003A7B72" w:rsidR="00440401">
        <w:rPr>
          <w:rFonts w:eastAsia="SimHei"/>
          <w:b/>
          <w:sz w:val="22"/>
          <w:szCs w:val="22"/>
          <w:lang w:eastAsia="zh-CN"/>
        </w:rPr>
        <w:t>, and Privacy</w:t>
      </w:r>
      <w:commentRangeEnd w:id="0"/>
      <w:r w:rsidRPr="003A7B72" w:rsidR="002D713D">
        <w:rPr>
          <w:rStyle w:val="CommentReference"/>
          <w:sz w:val="22"/>
          <w:szCs w:val="22"/>
        </w:rPr>
        <w:commentReference w:id="0"/>
      </w:r>
      <w:r w:rsidRPr="003A7B72">
        <w:rPr>
          <w:rFonts w:eastAsia="SimHei"/>
          <w:b/>
          <w:sz w:val="22"/>
          <w:szCs w:val="22"/>
          <w:lang w:eastAsia="zh-CN"/>
        </w:rPr>
        <w:t>]</w:t>
      </w:r>
    </w:p>
    <w:p w:rsidRPr="003A7B72" w:rsidR="00220064" w:rsidP="003A7B72" w:rsidRDefault="00220064" w14:paraId="3D2CBED3" w14:textId="77777777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:rsidRPr="003A7B72" w:rsidR="00220064" w:rsidP="003A7B72" w:rsidRDefault="00220064" w14:paraId="78A1708D" w14:textId="5E87D342">
      <w:pPr>
        <w:widowControl w:val="0"/>
        <w:snapToGrid w:val="0"/>
        <w:spacing w:line="276" w:lineRule="auto"/>
        <w:jc w:val="both"/>
        <w:rPr>
          <w:b/>
          <w:bCs/>
          <w:sz w:val="22"/>
          <w:szCs w:val="22"/>
        </w:rPr>
      </w:pPr>
      <w:r w:rsidRPr="003A7B72">
        <w:rPr>
          <w:sz w:val="22"/>
          <w:szCs w:val="22"/>
        </w:rPr>
        <w:t>[</w:t>
      </w:r>
      <w:r w:rsidRPr="003A7B72">
        <w:rPr>
          <w:b/>
          <w:sz w:val="22"/>
          <w:szCs w:val="22"/>
        </w:rPr>
        <w:t>Date</w:t>
      </w:r>
      <w:r w:rsidRPr="003A7B72" w:rsidR="00A50A62">
        <w:rPr>
          <w:b/>
          <w:bCs/>
          <w:sz w:val="22"/>
          <w:szCs w:val="22"/>
        </w:rPr>
        <w:t xml:space="preserve"> of report</w:t>
      </w:r>
      <w:r w:rsidRPr="003A7B72">
        <w:rPr>
          <w:sz w:val="22"/>
          <w:szCs w:val="22"/>
        </w:rPr>
        <w:t>]</w:t>
      </w:r>
    </w:p>
    <w:p w:rsidRPr="003A7B72" w:rsidR="00220064" w:rsidP="003A7B72" w:rsidRDefault="00220064" w14:paraId="6467D17F" w14:textId="77777777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:rsidR="00220064" w:rsidP="003A7B72" w:rsidRDefault="00220064" w14:paraId="7DDCF423" w14:textId="55485881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3A7B72">
        <w:rPr>
          <w:sz w:val="22"/>
          <w:szCs w:val="22"/>
        </w:rPr>
        <w:t>We, as management of, [</w:t>
      </w:r>
      <w:r w:rsidRPr="003A7B72">
        <w:rPr>
          <w:b/>
          <w:sz w:val="22"/>
          <w:szCs w:val="22"/>
        </w:rPr>
        <w:t>Service organization name</w:t>
      </w:r>
      <w:r w:rsidRPr="003A7B72">
        <w:rPr>
          <w:sz w:val="22"/>
          <w:szCs w:val="22"/>
        </w:rPr>
        <w:t xml:space="preserve">] </w:t>
      </w:r>
      <w:r w:rsidRPr="003A7B72" w:rsidR="0028037B">
        <w:rPr>
          <w:rFonts w:eastAsia="MS Mincho"/>
          <w:sz w:val="22"/>
          <w:szCs w:val="22"/>
          <w:lang w:bidi="he-IL"/>
        </w:rPr>
        <w:t>(“[</w:t>
      </w:r>
      <w:r w:rsidRPr="00AD2076" w:rsidR="0028037B">
        <w:rPr>
          <w:rFonts w:eastAsia="MS Mincho"/>
          <w:b/>
          <w:bCs/>
          <w:sz w:val="22"/>
          <w:szCs w:val="22"/>
          <w:lang w:bidi="he-IL"/>
        </w:rPr>
        <w:t>Service organization short name</w:t>
      </w:r>
      <w:r w:rsidRPr="003A7B72" w:rsidR="0028037B">
        <w:rPr>
          <w:rFonts w:eastAsia="MS Mincho"/>
          <w:sz w:val="22"/>
          <w:szCs w:val="22"/>
          <w:lang w:bidi="he-IL"/>
        </w:rPr>
        <w:t>]”</w:t>
      </w:r>
      <w:del w:author="Stella TY" w:date="2024-01-29T09:58:00Z" w:id="1">
        <w:r w:rsidRPr="003A7B72" w:rsidDel="00E44F8D" w:rsidR="0028037B">
          <w:rPr>
            <w:rFonts w:eastAsia="MS Mincho"/>
            <w:sz w:val="22"/>
            <w:szCs w:val="22"/>
            <w:lang w:bidi="he-IL"/>
          </w:rPr>
          <w:delText xml:space="preserve"> or “we”</w:delText>
        </w:r>
      </w:del>
      <w:r w:rsidRPr="003A7B72" w:rsidR="0028037B">
        <w:rPr>
          <w:rFonts w:eastAsia="MS Mincho"/>
          <w:sz w:val="22"/>
          <w:szCs w:val="22"/>
          <w:lang w:bidi="he-IL"/>
        </w:rPr>
        <w:t xml:space="preserve">) </w:t>
      </w:r>
      <w:r w:rsidRPr="003A7B72">
        <w:rPr>
          <w:sz w:val="22"/>
          <w:szCs w:val="22"/>
        </w:rPr>
        <w:t>are responsible for:</w:t>
      </w:r>
    </w:p>
    <w:p w:rsidRPr="003A7B72" w:rsidR="00D65DA8" w:rsidP="003A7B72" w:rsidRDefault="00D65DA8" w14:paraId="027359EA" w14:textId="77777777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:rsidRPr="003A7B72" w:rsidR="00220064" w:rsidP="00D65DA8" w:rsidRDefault="00220064" w14:paraId="208EDE59" w14:textId="25E05EAF">
      <w:pPr>
        <w:pStyle w:val="ListParagraph"/>
        <w:widowControl w:val="0"/>
        <w:numPr>
          <w:ilvl w:val="0"/>
          <w:numId w:val="1"/>
        </w:numPr>
        <w:snapToGrid w:val="0"/>
        <w:spacing w:line="276" w:lineRule="auto"/>
        <w:ind w:left="723"/>
        <w:contextualSpacing w:val="0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3A7B72">
        <w:rPr>
          <w:rFonts w:ascii="Times New Roman" w:hAnsi="Times New Roman" w:cs="Times New Roman"/>
          <w:b w:val="0"/>
          <w:sz w:val="22"/>
          <w:szCs w:val="22"/>
        </w:rPr>
        <w:t xml:space="preserve">Identifying </w:t>
      </w:r>
      <w:del w:author="Stella TY" w:date="2024-01-29T09:57:00Z" w:id="2">
        <w:r w:rsidRPr="003A7B72" w:rsidDel="00E44F8D">
          <w:rPr>
            <w:rFonts w:ascii="Times New Roman" w:hAnsi="Times New Roman" w:cs="Times New Roman"/>
            <w:b w:val="0"/>
            <w:sz w:val="22"/>
            <w:szCs w:val="22"/>
          </w:rPr>
          <w:delText xml:space="preserve">the </w:delText>
        </w:r>
      </w:del>
      <w:r w:rsidRPr="003A7B72">
        <w:rPr>
          <w:rFonts w:ascii="Times New Roman" w:hAnsi="Times New Roman" w:cs="Times New Roman"/>
          <w:b w:val="0"/>
          <w:sz w:val="22"/>
          <w:szCs w:val="22"/>
        </w:rPr>
        <w:t>[</w:t>
      </w:r>
      <w:r w:rsidRPr="00156F43" w:rsidR="00156F43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>Service organization’s system</w:t>
      </w:r>
      <w:r w:rsidRPr="003A7B72">
        <w:rPr>
          <w:rFonts w:ascii="Times New Roman" w:hAnsi="Times New Roman" w:cs="Times New Roman"/>
          <w:b w:val="0"/>
          <w:sz w:val="22"/>
          <w:szCs w:val="22"/>
        </w:rPr>
        <w:t>] (</w:t>
      </w:r>
      <w:r w:rsidRPr="003A7B72" w:rsidR="0028037B">
        <w:rPr>
          <w:rFonts w:ascii="Times New Roman" w:hAnsi="Times New Roman" w:cs="Times New Roman"/>
          <w:b w:val="0"/>
          <w:sz w:val="22"/>
          <w:szCs w:val="22"/>
        </w:rPr>
        <w:t>the “</w:t>
      </w:r>
      <w:r w:rsidRPr="003A7B72">
        <w:rPr>
          <w:rFonts w:ascii="Times New Roman" w:hAnsi="Times New Roman" w:cs="Times New Roman"/>
          <w:b w:val="0"/>
          <w:sz w:val="22"/>
          <w:szCs w:val="22"/>
        </w:rPr>
        <w:t>System</w:t>
      </w:r>
      <w:r w:rsidRPr="003A7B72" w:rsidR="0028037B">
        <w:rPr>
          <w:rFonts w:ascii="Times New Roman" w:hAnsi="Times New Roman" w:cs="Times New Roman"/>
          <w:b w:val="0"/>
          <w:sz w:val="22"/>
          <w:szCs w:val="22"/>
        </w:rPr>
        <w:t>”</w:t>
      </w:r>
      <w:r w:rsidRPr="003A7B72">
        <w:rPr>
          <w:rFonts w:ascii="Times New Roman" w:hAnsi="Times New Roman" w:cs="Times New Roman"/>
          <w:b w:val="0"/>
          <w:sz w:val="22"/>
          <w:szCs w:val="22"/>
        </w:rPr>
        <w:t xml:space="preserve">) and describing the boundaries of the System, which are presented in </w:t>
      </w:r>
      <w:r w:rsidRPr="00AD2076">
        <w:rPr>
          <w:rFonts w:ascii="Times New Roman" w:hAnsi="Times New Roman" w:cs="Times New Roman"/>
          <w:b w:val="0"/>
          <w:i/>
          <w:iCs/>
          <w:sz w:val="22"/>
          <w:szCs w:val="22"/>
        </w:rPr>
        <w:t xml:space="preserve">Attachment </w:t>
      </w:r>
      <w:r w:rsidRPr="00F53974">
        <w:rPr>
          <w:rFonts w:ascii="Times New Roman" w:hAnsi="Times New Roman" w:cs="Times New Roman"/>
          <w:b w:val="0"/>
          <w:i/>
          <w:iCs/>
          <w:sz w:val="22"/>
          <w:szCs w:val="22"/>
        </w:rPr>
        <w:t>A</w:t>
      </w:r>
      <w:r w:rsidR="00623680">
        <w:rPr>
          <w:rFonts w:hint="eastAsia" w:ascii="Times New Roman" w:hAnsi="Times New Roman" w:cs="Times New Roman"/>
          <w:b w:val="0"/>
          <w:sz w:val="22"/>
          <w:szCs w:val="22"/>
          <w:lang w:eastAsia="zh-CN"/>
        </w:rPr>
        <w:t>.</w:t>
      </w:r>
    </w:p>
    <w:p w:rsidRPr="003A7B72" w:rsidR="00220064" w:rsidP="4B01094D" w:rsidRDefault="00220064" w14:paraId="23F4CB15" w14:textId="5EE300AD">
      <w:pPr>
        <w:pStyle w:val="ListParagraph"/>
        <w:widowControl w:val="0"/>
        <w:numPr>
          <w:ilvl w:val="0"/>
          <w:numId w:val="1"/>
        </w:numPr>
        <w:snapToGrid w:val="0"/>
        <w:spacing w:line="276" w:lineRule="auto"/>
        <w:ind w:left="723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4B01094D">
        <w:rPr>
          <w:rFonts w:ascii="Times New Roman" w:hAnsi="Times New Roman" w:cs="Times New Roman"/>
          <w:b w:val="0"/>
          <w:sz w:val="22"/>
          <w:szCs w:val="22"/>
        </w:rPr>
        <w:t xml:space="preserve">Identifying our </w:t>
      </w:r>
      <w:del w:author="Jessica Y Xu" w:date="2024-02-07T13:59:00Z" w:id="3">
        <w:r w:rsidRPr="4B01094D" w:rsidDel="00220064">
          <w:rPr>
            <w:rFonts w:ascii="Times New Roman" w:hAnsi="Times New Roman" w:cs="Times New Roman"/>
            <w:b w:val="0"/>
            <w:sz w:val="22"/>
            <w:szCs w:val="22"/>
          </w:rPr>
          <w:delText xml:space="preserve">principal </w:delText>
        </w:r>
      </w:del>
      <w:r w:rsidRPr="4B01094D">
        <w:rPr>
          <w:rFonts w:ascii="Times New Roman" w:hAnsi="Times New Roman" w:cs="Times New Roman"/>
          <w:b w:val="0"/>
          <w:sz w:val="22"/>
          <w:szCs w:val="22"/>
        </w:rPr>
        <w:t>service commitments and system requirements</w:t>
      </w:r>
      <w:r w:rsidRPr="4B01094D" w:rsidR="00623680">
        <w:rPr>
          <w:rFonts w:ascii="Times New Roman" w:hAnsi="Times New Roman" w:cs="Times New Roman"/>
          <w:b w:val="0"/>
          <w:sz w:val="22"/>
          <w:szCs w:val="22"/>
        </w:rPr>
        <w:t>.</w:t>
      </w:r>
    </w:p>
    <w:p w:rsidRPr="003A7B72" w:rsidR="00220064" w:rsidP="7595378E" w:rsidRDefault="00220064" w14:paraId="011FBACD" w14:textId="1E33171E" w14:noSpellErr="1">
      <w:pPr>
        <w:pStyle w:val="ListParagraph"/>
        <w:widowControl w:val="0"/>
        <w:numPr>
          <w:ilvl w:val="0"/>
          <w:numId w:val="1"/>
        </w:numPr>
        <w:snapToGrid w:val="0"/>
        <w:spacing w:line="276" w:lineRule="auto"/>
        <w:ind w:left="723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A142060" w:rsidR="0022006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Identifying the risks that would threaten the achievement of </w:t>
      </w:r>
      <w:r w:rsidRPr="0A142060" w:rsidR="00AB06FE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our </w:t>
      </w:r>
      <w:del w:author="Jessica Y Xu" w:date="2024-02-07T14:14:00Z" w:id="1110610589">
        <w:r w:rsidRPr="0A142060" w:rsidDel="00220064">
          <w:rPr>
            <w:rFonts w:ascii="Times New Roman" w:hAnsi="Times New Roman" w:cs="Times New Roman"/>
            <w:b w:val="0"/>
            <w:bCs w:val="0"/>
            <w:sz w:val="22"/>
            <w:szCs w:val="22"/>
          </w:rPr>
          <w:delText xml:space="preserve">principal </w:delText>
        </w:r>
      </w:del>
      <w:r w:rsidRPr="0A142060" w:rsidR="0022006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service commitments and </w:t>
      </w:r>
      <w:ins w:author="Jessica Hua" w:date="2024-01-29T13:10:00Z" w:id="867934398">
        <w:r w:rsidRPr="0A142060" w:rsidR="009A6CA8">
          <w:rPr>
            <w:rFonts w:ascii="Times New Roman" w:hAnsi="Times New Roman" w:cs="Times New Roman"/>
            <w:b w:val="0"/>
            <w:bCs w:val="0"/>
            <w:sz w:val="22"/>
            <w:szCs w:val="22"/>
          </w:rPr>
          <w:t>system</w:t>
        </w:r>
      </w:ins>
      <w:del w:author="Jessica Hua" w:date="2024-01-29T13:10:00Z" w:id="545357854">
        <w:r w:rsidRPr="0A142060" w:rsidDel="00220064">
          <w:rPr>
            <w:rFonts w:ascii="Times New Roman" w:hAnsi="Times New Roman" w:cs="Times New Roman"/>
            <w:b w:val="0"/>
            <w:bCs w:val="0"/>
            <w:sz w:val="22"/>
            <w:szCs w:val="22"/>
          </w:rPr>
          <w:delText>service</w:delText>
        </w:r>
      </w:del>
      <w:r w:rsidRPr="0A142060" w:rsidR="0022006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requirements that are the objectives of </w:t>
      </w:r>
      <w:r w:rsidRPr="0A142060" w:rsidR="00AB06FE">
        <w:rPr>
          <w:rFonts w:ascii="Times New Roman" w:hAnsi="Times New Roman" w:cs="Times New Roman"/>
          <w:b w:val="0"/>
          <w:bCs w:val="0"/>
          <w:sz w:val="22"/>
          <w:szCs w:val="22"/>
        </w:rPr>
        <w:t>the S</w:t>
      </w:r>
      <w:r w:rsidRPr="0A142060" w:rsidR="0022006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ystem, which are presented in </w:t>
      </w:r>
      <w:r w:rsidRPr="0A142060" w:rsidR="00220064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 xml:space="preserve">Attachment </w:t>
      </w:r>
      <w:r w:rsidRPr="0A142060" w:rsidR="00A96FC7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A</w:t>
      </w:r>
      <w:r w:rsidRPr="0A142060" w:rsidR="00003750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A7B72" w:rsidR="00220064" w:rsidP="7595378E" w:rsidRDefault="00A042D6" w14:paraId="394DF99A" w14:textId="227F4E16">
      <w:pPr>
        <w:pStyle w:val="ListParagraph"/>
        <w:widowControl w:val="0"/>
        <w:numPr>
          <w:ilvl w:val="0"/>
          <w:numId w:val="1"/>
        </w:numPr>
        <w:snapToGrid w:val="0"/>
        <w:spacing w:line="276" w:lineRule="auto"/>
        <w:ind w:left="723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7595378E">
        <w:rPr>
          <w:rFonts w:ascii="Times New Roman" w:hAnsi="Times New Roman" w:cs="Times New Roman"/>
          <w:b w:val="0"/>
          <w:sz w:val="22"/>
          <w:szCs w:val="22"/>
        </w:rPr>
        <w:t>Identifying</w:t>
      </w:r>
      <w:r w:rsidRPr="7595378E" w:rsidR="00220064">
        <w:rPr>
          <w:rFonts w:ascii="Times New Roman" w:hAnsi="Times New Roman" w:cs="Times New Roman"/>
          <w:b w:val="0"/>
          <w:sz w:val="22"/>
          <w:szCs w:val="22"/>
        </w:rPr>
        <w:t xml:space="preserve">, designing, implementing, operating, and monitoring effective controls over the System to mitigate risks that threaten the achievement of the </w:t>
      </w:r>
      <w:del w:author="Jessica Y Xu" w:date="2024-02-07T14:14:00Z" w:id="8">
        <w:r w:rsidRPr="7595378E" w:rsidDel="00220064">
          <w:rPr>
            <w:rFonts w:ascii="Times New Roman" w:hAnsi="Times New Roman" w:cs="Times New Roman"/>
            <w:b w:val="0"/>
            <w:sz w:val="22"/>
            <w:szCs w:val="22"/>
          </w:rPr>
          <w:delText xml:space="preserve">principal </w:delText>
        </w:r>
      </w:del>
      <w:r w:rsidRPr="7595378E" w:rsidR="00220064">
        <w:rPr>
          <w:rFonts w:ascii="Times New Roman" w:hAnsi="Times New Roman" w:cs="Times New Roman"/>
          <w:b w:val="0"/>
          <w:sz w:val="22"/>
          <w:szCs w:val="22"/>
        </w:rPr>
        <w:t>service commitments and system requirement</w:t>
      </w:r>
      <w:ins w:author="Jessica Y Xu" w:date="2024-02-25T12:24:00Z" w:id="9">
        <w:r w:rsidRPr="008E3837" w:rsidR="002B4B3A">
          <w:rPr>
            <w:rFonts w:ascii="Times New Roman" w:hAnsi="Times New Roman" w:cs="Times New Roman"/>
            <w:b w:val="0"/>
            <w:sz w:val="22"/>
            <w:szCs w:val="22"/>
            <w:lang w:eastAsia="zh-CN"/>
          </w:rPr>
          <w:t>s</w:t>
        </w:r>
      </w:ins>
      <w:del w:author="Tina YZ Zhang" w:date="2024-06-11T14:57:00Z" w:id="10">
        <w:r w:rsidRPr="7595378E" w:rsidDel="00BC05AA" w:rsidR="00C928F9">
          <w:rPr>
            <w:rFonts w:ascii="Times New Roman" w:hAnsi="Times New Roman" w:cs="Times New Roman"/>
            <w:b w:val="0"/>
            <w:sz w:val="22"/>
            <w:szCs w:val="22"/>
            <w:lang w:eastAsia="zh-CN"/>
          </w:rPr>
          <w:delText>.</w:delText>
        </w:r>
      </w:del>
    </w:p>
    <w:p w:rsidRPr="003A7B72" w:rsidR="00220064" w:rsidP="00D65DA8" w:rsidRDefault="00220064" w14:paraId="7F6D6C73" w14:textId="48692CC0">
      <w:pPr>
        <w:pStyle w:val="ListParagraph"/>
        <w:widowControl w:val="0"/>
        <w:numPr>
          <w:ilvl w:val="0"/>
          <w:numId w:val="1"/>
        </w:numPr>
        <w:snapToGrid w:val="0"/>
        <w:spacing w:line="276" w:lineRule="auto"/>
        <w:ind w:left="723"/>
        <w:contextualSpacing w:val="0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3A7B72">
        <w:rPr>
          <w:rFonts w:ascii="Times New Roman" w:hAnsi="Times New Roman" w:cs="Times New Roman"/>
          <w:b w:val="0"/>
          <w:sz w:val="22"/>
          <w:szCs w:val="22"/>
        </w:rPr>
        <w:t xml:space="preserve">Selecting the trust services categories </w:t>
      </w:r>
      <w:r w:rsidRPr="00723336" w:rsidR="00723336">
        <w:rPr>
          <w:rFonts w:ascii="Times New Roman" w:hAnsi="Times New Roman" w:cs="Times New Roman"/>
          <w:b w:val="0"/>
          <w:sz w:val="22"/>
          <w:szCs w:val="22"/>
        </w:rPr>
        <w:t xml:space="preserve">and associated criteria </w:t>
      </w:r>
      <w:r w:rsidRPr="003A7B72">
        <w:rPr>
          <w:rFonts w:ascii="Times New Roman" w:hAnsi="Times New Roman" w:cs="Times New Roman"/>
          <w:b w:val="0"/>
          <w:sz w:val="22"/>
          <w:szCs w:val="22"/>
        </w:rPr>
        <w:t>that are the basis of our assertion</w:t>
      </w:r>
      <w:r w:rsidRPr="003A7B72" w:rsidR="0028037B">
        <w:rPr>
          <w:rFonts w:ascii="Times New Roman" w:hAnsi="Times New Roman" w:cs="Times New Roman"/>
          <w:b w:val="0"/>
          <w:sz w:val="22"/>
          <w:szCs w:val="22"/>
        </w:rPr>
        <w:t>.</w:t>
      </w:r>
    </w:p>
    <w:p w:rsidRPr="00352ED6" w:rsidR="00220064" w:rsidP="003A7B72" w:rsidRDefault="00220064" w14:paraId="23E66579" w14:textId="77777777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:rsidRPr="00352ED6" w:rsidR="00352ED6" w:rsidP="003A7B72" w:rsidRDefault="00B4128B" w14:paraId="0F7E4762" w14:textId="5EB24DA0">
      <w:pPr>
        <w:widowControl w:val="0"/>
        <w:snapToGrid w:val="0"/>
        <w:spacing w:line="276" w:lineRule="auto"/>
        <w:jc w:val="both"/>
        <w:rPr>
          <w:rFonts w:eastAsia="MS Mincho"/>
          <w:sz w:val="22"/>
          <w:szCs w:val="22"/>
          <w:lang w:bidi="he-IL"/>
        </w:rPr>
      </w:pPr>
      <w:commentRangeStart w:id="11"/>
      <w:r w:rsidRPr="00A4684C">
        <w:rPr>
          <w:rFonts w:eastAsia="MS Mincho"/>
          <w:b/>
          <w:sz w:val="22"/>
          <w:szCs w:val="22"/>
          <w:lang w:bidi="he-IL"/>
        </w:rPr>
        <w:t>[Service organization short name]</w:t>
      </w:r>
      <w:commentRangeEnd w:id="11"/>
      <w:r w:rsidR="00421041">
        <w:rPr>
          <w:rStyle w:val="CommentReference"/>
        </w:rPr>
        <w:commentReference w:id="11"/>
      </w:r>
      <w:r w:rsidRPr="00135BDA">
        <w:rPr>
          <w:rFonts w:eastAsia="MS Mincho"/>
          <w:sz w:val="22"/>
          <w:szCs w:val="22"/>
          <w:lang w:bidi="he-IL"/>
        </w:rPr>
        <w:t xml:space="preserve"> uses </w:t>
      </w:r>
      <w:r w:rsidRPr="00A4684C">
        <w:rPr>
          <w:rFonts w:eastAsia="MS Mincho"/>
          <w:b/>
          <w:sz w:val="22"/>
          <w:szCs w:val="22"/>
          <w:lang w:bidi="he-IL"/>
        </w:rPr>
        <w:t>[Subservice organization name]</w:t>
      </w:r>
      <w:r w:rsidRPr="00135BDA">
        <w:rPr>
          <w:rFonts w:eastAsia="MS Mincho"/>
          <w:sz w:val="22"/>
          <w:szCs w:val="22"/>
          <w:lang w:bidi="he-IL"/>
        </w:rPr>
        <w:t xml:space="preserve"> (</w:t>
      </w:r>
      <w:r>
        <w:rPr>
          <w:rFonts w:eastAsia="MS Mincho"/>
          <w:sz w:val="22"/>
          <w:szCs w:val="22"/>
          <w:lang w:bidi="he-IL"/>
        </w:rPr>
        <w:t xml:space="preserve">the </w:t>
      </w:r>
      <w:r w:rsidRPr="00135BDA">
        <w:rPr>
          <w:rFonts w:eastAsia="MS Mincho"/>
          <w:sz w:val="22"/>
          <w:szCs w:val="22"/>
          <w:lang w:bidi="he-IL"/>
        </w:rPr>
        <w:t>“</w:t>
      </w:r>
      <w:r>
        <w:rPr>
          <w:rFonts w:eastAsia="MS Mincho"/>
          <w:bCs/>
          <w:sz w:val="22"/>
          <w:szCs w:val="22"/>
          <w:lang w:bidi="he-IL"/>
        </w:rPr>
        <w:t>s</w:t>
      </w:r>
      <w:r w:rsidRPr="00E3598F">
        <w:rPr>
          <w:rFonts w:hint="eastAsia" w:eastAsia="MS Mincho"/>
          <w:bCs/>
          <w:sz w:val="22"/>
          <w:szCs w:val="22"/>
          <w:lang w:bidi="he-IL"/>
        </w:rPr>
        <w:t>ubs</w:t>
      </w:r>
      <w:r w:rsidRPr="00E3598F">
        <w:rPr>
          <w:rFonts w:eastAsia="MS Mincho"/>
          <w:bCs/>
          <w:sz w:val="22"/>
          <w:szCs w:val="22"/>
          <w:lang w:bidi="he-IL"/>
        </w:rPr>
        <w:t xml:space="preserve">ervice </w:t>
      </w:r>
      <w:r>
        <w:rPr>
          <w:rFonts w:eastAsia="MS Mincho"/>
          <w:bCs/>
          <w:sz w:val="22"/>
          <w:szCs w:val="22"/>
          <w:lang w:bidi="he-IL"/>
        </w:rPr>
        <w:t>o</w:t>
      </w:r>
      <w:r w:rsidRPr="00E3598F">
        <w:rPr>
          <w:rFonts w:eastAsia="MS Mincho"/>
          <w:bCs/>
          <w:sz w:val="22"/>
          <w:szCs w:val="22"/>
          <w:lang w:bidi="he-IL"/>
        </w:rPr>
        <w:t>rganization</w:t>
      </w:r>
      <w:r w:rsidRPr="00135BDA">
        <w:rPr>
          <w:rFonts w:eastAsia="MS Mincho"/>
          <w:sz w:val="22"/>
          <w:szCs w:val="22"/>
          <w:lang w:bidi="he-IL"/>
        </w:rPr>
        <w:t xml:space="preserve">”) to </w:t>
      </w:r>
      <w:r>
        <w:rPr>
          <w:rFonts w:eastAsia="MS Mincho"/>
          <w:sz w:val="22"/>
          <w:szCs w:val="22"/>
          <w:lang w:bidi="he-IL"/>
        </w:rPr>
        <w:t xml:space="preserve">provide </w:t>
      </w:r>
      <w:r w:rsidRPr="00286C08">
        <w:rPr>
          <w:rFonts w:eastAsia="MS Mincho"/>
          <w:bCs/>
          <w:sz w:val="22"/>
          <w:szCs w:val="22"/>
          <w:lang w:bidi="he-IL"/>
        </w:rPr>
        <w:t>[identify the function or service provided by the subservice organization]</w:t>
      </w:r>
      <w:r w:rsidRPr="00135BDA">
        <w:rPr>
          <w:rFonts w:eastAsia="MS Mincho"/>
          <w:sz w:val="22"/>
          <w:szCs w:val="22"/>
          <w:lang w:bidi="he-IL"/>
        </w:rPr>
        <w:t>.</w:t>
      </w:r>
      <w:commentRangeStart w:id="12"/>
      <w:r w:rsidRPr="002341DD">
        <w:rPr>
          <w:rFonts w:eastAsia="MS Mincho"/>
          <w:bCs/>
          <w:color w:val="000000" w:themeColor="text1"/>
          <w:sz w:val="22"/>
          <w:szCs w:val="22"/>
          <w:lang w:bidi="he-IL"/>
        </w:rPr>
        <w:t>{</w:t>
      </w:r>
      <w:r>
        <w:rPr>
          <w:rFonts w:eastAsia="MS Mincho"/>
          <w:bCs/>
          <w:sz w:val="22"/>
          <w:szCs w:val="22"/>
          <w:lang w:bidi="he-IL"/>
        </w:rPr>
        <w:t xml:space="preserve"> </w:t>
      </w:r>
      <w:r w:rsidRPr="00A4684C">
        <w:rPr>
          <w:rFonts w:eastAsia="MS Mincho"/>
          <w:b/>
          <w:sz w:val="22"/>
          <w:szCs w:val="22"/>
          <w:lang w:bidi="he-IL"/>
        </w:rPr>
        <w:t>[Service organization short name]</w:t>
      </w:r>
      <w:r w:rsidRPr="00135BDA">
        <w:rPr>
          <w:rFonts w:eastAsia="MS Mincho"/>
          <w:sz w:val="22"/>
          <w:szCs w:val="22"/>
          <w:lang w:bidi="he-IL"/>
        </w:rPr>
        <w:t xml:space="preserve"> uses </w:t>
      </w:r>
      <w:r w:rsidRPr="00A4684C">
        <w:rPr>
          <w:rFonts w:eastAsia="MS Mincho"/>
          <w:b/>
          <w:sz w:val="22"/>
          <w:szCs w:val="22"/>
          <w:lang w:bidi="he-IL"/>
        </w:rPr>
        <w:t>[Subservice organization A name]</w:t>
      </w:r>
      <w:r>
        <w:rPr>
          <w:rFonts w:eastAsia="MS Mincho"/>
          <w:bCs/>
          <w:sz w:val="22"/>
          <w:szCs w:val="22"/>
          <w:lang w:bidi="he-IL"/>
        </w:rPr>
        <w:t xml:space="preserve"> (“</w:t>
      </w:r>
      <w:r w:rsidRPr="00286C08">
        <w:rPr>
          <w:rFonts w:eastAsia="MS Mincho"/>
          <w:sz w:val="22"/>
          <w:szCs w:val="22"/>
          <w:lang w:bidi="he-IL"/>
        </w:rPr>
        <w:t>Subservice organization</w:t>
      </w:r>
      <w:r w:rsidRPr="00286C08">
        <w:rPr>
          <w:sz w:val="22"/>
          <w:szCs w:val="22"/>
          <w:lang w:eastAsia="zh-CN" w:bidi="he-IL"/>
        </w:rPr>
        <w:t xml:space="preserve"> A short name</w:t>
      </w:r>
      <w:r>
        <w:rPr>
          <w:sz w:val="22"/>
          <w:szCs w:val="22"/>
          <w:lang w:eastAsia="zh-CN" w:bidi="he-IL"/>
        </w:rPr>
        <w:t>”</w:t>
      </w:r>
      <w:r>
        <w:rPr>
          <w:rFonts w:eastAsia="MS Mincho"/>
          <w:bCs/>
          <w:sz w:val="22"/>
          <w:szCs w:val="22"/>
          <w:lang w:bidi="he-IL"/>
        </w:rPr>
        <w:t>)</w:t>
      </w:r>
      <w:r>
        <w:rPr>
          <w:rFonts w:eastAsia="MS Mincho"/>
          <w:sz w:val="22"/>
          <w:szCs w:val="22"/>
          <w:lang w:bidi="he-IL"/>
        </w:rPr>
        <w:t xml:space="preserve"> </w:t>
      </w:r>
      <w:bookmarkStart w:name="_Hlk133570946" w:id="13"/>
      <w:r w:rsidRPr="00135BDA">
        <w:rPr>
          <w:rFonts w:eastAsia="MS Mincho"/>
          <w:sz w:val="22"/>
          <w:szCs w:val="22"/>
          <w:lang w:bidi="he-IL"/>
        </w:rPr>
        <w:t xml:space="preserve">to </w:t>
      </w:r>
      <w:r>
        <w:rPr>
          <w:rFonts w:eastAsia="MS Mincho"/>
          <w:sz w:val="22"/>
          <w:szCs w:val="22"/>
          <w:lang w:bidi="he-IL"/>
        </w:rPr>
        <w:t xml:space="preserve">provide </w:t>
      </w:r>
      <w:r w:rsidRPr="00A4684C">
        <w:rPr>
          <w:rFonts w:eastAsia="MS Mincho"/>
          <w:b/>
          <w:sz w:val="22"/>
          <w:szCs w:val="22"/>
          <w:lang w:bidi="he-IL"/>
        </w:rPr>
        <w:t>[identify the function or service provided by the subservice organization A]</w:t>
      </w:r>
      <w:r>
        <w:rPr>
          <w:rFonts w:eastAsia="MS Mincho"/>
          <w:bCs/>
          <w:sz w:val="22"/>
          <w:szCs w:val="22"/>
          <w:lang w:bidi="he-IL"/>
        </w:rPr>
        <w:t xml:space="preserve">, </w:t>
      </w:r>
      <w:r w:rsidRPr="00746C5D">
        <w:rPr>
          <w:rFonts w:eastAsia="MS Mincho"/>
          <w:sz w:val="22"/>
          <w:szCs w:val="22"/>
          <w:lang w:bidi="he-IL"/>
        </w:rPr>
        <w:t>and</w:t>
      </w:r>
      <w:r>
        <w:rPr>
          <w:rFonts w:eastAsia="MS Mincho"/>
          <w:bCs/>
          <w:sz w:val="22"/>
          <w:szCs w:val="22"/>
          <w:lang w:bidi="he-IL"/>
        </w:rPr>
        <w:t xml:space="preserve"> </w:t>
      </w:r>
      <w:r w:rsidRPr="00135BDA">
        <w:rPr>
          <w:rFonts w:eastAsia="MS Mincho"/>
          <w:sz w:val="22"/>
          <w:szCs w:val="22"/>
          <w:lang w:bidi="he-IL"/>
        </w:rPr>
        <w:t xml:space="preserve">uses </w:t>
      </w:r>
      <w:r w:rsidRPr="00A4684C">
        <w:rPr>
          <w:rFonts w:eastAsia="MS Mincho"/>
          <w:b/>
          <w:sz w:val="22"/>
          <w:szCs w:val="22"/>
          <w:lang w:bidi="he-IL"/>
        </w:rPr>
        <w:t>[Subservice organization B name]</w:t>
      </w:r>
      <w:r>
        <w:rPr>
          <w:rFonts w:eastAsia="MS Mincho"/>
          <w:sz w:val="22"/>
          <w:szCs w:val="22"/>
          <w:lang w:bidi="he-IL"/>
        </w:rPr>
        <w:t xml:space="preserve"> </w:t>
      </w:r>
      <w:r>
        <w:rPr>
          <w:rFonts w:eastAsia="MS Mincho"/>
          <w:bCs/>
          <w:sz w:val="22"/>
          <w:szCs w:val="22"/>
          <w:lang w:bidi="he-IL"/>
        </w:rPr>
        <w:t>(“</w:t>
      </w:r>
      <w:r w:rsidRPr="00286C08">
        <w:rPr>
          <w:rFonts w:eastAsia="MS Mincho"/>
          <w:sz w:val="22"/>
          <w:szCs w:val="22"/>
          <w:lang w:bidi="he-IL"/>
        </w:rPr>
        <w:t>Subservice organization</w:t>
      </w:r>
      <w:r w:rsidRPr="00286C08">
        <w:rPr>
          <w:sz w:val="22"/>
          <w:szCs w:val="22"/>
          <w:lang w:eastAsia="zh-CN" w:bidi="he-IL"/>
        </w:rPr>
        <w:t xml:space="preserve"> </w:t>
      </w:r>
      <w:r>
        <w:rPr>
          <w:sz w:val="22"/>
          <w:szCs w:val="22"/>
          <w:lang w:eastAsia="zh-CN" w:bidi="he-IL"/>
        </w:rPr>
        <w:t>B</w:t>
      </w:r>
      <w:r w:rsidRPr="00286C08">
        <w:rPr>
          <w:sz w:val="22"/>
          <w:szCs w:val="22"/>
          <w:lang w:eastAsia="zh-CN" w:bidi="he-IL"/>
        </w:rPr>
        <w:t xml:space="preserve"> short name</w:t>
      </w:r>
      <w:r>
        <w:rPr>
          <w:sz w:val="22"/>
          <w:szCs w:val="22"/>
          <w:lang w:eastAsia="zh-CN" w:bidi="he-IL"/>
        </w:rPr>
        <w:t>”</w:t>
      </w:r>
      <w:r>
        <w:rPr>
          <w:rFonts w:eastAsia="MS Mincho"/>
          <w:bCs/>
          <w:sz w:val="22"/>
          <w:szCs w:val="22"/>
          <w:lang w:bidi="he-IL"/>
        </w:rPr>
        <w:t xml:space="preserve">) </w:t>
      </w:r>
      <w:r w:rsidRPr="00135BDA">
        <w:rPr>
          <w:rFonts w:eastAsia="MS Mincho"/>
          <w:sz w:val="22"/>
          <w:szCs w:val="22"/>
          <w:lang w:bidi="he-IL"/>
        </w:rPr>
        <w:t xml:space="preserve">to </w:t>
      </w:r>
      <w:r>
        <w:rPr>
          <w:rFonts w:eastAsia="MS Mincho"/>
          <w:sz w:val="22"/>
          <w:szCs w:val="22"/>
          <w:lang w:bidi="he-IL"/>
        </w:rPr>
        <w:t xml:space="preserve">provide </w:t>
      </w:r>
      <w:r w:rsidRPr="00A4684C">
        <w:rPr>
          <w:rFonts w:eastAsia="MS Mincho"/>
          <w:b/>
          <w:sz w:val="22"/>
          <w:szCs w:val="22"/>
          <w:lang w:bidi="he-IL"/>
        </w:rPr>
        <w:t>[identify the function or service provided by the subservice organization B]</w:t>
      </w:r>
      <w:r>
        <w:rPr>
          <w:rFonts w:eastAsia="MS Mincho"/>
          <w:bCs/>
          <w:sz w:val="22"/>
          <w:szCs w:val="22"/>
          <w:lang w:bidi="he-IL"/>
        </w:rPr>
        <w:t>.</w:t>
      </w:r>
      <w:r w:rsidRPr="00286C08">
        <w:rPr>
          <w:rFonts w:eastAsia="MS Mincho"/>
          <w:sz w:val="22"/>
          <w:szCs w:val="22"/>
          <w:lang w:bidi="he-IL"/>
        </w:rPr>
        <w:t xml:space="preserve"> </w:t>
      </w:r>
      <w:r w:rsidRPr="00A4684C">
        <w:rPr>
          <w:rFonts w:eastAsia="MS Mincho"/>
          <w:b/>
          <w:bCs/>
          <w:sz w:val="22"/>
          <w:szCs w:val="22"/>
          <w:lang w:bidi="he-IL"/>
        </w:rPr>
        <w:t>[Subservice organization</w:t>
      </w:r>
      <w:r w:rsidRPr="00A4684C">
        <w:rPr>
          <w:b/>
          <w:bCs/>
          <w:sz w:val="22"/>
          <w:szCs w:val="22"/>
          <w:lang w:eastAsia="zh-CN" w:bidi="he-IL"/>
        </w:rPr>
        <w:t xml:space="preserve"> A short name</w:t>
      </w:r>
      <w:r w:rsidRPr="00A4684C">
        <w:rPr>
          <w:rFonts w:eastAsia="MS Mincho"/>
          <w:b/>
          <w:bCs/>
          <w:sz w:val="22"/>
          <w:szCs w:val="22"/>
          <w:lang w:bidi="he-IL"/>
        </w:rPr>
        <w:t>]</w:t>
      </w:r>
      <w:r w:rsidRPr="00B0304D">
        <w:rPr>
          <w:rFonts w:eastAsia="MS Mincho"/>
          <w:bCs/>
          <w:sz w:val="22"/>
          <w:szCs w:val="22"/>
          <w:lang w:bidi="he-IL"/>
        </w:rPr>
        <w:t xml:space="preserve"> and </w:t>
      </w:r>
      <w:r w:rsidRPr="00A4684C">
        <w:rPr>
          <w:rFonts w:eastAsia="MS Mincho"/>
          <w:b/>
          <w:bCs/>
          <w:sz w:val="22"/>
          <w:szCs w:val="22"/>
          <w:lang w:bidi="he-IL"/>
        </w:rPr>
        <w:t>[Subservice organization</w:t>
      </w:r>
      <w:r w:rsidRPr="00A4684C">
        <w:rPr>
          <w:b/>
          <w:bCs/>
          <w:sz w:val="22"/>
          <w:szCs w:val="22"/>
          <w:lang w:eastAsia="zh-CN" w:bidi="he-IL"/>
        </w:rPr>
        <w:t xml:space="preserve"> B short name</w:t>
      </w:r>
      <w:r w:rsidRPr="00A4684C">
        <w:rPr>
          <w:rFonts w:eastAsia="MS Mincho"/>
          <w:b/>
          <w:bCs/>
          <w:sz w:val="22"/>
          <w:szCs w:val="22"/>
          <w:lang w:bidi="he-IL"/>
        </w:rPr>
        <w:t>]</w:t>
      </w:r>
      <w:r w:rsidRPr="00B0304D">
        <w:rPr>
          <w:rFonts w:eastAsia="MS Mincho"/>
          <w:bCs/>
          <w:sz w:val="22"/>
          <w:szCs w:val="22"/>
          <w:lang w:bidi="he-IL"/>
        </w:rPr>
        <w:t xml:space="preserve"> are hereinafter collectively referred to as the “subservice organizations”</w:t>
      </w:r>
      <w:bookmarkEnd w:id="13"/>
      <w:r w:rsidRPr="00B0304D">
        <w:rPr>
          <w:rFonts w:eastAsia="MS Mincho"/>
          <w:bCs/>
          <w:sz w:val="22"/>
          <w:szCs w:val="22"/>
          <w:lang w:bidi="he-IL"/>
        </w:rPr>
        <w:t>.</w:t>
      </w:r>
      <w:r w:rsidRPr="002341DD">
        <w:rPr>
          <w:rFonts w:eastAsia="MS Mincho"/>
          <w:color w:val="000000" w:themeColor="text1"/>
          <w:sz w:val="22"/>
          <w:szCs w:val="22"/>
          <w:lang w:bidi="he-IL"/>
        </w:rPr>
        <w:t>}</w:t>
      </w:r>
      <w:commentRangeEnd w:id="12"/>
      <w:r>
        <w:rPr>
          <w:rStyle w:val="CommentReference"/>
        </w:rPr>
        <w:commentReference w:id="12"/>
      </w:r>
      <w:r w:rsidRPr="00352ED6" w:rsidR="00352ED6">
        <w:rPr>
          <w:rFonts w:eastAsia="MS Mincho"/>
          <w:sz w:val="22"/>
          <w:szCs w:val="22"/>
          <w:lang w:bidi="he-IL"/>
        </w:rPr>
        <w:t xml:space="preserve"> The description of the boundaries of the </w:t>
      </w:r>
      <w:r w:rsidR="00BA009C">
        <w:rPr>
          <w:rFonts w:eastAsia="MS Mincho"/>
          <w:sz w:val="22"/>
          <w:szCs w:val="22"/>
          <w:lang w:bidi="he-IL"/>
        </w:rPr>
        <w:t>S</w:t>
      </w:r>
      <w:r w:rsidRPr="00352ED6" w:rsidR="00352ED6">
        <w:rPr>
          <w:rFonts w:eastAsia="MS Mincho"/>
          <w:sz w:val="22"/>
          <w:szCs w:val="22"/>
          <w:lang w:bidi="he-IL"/>
        </w:rPr>
        <w:t xml:space="preserve">ystem presented in </w:t>
      </w:r>
      <w:r w:rsidRPr="00BA009C" w:rsidR="00352ED6">
        <w:rPr>
          <w:rFonts w:eastAsia="MS Mincho"/>
          <w:i/>
          <w:iCs/>
          <w:sz w:val="22"/>
          <w:szCs w:val="22"/>
          <w:lang w:bidi="he-IL"/>
        </w:rPr>
        <w:t>Attachment A</w:t>
      </w:r>
      <w:r w:rsidRPr="00352ED6" w:rsidR="00352ED6">
        <w:rPr>
          <w:rFonts w:eastAsia="MS Mincho"/>
          <w:sz w:val="22"/>
          <w:szCs w:val="22"/>
          <w:lang w:bidi="he-IL"/>
        </w:rPr>
        <w:t xml:space="preserve"> indicates that complementary controls at </w:t>
      </w:r>
      <w:r w:rsidR="00BA009C">
        <w:rPr>
          <w:rFonts w:eastAsia="MS Mincho"/>
          <w:sz w:val="22"/>
          <w:szCs w:val="22"/>
          <w:lang w:bidi="he-IL"/>
        </w:rPr>
        <w:t xml:space="preserve">the </w:t>
      </w:r>
      <w:r w:rsidR="00BA009C">
        <w:rPr>
          <w:rFonts w:eastAsia="MS Mincho"/>
          <w:bCs/>
          <w:sz w:val="22"/>
          <w:szCs w:val="22"/>
          <w:lang w:bidi="he-IL"/>
        </w:rPr>
        <w:t>s</w:t>
      </w:r>
      <w:r w:rsidRPr="00E3598F" w:rsidR="00BA009C">
        <w:rPr>
          <w:rFonts w:hint="eastAsia" w:eastAsia="MS Mincho"/>
          <w:bCs/>
          <w:sz w:val="22"/>
          <w:szCs w:val="22"/>
          <w:lang w:bidi="he-IL"/>
        </w:rPr>
        <w:t>ubs</w:t>
      </w:r>
      <w:r w:rsidRPr="00E3598F" w:rsidR="00BA009C">
        <w:rPr>
          <w:rFonts w:eastAsia="MS Mincho"/>
          <w:bCs/>
          <w:sz w:val="22"/>
          <w:szCs w:val="22"/>
          <w:lang w:bidi="he-IL"/>
        </w:rPr>
        <w:t xml:space="preserve">ervice </w:t>
      </w:r>
      <w:r w:rsidR="00BA009C">
        <w:rPr>
          <w:rFonts w:eastAsia="MS Mincho"/>
          <w:bCs/>
          <w:sz w:val="22"/>
          <w:szCs w:val="22"/>
          <w:lang w:bidi="he-IL"/>
        </w:rPr>
        <w:t>o</w:t>
      </w:r>
      <w:r w:rsidRPr="00E3598F" w:rsidR="00BA009C">
        <w:rPr>
          <w:rFonts w:eastAsia="MS Mincho"/>
          <w:bCs/>
          <w:sz w:val="22"/>
          <w:szCs w:val="22"/>
          <w:lang w:bidi="he-IL"/>
        </w:rPr>
        <w:t>rganization</w:t>
      </w:r>
      <w:r w:rsidRPr="00A04418" w:rsidR="00BA009C">
        <w:rPr>
          <w:rFonts w:eastAsia="MS Mincho"/>
          <w:b/>
          <w:sz w:val="22"/>
          <w:szCs w:val="22"/>
          <w:lang w:bidi="he-IL"/>
        </w:rPr>
        <w:t>[s]</w:t>
      </w:r>
      <w:r w:rsidRPr="00352ED6" w:rsidR="00352ED6">
        <w:rPr>
          <w:rFonts w:eastAsia="MS Mincho"/>
          <w:sz w:val="22"/>
          <w:szCs w:val="22"/>
          <w:lang w:bidi="he-IL"/>
        </w:rPr>
        <w:t xml:space="preserve"> that are suitably designed and operating effectively are necessary, along with controls at </w:t>
      </w:r>
      <w:r w:rsidRPr="00A4684C" w:rsidR="00BA009C">
        <w:rPr>
          <w:rFonts w:eastAsia="MS Mincho"/>
          <w:b/>
          <w:sz w:val="22"/>
          <w:szCs w:val="22"/>
          <w:lang w:bidi="he-IL"/>
        </w:rPr>
        <w:t>[Service organization short name]</w:t>
      </w:r>
      <w:r w:rsidRPr="00352ED6" w:rsidR="00352ED6">
        <w:rPr>
          <w:rFonts w:eastAsia="MS Mincho"/>
          <w:sz w:val="22"/>
          <w:szCs w:val="22"/>
          <w:lang w:bidi="he-IL"/>
        </w:rPr>
        <w:t xml:space="preserve"> to achieve the service commitments and system requirements. The description of the boundaries of the </w:t>
      </w:r>
      <w:r w:rsidR="00BA009C">
        <w:rPr>
          <w:rFonts w:eastAsia="MS Mincho"/>
          <w:sz w:val="22"/>
          <w:szCs w:val="22"/>
          <w:lang w:bidi="he-IL"/>
        </w:rPr>
        <w:t>S</w:t>
      </w:r>
      <w:r w:rsidRPr="00352ED6" w:rsidR="00352ED6">
        <w:rPr>
          <w:rFonts w:eastAsia="MS Mincho"/>
          <w:sz w:val="22"/>
          <w:szCs w:val="22"/>
          <w:lang w:bidi="he-IL"/>
        </w:rPr>
        <w:t xml:space="preserve">ystem presents the types of complementary subservice organization controls assumed in the design of </w:t>
      </w:r>
      <w:r w:rsidRPr="000C7CBD" w:rsidR="00BA009C">
        <w:rPr>
          <w:rFonts w:eastAsia="MS Mincho"/>
          <w:b/>
          <w:sz w:val="22"/>
          <w:szCs w:val="22"/>
          <w:lang w:bidi="he-IL"/>
        </w:rPr>
        <w:t>[Service organization short name]</w:t>
      </w:r>
      <w:r w:rsidRPr="00352ED6" w:rsidR="00352ED6">
        <w:rPr>
          <w:rFonts w:eastAsia="MS Mincho"/>
          <w:sz w:val="22"/>
          <w:szCs w:val="22"/>
          <w:lang w:bidi="he-IL"/>
        </w:rPr>
        <w:t xml:space="preserve">’s controls. It does not disclose the actual controls at </w:t>
      </w:r>
      <w:r w:rsidR="00BA009C">
        <w:rPr>
          <w:rFonts w:eastAsia="MS Mincho"/>
          <w:sz w:val="22"/>
          <w:szCs w:val="22"/>
          <w:lang w:bidi="he-IL"/>
        </w:rPr>
        <w:t xml:space="preserve">the </w:t>
      </w:r>
      <w:r w:rsidR="00BA009C">
        <w:rPr>
          <w:rFonts w:eastAsia="MS Mincho"/>
          <w:bCs/>
          <w:sz w:val="22"/>
          <w:szCs w:val="22"/>
          <w:lang w:bidi="he-IL"/>
        </w:rPr>
        <w:t>s</w:t>
      </w:r>
      <w:r w:rsidRPr="00E3598F" w:rsidR="00BA009C">
        <w:rPr>
          <w:rFonts w:hint="eastAsia" w:eastAsia="MS Mincho"/>
          <w:bCs/>
          <w:sz w:val="22"/>
          <w:szCs w:val="22"/>
          <w:lang w:bidi="he-IL"/>
        </w:rPr>
        <w:t>ubs</w:t>
      </w:r>
      <w:r w:rsidRPr="00E3598F" w:rsidR="00BA009C">
        <w:rPr>
          <w:rFonts w:eastAsia="MS Mincho"/>
          <w:bCs/>
          <w:sz w:val="22"/>
          <w:szCs w:val="22"/>
          <w:lang w:bidi="he-IL"/>
        </w:rPr>
        <w:t xml:space="preserve">ervice </w:t>
      </w:r>
      <w:r w:rsidR="00BA009C">
        <w:rPr>
          <w:rFonts w:eastAsia="MS Mincho"/>
          <w:bCs/>
          <w:sz w:val="22"/>
          <w:szCs w:val="22"/>
          <w:lang w:bidi="he-IL"/>
        </w:rPr>
        <w:t>o</w:t>
      </w:r>
      <w:r w:rsidRPr="00E3598F" w:rsidR="00BA009C">
        <w:rPr>
          <w:rFonts w:eastAsia="MS Mincho"/>
          <w:bCs/>
          <w:sz w:val="22"/>
          <w:szCs w:val="22"/>
          <w:lang w:bidi="he-IL"/>
        </w:rPr>
        <w:t>rganization</w:t>
      </w:r>
      <w:r w:rsidRPr="00F50123" w:rsidR="00BA009C">
        <w:rPr>
          <w:rFonts w:eastAsia="MS Mincho"/>
          <w:b/>
          <w:sz w:val="22"/>
          <w:szCs w:val="22"/>
          <w:lang w:bidi="he-IL"/>
        </w:rPr>
        <w:t>[s]</w:t>
      </w:r>
      <w:r w:rsidRPr="00352ED6" w:rsidR="00352ED6">
        <w:rPr>
          <w:rFonts w:eastAsia="MS Mincho"/>
          <w:sz w:val="22"/>
          <w:szCs w:val="22"/>
          <w:lang w:bidi="he-IL"/>
        </w:rPr>
        <w:t>.</w:t>
      </w:r>
    </w:p>
    <w:p w:rsidRPr="003A7B72" w:rsidR="00352ED6" w:rsidP="003A7B72" w:rsidRDefault="00352ED6" w14:paraId="76D74C88" w14:textId="77777777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:rsidRPr="00015097" w:rsidR="00220064" w:rsidP="003A7B72" w:rsidRDefault="00220064" w14:paraId="58CFA9CC" w14:textId="218825A1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3A7B72">
        <w:rPr>
          <w:sz w:val="22"/>
          <w:szCs w:val="22"/>
        </w:rPr>
        <w:t xml:space="preserve">We </w:t>
      </w:r>
      <w:r w:rsidRPr="00E94142" w:rsidR="00E94142">
        <w:rPr>
          <w:sz w:val="22"/>
          <w:szCs w:val="22"/>
        </w:rPr>
        <w:t>confirm to the best of our knowledge and belief</w:t>
      </w:r>
      <w:r w:rsidRPr="003A7B72">
        <w:rPr>
          <w:sz w:val="22"/>
          <w:szCs w:val="22"/>
        </w:rPr>
        <w:t xml:space="preserve"> that the controls over the </w:t>
      </w:r>
      <w:r w:rsidRPr="003A7B72" w:rsidR="00AB06FE">
        <w:rPr>
          <w:sz w:val="22"/>
          <w:szCs w:val="22"/>
        </w:rPr>
        <w:t xml:space="preserve">System </w:t>
      </w:r>
      <w:r w:rsidRPr="003A7B72">
        <w:rPr>
          <w:sz w:val="22"/>
          <w:szCs w:val="22"/>
        </w:rPr>
        <w:t>were effective throughout the period [</w:t>
      </w:r>
      <w:r w:rsidRPr="003A7B72">
        <w:rPr>
          <w:b/>
          <w:sz w:val="22"/>
          <w:szCs w:val="22"/>
        </w:rPr>
        <w:t>date</w:t>
      </w:r>
      <w:r w:rsidRPr="003A7B72">
        <w:rPr>
          <w:sz w:val="22"/>
          <w:szCs w:val="22"/>
        </w:rPr>
        <w:t>] to [</w:t>
      </w:r>
      <w:r w:rsidRPr="003A7B72">
        <w:rPr>
          <w:b/>
          <w:sz w:val="22"/>
          <w:szCs w:val="22"/>
        </w:rPr>
        <w:t>date</w:t>
      </w:r>
      <w:r w:rsidRPr="003A7B72">
        <w:rPr>
          <w:sz w:val="22"/>
          <w:szCs w:val="22"/>
        </w:rPr>
        <w:t xml:space="preserve">], to provide reasonable assurance that the service commitments and system requirements were achieved based on the </w:t>
      </w:r>
      <w:r w:rsidRPr="00010159" w:rsidR="00010159">
        <w:rPr>
          <w:sz w:val="22"/>
          <w:szCs w:val="22"/>
        </w:rPr>
        <w:t xml:space="preserve">trust services </w:t>
      </w:r>
      <w:r w:rsidRPr="003A7B72">
        <w:rPr>
          <w:sz w:val="22"/>
          <w:szCs w:val="22"/>
        </w:rPr>
        <w:t xml:space="preserve">criteria relevant to </w:t>
      </w:r>
      <w:commentRangeStart w:id="14"/>
      <w:r w:rsidRPr="003A7B72">
        <w:rPr>
          <w:sz w:val="22"/>
          <w:szCs w:val="22"/>
        </w:rPr>
        <w:t>[</w:t>
      </w:r>
      <w:r w:rsidRPr="003A7B72">
        <w:rPr>
          <w:b/>
          <w:sz w:val="22"/>
          <w:szCs w:val="22"/>
        </w:rPr>
        <w:t>security, availability, processing integrity, confidentiality</w:t>
      </w:r>
      <w:r w:rsidRPr="003A7B72" w:rsidR="00486840">
        <w:rPr>
          <w:b/>
          <w:sz w:val="22"/>
          <w:szCs w:val="22"/>
        </w:rPr>
        <w:t xml:space="preserve">, </w:t>
      </w:r>
      <w:r w:rsidRPr="00AD2076" w:rsidR="00486840">
        <w:rPr>
          <w:bCs/>
          <w:sz w:val="22"/>
          <w:szCs w:val="22"/>
        </w:rPr>
        <w:t>and</w:t>
      </w:r>
      <w:r w:rsidRPr="003A7B72" w:rsidR="00486840">
        <w:rPr>
          <w:b/>
          <w:sz w:val="22"/>
          <w:szCs w:val="22"/>
        </w:rPr>
        <w:t xml:space="preserve"> privacy</w:t>
      </w:r>
      <w:r w:rsidRPr="003A7B72">
        <w:rPr>
          <w:sz w:val="22"/>
          <w:szCs w:val="22"/>
        </w:rPr>
        <w:t>]</w:t>
      </w:r>
      <w:commentRangeEnd w:id="14"/>
      <w:r w:rsidRPr="003A7B72" w:rsidR="00871C16">
        <w:rPr>
          <w:rStyle w:val="CommentReference"/>
          <w:sz w:val="22"/>
          <w:szCs w:val="22"/>
        </w:rPr>
        <w:commentReference w:id="14"/>
      </w:r>
      <w:r w:rsidRPr="003A7B72">
        <w:rPr>
          <w:sz w:val="22"/>
          <w:szCs w:val="22"/>
        </w:rPr>
        <w:t xml:space="preserve"> set forth in the AICPA’s TSP section 100, </w:t>
      </w:r>
      <w:r w:rsidRPr="003A7B72">
        <w:rPr>
          <w:i/>
          <w:sz w:val="22"/>
          <w:szCs w:val="22"/>
        </w:rPr>
        <w:t>2017 Trust Services Criteria for Security, Availability, Processing Integrity, Confidentiality, and Privacy</w:t>
      </w:r>
      <w:ins w:author="Tina YZ Zhang" w:date="2024-06-11T14:58:00Z" w:id="15">
        <w:r w:rsidRPr="00015097" w:rsidR="00BC05AA">
          <w:rPr>
            <w:sz w:val="22"/>
            <w:szCs w:val="22"/>
          </w:rPr>
          <w:t>, in AICPA Trust Services Criteria</w:t>
        </w:r>
      </w:ins>
      <w:ins w:author="Fiona Xie" w:date="2024-07-08T16:33:00Z" w:id="16">
        <w:r w:rsidR="00015097">
          <w:rPr>
            <w:sz w:val="22"/>
            <w:szCs w:val="22"/>
          </w:rPr>
          <w:t xml:space="preserve"> </w:t>
        </w:r>
      </w:ins>
      <w:ins w:author="Fiona Xie" w:date="2024-07-08T16:32:00Z" w:id="17">
        <w:r w:rsidRPr="00015097" w:rsidR="00DD450E">
          <w:rPr>
            <w:sz w:val="22"/>
            <w:szCs w:val="22"/>
          </w:rPr>
          <w:t>(</w:t>
        </w:r>
        <w:r w:rsidRPr="00015097" w:rsidR="00DD450E">
          <w:rPr>
            <w:rFonts w:hint="eastAsia"/>
            <w:sz w:val="22"/>
            <w:szCs w:val="22"/>
          </w:rPr>
          <w:t>th</w:t>
        </w:r>
        <w:r w:rsidRPr="00015097" w:rsidR="00DD450E">
          <w:rPr>
            <w:sz w:val="22"/>
            <w:szCs w:val="22"/>
          </w:rPr>
          <w:t>e “applicable trust services criteria”)</w:t>
        </w:r>
      </w:ins>
      <w:r w:rsidRPr="00015097">
        <w:rPr>
          <w:sz w:val="22"/>
          <w:szCs w:val="22"/>
        </w:rPr>
        <w:t>.</w:t>
      </w:r>
    </w:p>
    <w:p w:rsidRPr="003A7B72" w:rsidR="00770C4B" w:rsidP="003A7B72" w:rsidRDefault="00770C4B" w14:paraId="4A7E5829" w14:textId="77777777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</w:p>
    <w:p w:rsidRPr="003A7B72" w:rsidR="00A042D6" w:rsidP="003A7B72" w:rsidRDefault="00A042D6" w14:paraId="1AB85E37" w14:textId="77777777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</w:p>
    <w:p w:rsidRPr="003A7B72" w:rsidR="00871C16" w:rsidP="003A7B72" w:rsidRDefault="00220064" w14:paraId="7897A065" w14:textId="176E6BDB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  <w:r w:rsidRPr="003A7B72">
        <w:rPr>
          <w:rFonts w:eastAsia="SimHei"/>
          <w:sz w:val="22"/>
          <w:szCs w:val="22"/>
          <w:lang w:eastAsia="zh-CN"/>
        </w:rPr>
        <w:t>Very truly yours,</w:t>
      </w:r>
    </w:p>
    <w:p w:rsidRPr="003A7B72" w:rsidR="00871C16" w:rsidP="003A7B72" w:rsidRDefault="00871C16" w14:paraId="22079849" w14:textId="1869E7B0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</w:p>
    <w:p w:rsidRPr="003A7B72" w:rsidR="00871C16" w:rsidP="003A7B72" w:rsidRDefault="00871C16" w14:paraId="31EA0323" w14:textId="79871207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</w:p>
    <w:p w:rsidRPr="003A7B72" w:rsidR="00871C16" w:rsidP="003A7B72" w:rsidRDefault="00871C16" w14:paraId="4DCB9F36" w14:textId="77777777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</w:p>
    <w:p w:rsidRPr="003A7B72" w:rsidR="0028037B" w:rsidP="003A7B72" w:rsidRDefault="0028037B" w14:paraId="5CBDEA4A" w14:textId="7CD1F471">
      <w:pPr>
        <w:widowControl w:val="0"/>
        <w:overflowPunct/>
        <w:autoSpaceDE/>
        <w:autoSpaceDN/>
        <w:snapToGrid w:val="0"/>
        <w:spacing w:line="276" w:lineRule="auto"/>
        <w:jc w:val="both"/>
        <w:textAlignment w:val="auto"/>
        <w:rPr>
          <w:rFonts w:eastAsia="SimHei"/>
          <w:sz w:val="22"/>
          <w:szCs w:val="22"/>
          <w:lang w:eastAsia="zh-CN"/>
        </w:rPr>
      </w:pPr>
    </w:p>
    <w:p w:rsidRPr="003A7B72" w:rsidR="001E737A" w:rsidP="003A7B72" w:rsidRDefault="00220064" w14:paraId="26468ED4" w14:textId="2A004E42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8"/>
      <w:r w:rsidRPr="003A7B72">
        <w:rPr>
          <w:rFonts w:eastAsia="SimHei"/>
          <w:b/>
          <w:bCs/>
          <w:sz w:val="22"/>
          <w:szCs w:val="22"/>
          <w:lang w:eastAsia="zh-CN"/>
        </w:rPr>
        <w:t>[Service organization name</w:t>
      </w:r>
      <w:commentRangeEnd w:id="18"/>
      <w:r w:rsidRPr="003A7B72" w:rsidR="00316820">
        <w:rPr>
          <w:rStyle w:val="CommentReference"/>
          <w:sz w:val="22"/>
          <w:szCs w:val="22"/>
        </w:rPr>
        <w:commentReference w:id="18"/>
      </w:r>
      <w:r w:rsidRPr="003A7B72">
        <w:rPr>
          <w:rFonts w:eastAsia="SimHei"/>
          <w:b/>
          <w:bCs/>
          <w:sz w:val="22"/>
          <w:szCs w:val="22"/>
          <w:lang w:eastAsia="zh-CN"/>
        </w:rPr>
        <w:t>]</w:t>
      </w:r>
    </w:p>
    <w:sectPr w:rsidRPr="003A7B72" w:rsidR="001E737A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NHJ" w:author="Nicole H Jin" w:date="2022-03-24T10:36:00Z" w:id="0">
    <w:p w:rsidR="002D713D" w:rsidRDefault="002D713D" w14:paraId="1655EE1D" w14:textId="11CD24FB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8627A0">
        <w:rPr>
          <w:rFonts w:hint="eastAsia"/>
          <w:b/>
          <w:bCs/>
          <w:lang w:eastAsia="zh-CN"/>
        </w:rPr>
        <w:t>注：</w:t>
      </w:r>
      <w:r>
        <w:rPr>
          <w:rFonts w:hint="eastAsia"/>
          <w:lang w:eastAsia="zh-CN"/>
        </w:rPr>
        <w:t>根据项目情况选择相应的标准</w:t>
      </w:r>
    </w:p>
  </w:comment>
  <w:comment w:initials="VG" w:author="Vic Gong" w:date="2023-08-09T11:53:00Z" w:id="11">
    <w:p w:rsidR="00421041" w:rsidRDefault="00421041" w14:paraId="72640598" w14:textId="0FB288EC">
      <w:pPr>
        <w:pStyle w:val="CommentText"/>
      </w:pPr>
      <w:r>
        <w:rPr>
          <w:rStyle w:val="CommentReference"/>
        </w:rPr>
        <w:annotationRef/>
      </w:r>
      <w:r w:rsidR="00F51DEB">
        <w:rPr>
          <w:rFonts w:hint="eastAsia"/>
          <w:lang w:eastAsia="zh-CN"/>
        </w:rPr>
        <w:t>注：</w:t>
      </w:r>
      <w:r>
        <w:rPr>
          <w:rFonts w:hint="eastAsia"/>
          <w:lang w:eastAsia="zh-CN"/>
        </w:rPr>
        <w:t>若无</w:t>
      </w:r>
      <w:r w:rsidR="00F51DEB">
        <w:rPr>
          <w:rFonts w:hint="eastAsia"/>
          <w:lang w:eastAsia="zh-CN"/>
        </w:rPr>
        <w:t>carve</w:t>
      </w:r>
      <w:r w:rsidR="00F51DEB">
        <w:rPr>
          <w:lang w:eastAsia="zh-CN"/>
        </w:rPr>
        <w:t>-</w:t>
      </w:r>
      <w:r w:rsidR="00F51DEB">
        <w:rPr>
          <w:rFonts w:hint="eastAsia"/>
          <w:lang w:eastAsia="zh-CN"/>
        </w:rPr>
        <w:t>out</w:t>
      </w:r>
      <w:r w:rsidR="00F51DEB">
        <w:rPr>
          <w:rFonts w:hint="eastAsia"/>
          <w:lang w:eastAsia="zh-CN"/>
        </w:rPr>
        <w:t>子服务机构，则删除此段</w:t>
      </w:r>
    </w:p>
  </w:comment>
  <w:comment w:initials="VG" w:author="Vic Gong" w:date="2023-08-02T13:16:00Z" w:id="12">
    <w:p w:rsidRPr="002341DD" w:rsidR="00B4128B" w:rsidP="00B4128B" w:rsidRDefault="00B4128B" w14:paraId="2B1BDE29" w14:textId="77777777">
      <w:pPr>
        <w:pStyle w:val="CommentText"/>
        <w:rPr>
          <w:rFonts w:eastAsia="SimHei"/>
          <w:b/>
          <w:bCs/>
          <w:lang w:eastAsia="zh-CN"/>
        </w:rPr>
      </w:pPr>
      <w:r>
        <w:rPr>
          <w:rStyle w:val="CommentReference"/>
        </w:rPr>
        <w:annotationRef/>
      </w:r>
      <w:r w:rsidRPr="002341DD">
        <w:rPr>
          <w:rFonts w:eastAsia="SimHei"/>
          <w:bCs/>
          <w:lang w:eastAsia="zh-CN"/>
        </w:rPr>
        <w:t>注：</w:t>
      </w:r>
    </w:p>
    <w:p w:rsidRPr="002341DD" w:rsidR="00B4128B" w:rsidP="00B4128B" w:rsidRDefault="00B4128B" w14:paraId="672686C3" w14:textId="77777777">
      <w:pPr>
        <w:pStyle w:val="CommentText"/>
        <w:numPr>
          <w:ilvl w:val="0"/>
          <w:numId w:val="2"/>
        </w:numPr>
        <w:rPr>
          <w:rFonts w:eastAsia="SimHei"/>
          <w:b/>
          <w:bCs/>
          <w:lang w:eastAsia="zh-CN"/>
        </w:rPr>
      </w:pPr>
      <w:r w:rsidRPr="002341DD">
        <w:rPr>
          <w:rFonts w:eastAsia="SimHei"/>
          <w:bCs/>
          <w:lang w:eastAsia="zh-CN"/>
        </w:rPr>
        <w:t>如涉及多家</w:t>
      </w:r>
      <w:r w:rsidRPr="002341DD">
        <w:rPr>
          <w:rFonts w:eastAsia="SimHei"/>
          <w:bCs/>
          <w:lang w:eastAsia="zh-CN"/>
        </w:rPr>
        <w:t>SSO</w:t>
      </w:r>
      <w:r w:rsidRPr="002341DD">
        <w:rPr>
          <w:rFonts w:eastAsia="SimHei"/>
          <w:bCs/>
          <w:lang w:eastAsia="zh-CN"/>
        </w:rPr>
        <w:t>，使用此句式</w:t>
      </w:r>
    </w:p>
    <w:p w:rsidRPr="002341DD" w:rsidR="00B4128B" w:rsidP="00B4128B" w:rsidRDefault="00B4128B" w14:paraId="4C0CC5B3" w14:textId="77777777">
      <w:pPr>
        <w:pStyle w:val="CommentText"/>
        <w:numPr>
          <w:ilvl w:val="0"/>
          <w:numId w:val="2"/>
        </w:numPr>
        <w:rPr>
          <w:rFonts w:eastAsia="SimHei"/>
          <w:b/>
          <w:bCs/>
          <w:lang w:eastAsia="zh-CN"/>
        </w:rPr>
      </w:pPr>
      <w:r w:rsidRPr="002341DD">
        <w:rPr>
          <w:rFonts w:eastAsia="SimHei"/>
          <w:bCs/>
          <w:lang w:eastAsia="zh-CN"/>
        </w:rPr>
        <w:t>如果一家</w:t>
      </w:r>
      <w:r w:rsidRPr="002341DD">
        <w:rPr>
          <w:rFonts w:eastAsia="SimHei"/>
          <w:bCs/>
          <w:lang w:eastAsia="zh-CN"/>
        </w:rPr>
        <w:t>SSO</w:t>
      </w:r>
      <w:r w:rsidRPr="002341DD">
        <w:rPr>
          <w:rFonts w:eastAsia="SimHei"/>
          <w:bCs/>
          <w:lang w:eastAsia="zh-CN"/>
        </w:rPr>
        <w:t>提供多个</w:t>
      </w:r>
      <w:r w:rsidRPr="002341DD">
        <w:rPr>
          <w:rFonts w:eastAsia="SimHei"/>
          <w:bCs/>
          <w:lang w:eastAsia="zh-CN"/>
        </w:rPr>
        <w:t>service</w:t>
      </w:r>
      <w:r w:rsidRPr="002341DD">
        <w:rPr>
          <w:rFonts w:eastAsia="SimHei"/>
          <w:bCs/>
          <w:lang w:eastAsia="zh-CN"/>
        </w:rPr>
        <w:t>，比如云服务包括</w:t>
      </w:r>
      <w:r w:rsidRPr="002341DD">
        <w:rPr>
          <w:rFonts w:eastAsia="SimHei"/>
          <w:bCs/>
          <w:lang w:eastAsia="zh-CN"/>
        </w:rPr>
        <w:t>ECS</w:t>
      </w:r>
      <w:r w:rsidRPr="002341DD">
        <w:rPr>
          <w:rFonts w:eastAsia="SimHei"/>
          <w:bCs/>
          <w:lang w:eastAsia="zh-CN"/>
        </w:rPr>
        <w:t>、</w:t>
      </w:r>
      <w:r w:rsidRPr="002341DD">
        <w:rPr>
          <w:rFonts w:eastAsia="SimHei"/>
          <w:bCs/>
          <w:lang w:eastAsia="zh-CN"/>
        </w:rPr>
        <w:t>RDS</w:t>
      </w:r>
      <w:r w:rsidRPr="002341DD">
        <w:rPr>
          <w:rFonts w:eastAsia="SimHei"/>
          <w:bCs/>
          <w:lang w:eastAsia="zh-CN"/>
        </w:rPr>
        <w:t>等，不建议罗列出所有</w:t>
      </w:r>
      <w:r w:rsidRPr="002341DD">
        <w:rPr>
          <w:rFonts w:eastAsia="SimHei"/>
          <w:bCs/>
          <w:lang w:eastAsia="zh-CN"/>
        </w:rPr>
        <w:t>service</w:t>
      </w:r>
      <w:r w:rsidRPr="002341DD">
        <w:rPr>
          <w:rFonts w:eastAsia="SimHei"/>
          <w:bCs/>
          <w:lang w:eastAsia="zh-CN"/>
        </w:rPr>
        <w:t>，建议采用统称，如</w:t>
      </w:r>
      <w:r w:rsidRPr="002341DD">
        <w:rPr>
          <w:rFonts w:eastAsia="SimHei"/>
          <w:bCs/>
          <w:lang w:eastAsia="zh-CN"/>
        </w:rPr>
        <w:t>cloud computing services, cloud security services</w:t>
      </w:r>
      <w:r w:rsidRPr="002341DD">
        <w:rPr>
          <w:rFonts w:eastAsia="SimHei"/>
          <w:bCs/>
          <w:lang w:eastAsia="zh-CN"/>
        </w:rPr>
        <w:t>等</w:t>
      </w:r>
    </w:p>
    <w:p w:rsidRPr="002341DD" w:rsidR="00B4128B" w:rsidP="00B4128B" w:rsidRDefault="00B4128B" w14:paraId="21093C38" w14:textId="77777777">
      <w:pPr>
        <w:pStyle w:val="CommentText"/>
        <w:numPr>
          <w:ilvl w:val="0"/>
          <w:numId w:val="2"/>
        </w:numPr>
        <w:rPr>
          <w:rFonts w:eastAsia="SimHei"/>
          <w:b/>
          <w:bCs/>
          <w:lang w:eastAsia="zh-CN"/>
        </w:rPr>
      </w:pPr>
      <w:r w:rsidRPr="002341DD">
        <w:rPr>
          <w:rFonts w:eastAsia="SimHei"/>
          <w:bCs/>
          <w:lang w:eastAsia="zh-CN"/>
        </w:rPr>
        <w:t>如果一家</w:t>
      </w:r>
      <w:r w:rsidRPr="002341DD">
        <w:rPr>
          <w:rFonts w:eastAsia="SimHei"/>
          <w:bCs/>
          <w:lang w:eastAsia="zh-CN"/>
        </w:rPr>
        <w:t>SSO</w:t>
      </w:r>
      <w:r w:rsidRPr="002341DD">
        <w:rPr>
          <w:rFonts w:eastAsia="SimHei"/>
          <w:bCs/>
          <w:lang w:eastAsia="zh-CN"/>
        </w:rPr>
        <w:t>只提供一种具体的服务，可以直接写出，如</w:t>
      </w:r>
      <w:r w:rsidRPr="002341DD">
        <w:rPr>
          <w:rFonts w:eastAsia="SimHei"/>
          <w:bCs/>
          <w:lang w:eastAsia="zh-CN"/>
        </w:rPr>
        <w:t>DingTalk Platform service</w:t>
      </w:r>
    </w:p>
  </w:comment>
  <w:comment w:initials="SZ" w:author="Sally Zhong" w:date="2023-05-17T12:01:00Z" w:id="14">
    <w:p w:rsidR="00871C16" w:rsidRDefault="00871C16" w14:paraId="2297E94C" w14:textId="2B9D4431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A042D6">
        <w:rPr>
          <w:rFonts w:hint="eastAsia"/>
          <w:b/>
          <w:bCs/>
          <w:lang w:eastAsia="zh-CN"/>
        </w:rPr>
        <w:t>注：</w:t>
      </w:r>
      <w:r>
        <w:rPr>
          <w:rFonts w:hint="eastAsia"/>
          <w:lang w:eastAsia="zh-CN"/>
        </w:rPr>
        <w:t>根据项目情况选择相应的标准</w:t>
      </w:r>
    </w:p>
  </w:comment>
  <w:comment w:initials="NHJ" w:author="Nicole H Jin" w:date="2022-03-24T10:33:00Z" w:id="18">
    <w:p w:rsidR="00316820" w:rsidRDefault="00316820" w14:paraId="5786569C" w14:textId="68A93915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bookmarkStart w:name="_Hlk98875222" w:id="19"/>
      <w:r w:rsidRPr="00770C4B">
        <w:rPr>
          <w:rFonts w:hint="eastAsia" w:eastAsia="SimHei"/>
          <w:b/>
          <w:bCs/>
          <w:lang w:eastAsia="zh-CN"/>
        </w:rPr>
        <w:t>注：</w:t>
      </w:r>
      <w:r w:rsidRPr="00862320">
        <w:rPr>
          <w:rFonts w:hint="eastAsia" w:eastAsia="SimHei"/>
          <w:lang w:eastAsia="zh-CN"/>
        </w:rPr>
        <w:t>落款要注意位置，不要单独一页</w:t>
      </w:r>
      <w:bookmarkEnd w:id="19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655EE1D" w15:done="0"/>
  <w15:commentEx w15:paraId="72640598" w15:done="0"/>
  <w15:commentEx w15:paraId="21093C38" w15:done="0"/>
  <w15:commentEx w15:paraId="2297E94C" w15:done="0"/>
  <w15:commentEx w15:paraId="578656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5E6C831" w16cex:dateUtc="2022-03-24T02:36:00Z"/>
  <w16cex:commentExtensible w16cex:durableId="287DFCD3" w16cex:dateUtc="2023-08-09T03:53:00Z"/>
  <w16cex:commentExtensible w16cex:durableId="2874D5B6" w16cex:dateUtc="2023-08-02T05:16:00Z"/>
  <w16cex:commentExtensible w16cex:durableId="280F4083" w16cex:dateUtc="2023-05-17T04:01:00Z"/>
  <w16cex:commentExtensible w16cex:durableId="25E6C780" w16cex:dateUtc="2022-03-24T0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55EE1D" w16cid:durableId="25E6C831"/>
  <w16cid:commentId w16cid:paraId="72640598" w16cid:durableId="287DFCD3"/>
  <w16cid:commentId w16cid:paraId="21093C38" w16cid:durableId="2874D5B6"/>
  <w16cid:commentId w16cid:paraId="2297E94C" w16cid:durableId="280F4083"/>
  <w16cid:commentId w16cid:paraId="5786569C" w16cid:durableId="25E6C7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13E9E" w:rsidP="0028037B" w:rsidRDefault="00F13E9E" w14:paraId="575DAB85" w14:textId="77777777">
      <w:r>
        <w:separator/>
      </w:r>
    </w:p>
  </w:endnote>
  <w:endnote w:type="continuationSeparator" w:id="0">
    <w:p w:rsidR="00F13E9E" w:rsidP="0028037B" w:rsidRDefault="00F13E9E" w14:paraId="2A05493A" w14:textId="77777777">
      <w:r>
        <w:continuationSeparator/>
      </w:r>
    </w:p>
  </w:endnote>
  <w:endnote w:type="continuationNotice" w:id="1">
    <w:p w:rsidR="00F13E9E" w:rsidRDefault="00F13E9E" w14:paraId="00DD8B9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Bold"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13E9E" w:rsidP="0028037B" w:rsidRDefault="00F13E9E" w14:paraId="7C22C9D4" w14:textId="77777777">
      <w:r>
        <w:separator/>
      </w:r>
    </w:p>
  </w:footnote>
  <w:footnote w:type="continuationSeparator" w:id="0">
    <w:p w:rsidR="00F13E9E" w:rsidP="0028037B" w:rsidRDefault="00F13E9E" w14:paraId="3A434F93" w14:textId="77777777">
      <w:r>
        <w:continuationSeparator/>
      </w:r>
    </w:p>
  </w:footnote>
  <w:footnote w:type="continuationNotice" w:id="1">
    <w:p w:rsidR="00F13E9E" w:rsidRDefault="00F13E9E" w14:paraId="04260DC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67E7E"/>
    <w:multiLevelType w:val="hybridMultilevel"/>
    <w:tmpl w:val="09BEFB4C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3568828">
    <w:abstractNumId w:val="0"/>
  </w:num>
  <w:num w:numId="2" w16cid:durableId="79849309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e H Jin">
    <w15:presenceInfo w15:providerId="AD" w15:userId="S::Nicole.H.Jin@cn.ey.com::cdbbc219-a839-4fde-8c65-abd18eb655b1"/>
  </w15:person>
  <w15:person w15:author="Vic Gong">
    <w15:presenceInfo w15:providerId="AD" w15:userId="S::Vic.Gong@cn.ey.com::9fb16b2a-5395-4f25-838a-0a0bfad18d2a"/>
  </w15:person>
  <w15:person w15:author="Sally Zhong">
    <w15:presenceInfo w15:providerId="AD" w15:userId="S::Sally.Zhong@cn.ey.com::8ea21686-6d55-4adc-a53a-657ad61aa2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64"/>
    <w:rsid w:val="00003750"/>
    <w:rsid w:val="00010159"/>
    <w:rsid w:val="00015097"/>
    <w:rsid w:val="0013403B"/>
    <w:rsid w:val="00156F43"/>
    <w:rsid w:val="001A78D0"/>
    <w:rsid w:val="001B71D3"/>
    <w:rsid w:val="001E737A"/>
    <w:rsid w:val="001F5027"/>
    <w:rsid w:val="00220064"/>
    <w:rsid w:val="00264F91"/>
    <w:rsid w:val="0028037B"/>
    <w:rsid w:val="002B4B3A"/>
    <w:rsid w:val="002D713D"/>
    <w:rsid w:val="00307221"/>
    <w:rsid w:val="00316820"/>
    <w:rsid w:val="00352ED6"/>
    <w:rsid w:val="0035418C"/>
    <w:rsid w:val="00361F1B"/>
    <w:rsid w:val="003750E5"/>
    <w:rsid w:val="003A7B72"/>
    <w:rsid w:val="003B3101"/>
    <w:rsid w:val="003D32ED"/>
    <w:rsid w:val="003F3B61"/>
    <w:rsid w:val="004021D2"/>
    <w:rsid w:val="00403800"/>
    <w:rsid w:val="00412C26"/>
    <w:rsid w:val="00421041"/>
    <w:rsid w:val="004262CA"/>
    <w:rsid w:val="00440401"/>
    <w:rsid w:val="00440F37"/>
    <w:rsid w:val="00483018"/>
    <w:rsid w:val="00486840"/>
    <w:rsid w:val="004F7AC1"/>
    <w:rsid w:val="005B3803"/>
    <w:rsid w:val="00622556"/>
    <w:rsid w:val="00623680"/>
    <w:rsid w:val="006B76CA"/>
    <w:rsid w:val="006F73C8"/>
    <w:rsid w:val="00723336"/>
    <w:rsid w:val="00750049"/>
    <w:rsid w:val="00770C4B"/>
    <w:rsid w:val="007B5983"/>
    <w:rsid w:val="007D60B9"/>
    <w:rsid w:val="007F5C2B"/>
    <w:rsid w:val="00816EA9"/>
    <w:rsid w:val="008627A0"/>
    <w:rsid w:val="00871C16"/>
    <w:rsid w:val="00890017"/>
    <w:rsid w:val="008B5A93"/>
    <w:rsid w:val="008C01CD"/>
    <w:rsid w:val="008E3837"/>
    <w:rsid w:val="008F51E0"/>
    <w:rsid w:val="00906596"/>
    <w:rsid w:val="009A6CA8"/>
    <w:rsid w:val="00A042D6"/>
    <w:rsid w:val="00A04418"/>
    <w:rsid w:val="00A4684C"/>
    <w:rsid w:val="00A50A62"/>
    <w:rsid w:val="00A73C83"/>
    <w:rsid w:val="00A82EE4"/>
    <w:rsid w:val="00A87DB9"/>
    <w:rsid w:val="00A96FC7"/>
    <w:rsid w:val="00AB06FE"/>
    <w:rsid w:val="00AC28CA"/>
    <w:rsid w:val="00AD2076"/>
    <w:rsid w:val="00B4128B"/>
    <w:rsid w:val="00B44305"/>
    <w:rsid w:val="00BA009C"/>
    <w:rsid w:val="00BC05AA"/>
    <w:rsid w:val="00C44269"/>
    <w:rsid w:val="00C86406"/>
    <w:rsid w:val="00C928F9"/>
    <w:rsid w:val="00C96577"/>
    <w:rsid w:val="00D65AF3"/>
    <w:rsid w:val="00D65DA8"/>
    <w:rsid w:val="00DD0894"/>
    <w:rsid w:val="00DD450E"/>
    <w:rsid w:val="00DD4B76"/>
    <w:rsid w:val="00E427D3"/>
    <w:rsid w:val="00E44F8D"/>
    <w:rsid w:val="00E61628"/>
    <w:rsid w:val="00E92FEC"/>
    <w:rsid w:val="00E94142"/>
    <w:rsid w:val="00EA0439"/>
    <w:rsid w:val="00EB7F8D"/>
    <w:rsid w:val="00ED3AE3"/>
    <w:rsid w:val="00F13E9E"/>
    <w:rsid w:val="00F41C43"/>
    <w:rsid w:val="00F50123"/>
    <w:rsid w:val="00F51DEB"/>
    <w:rsid w:val="00F53974"/>
    <w:rsid w:val="00F552D0"/>
    <w:rsid w:val="00F57CFA"/>
    <w:rsid w:val="00F72971"/>
    <w:rsid w:val="00FA2BF7"/>
    <w:rsid w:val="00FA384D"/>
    <w:rsid w:val="00FC59FB"/>
    <w:rsid w:val="0A142060"/>
    <w:rsid w:val="23885297"/>
    <w:rsid w:val="4B01094D"/>
    <w:rsid w:val="7595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92086"/>
  <w15:chartTrackingRefBased/>
  <w15:docId w15:val="{E778998C-6D5F-4CAE-AD54-67E7CCA5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0064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Copy" w:customStyle="1">
    <w:name w:val="Body Copy"/>
    <w:basedOn w:val="Normal"/>
    <w:link w:val="BodyCopyChar"/>
    <w:rsid w:val="00220064"/>
    <w:pPr>
      <w:spacing w:line="280" w:lineRule="exact"/>
      <w:jc w:val="both"/>
    </w:pPr>
  </w:style>
  <w:style w:type="paragraph" w:styleId="Indent3" w:customStyle="1">
    <w:name w:val="Indent 3"/>
    <w:basedOn w:val="Normal"/>
    <w:rsid w:val="00220064"/>
    <w:pPr>
      <w:spacing w:before="80" w:after="240" w:line="280" w:lineRule="atLeast"/>
      <w:ind w:left="360" w:hanging="360"/>
      <w:jc w:val="both"/>
    </w:pPr>
  </w:style>
  <w:style w:type="paragraph" w:styleId="EYBody" w:customStyle="1">
    <w:name w:val="EY Body"/>
    <w:basedOn w:val="Normal"/>
    <w:link w:val="EYBodyChar"/>
    <w:qFormat/>
    <w:rsid w:val="00220064"/>
    <w:pPr>
      <w:keepLines/>
      <w:overflowPunct/>
      <w:autoSpaceDE/>
      <w:autoSpaceDN/>
      <w:adjustRightInd/>
      <w:spacing w:before="220"/>
      <w:textAlignment w:val="auto"/>
    </w:pPr>
    <w:rPr>
      <w:rFonts w:ascii="Arial" w:hAnsi="Arial" w:eastAsia="MS Mincho" w:cs="Arial"/>
      <w:sz w:val="22"/>
      <w:szCs w:val="24"/>
      <w:lang w:bidi="he-IL"/>
    </w:rPr>
  </w:style>
  <w:style w:type="character" w:styleId="EYBodyChar" w:customStyle="1">
    <w:name w:val="EY Body Char"/>
    <w:basedOn w:val="DefaultParagraphFont"/>
    <w:link w:val="EYBody"/>
    <w:rsid w:val="00220064"/>
    <w:rPr>
      <w:rFonts w:ascii="Arial" w:hAnsi="Arial" w:eastAsia="MS Mincho" w:cs="Arial"/>
      <w:kern w:val="0"/>
      <w:sz w:val="22"/>
      <w:szCs w:val="24"/>
      <w:lang w:eastAsia="en-US" w:bidi="he-IL"/>
    </w:rPr>
  </w:style>
  <w:style w:type="paragraph" w:styleId="ListParagraph">
    <w:name w:val="List Paragraph"/>
    <w:basedOn w:val="Normal"/>
    <w:uiPriority w:val="34"/>
    <w:qFormat/>
    <w:rsid w:val="00220064"/>
    <w:pPr>
      <w:ind w:left="720"/>
      <w:contextualSpacing/>
    </w:pPr>
    <w:rPr>
      <w:rFonts w:ascii="Arial Bold" w:hAnsi="Arial Bold" w:cs="Arial"/>
      <w:b/>
      <w:sz w:val="20"/>
    </w:rPr>
  </w:style>
  <w:style w:type="character" w:styleId="BodyCopyChar" w:customStyle="1">
    <w:name w:val="Body Copy Char"/>
    <w:basedOn w:val="DefaultParagraphFont"/>
    <w:link w:val="BodyCopy"/>
    <w:locked/>
    <w:rsid w:val="00220064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8037B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28037B"/>
    <w:rPr>
      <w:rFonts w:ascii="Times New Roman" w:hAnsi="Times New Roman"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803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28037B"/>
    <w:rPr>
      <w:rFonts w:ascii="Times New Roman" w:hAnsi="Times New Roman" w:cs="Times New Roman"/>
      <w:kern w:val="0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1682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820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16820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82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16820"/>
    <w:rPr>
      <w:rFonts w:ascii="Times New Roman" w:hAnsi="Times New Roman" w:cs="Times New Roman"/>
      <w:b/>
      <w:bCs/>
      <w:kern w:val="0"/>
      <w:sz w:val="24"/>
      <w:szCs w:val="20"/>
      <w:lang w:eastAsia="en-US"/>
    </w:rPr>
  </w:style>
  <w:style w:type="paragraph" w:styleId="Revision">
    <w:name w:val="Revision"/>
    <w:hidden/>
    <w:uiPriority w:val="99"/>
    <w:semiHidden/>
    <w:rsid w:val="00723336"/>
    <w:rPr>
      <w:rFonts w:ascii="Times New Roman" w:hAnsi="Times New Roman" w:cs="Times New Roman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D68770-D1E0-427F-8126-01AE92A86C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6C5118-2DE7-4FD4-8A6F-ACE76EE562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0B735D-9953-4DB8-B053-7AF6E43B9D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Jessy X Jiang</dc:creator>
  <keywords/>
  <dc:description/>
  <lastModifiedBy>Fiona Xie</lastModifiedBy>
  <revision>76</revision>
  <dcterms:created xsi:type="dcterms:W3CDTF">2022-03-23T06:09:00.0000000Z</dcterms:created>
  <dcterms:modified xsi:type="dcterms:W3CDTF">2025-02-10T08:46:00.6284592Z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4423400</vt:r8>
  </property>
  <property fmtid="{D5CDD505-2E9C-101B-9397-08002B2CF9AE}" pid="4" name="_activity">
    <vt:lpwstr>{"FileActivityType":"6","FileActivityTimeStamp":"2023-08-09T03:54:05.243Z","FileActivityUsersOnPage":[{"DisplayName":"Vic Gong","Id":"vic.gong@cn.ey.com"}],"FileActivityNavigationId":null}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</Properties>
</file>
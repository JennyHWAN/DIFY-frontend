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ACA7FE" w14:textId="77777777" w:rsidR="00BF410F" w:rsidRPr="0001217F" w:rsidRDefault="00BF410F" w:rsidP="00C1739D">
      <w:pPr>
        <w:widowControl w:val="0"/>
        <w:adjustRightInd w:val="0"/>
        <w:snapToGrid w:val="0"/>
        <w:spacing w:line="276" w:lineRule="auto"/>
        <w:rPr>
          <w:rFonts w:ascii="SimHei" w:eastAsia="SimHei" w:hAnsi="SimHei" w:hint="eastAsia"/>
          <w:b/>
          <w:sz w:val="22"/>
          <w:szCs w:val="22"/>
          <w:lang w:eastAsia="zh-CN"/>
        </w:rPr>
      </w:pPr>
    </w:p>
    <w:p w14:paraId="08B5A5C0" w14:textId="77777777" w:rsidR="00BF410F" w:rsidRPr="0001217F" w:rsidRDefault="00BF410F" w:rsidP="00C1739D">
      <w:pPr>
        <w:widowControl w:val="0"/>
        <w:adjustRightInd w:val="0"/>
        <w:snapToGrid w:val="0"/>
        <w:spacing w:line="276" w:lineRule="auto"/>
        <w:rPr>
          <w:rFonts w:ascii="SimHei" w:eastAsia="SimHei" w:hAnsi="SimHei" w:hint="eastAsia"/>
          <w:b/>
          <w:sz w:val="22"/>
          <w:szCs w:val="22"/>
          <w:lang w:eastAsia="zh-CN"/>
        </w:rPr>
      </w:pPr>
    </w:p>
    <w:p w14:paraId="3BA46E7F" w14:textId="62A00BEB" w:rsidR="00BF410F" w:rsidRPr="0001217F" w:rsidRDefault="00BF410F" w:rsidP="00C1739D">
      <w:pPr>
        <w:widowControl w:val="0"/>
        <w:adjustRightInd w:val="0"/>
        <w:snapToGrid w:val="0"/>
        <w:spacing w:line="276" w:lineRule="auto"/>
        <w:jc w:val="center"/>
        <w:rPr>
          <w:rFonts w:ascii="SimHei" w:eastAsia="SimHei" w:hAnsi="SimHei" w:hint="eastAsia"/>
          <w:b/>
          <w:sz w:val="22"/>
          <w:szCs w:val="22"/>
          <w:lang w:eastAsia="zh-CN"/>
        </w:rPr>
      </w:pPr>
      <w:r w:rsidRPr="0001217F">
        <w:rPr>
          <w:rFonts w:ascii="SimHei" w:eastAsia="SimHei" w:hAnsi="SimHei"/>
          <w:b/>
          <w:sz w:val="22"/>
          <w:szCs w:val="22"/>
          <w:lang w:eastAsia="zh-CN"/>
        </w:rPr>
        <w:t>关于</w:t>
      </w:r>
      <w:r w:rsidRPr="0001217F">
        <w:rPr>
          <w:rFonts w:ascii="SimHei" w:eastAsia="SimHei" w:hAnsi="SimHei" w:hint="eastAsia"/>
          <w:b/>
          <w:sz w:val="22"/>
          <w:szCs w:val="22"/>
          <w:lang w:eastAsia="zh-CN"/>
        </w:rPr>
        <w:t>【服务机构名称】</w:t>
      </w:r>
      <w:r w:rsidRPr="0001217F">
        <w:rPr>
          <w:rFonts w:ascii="SimHei" w:eastAsia="SimHei" w:hAnsi="SimHei"/>
          <w:b/>
          <w:sz w:val="22"/>
          <w:szCs w:val="22"/>
          <w:lang w:eastAsia="zh-CN"/>
        </w:rPr>
        <w:t>之</w:t>
      </w:r>
      <w:r w:rsidRPr="0001217F">
        <w:rPr>
          <w:rFonts w:ascii="SimHei" w:eastAsia="SimHei" w:hAnsi="SimHei" w:hint="eastAsia"/>
          <w:b/>
          <w:sz w:val="22"/>
          <w:szCs w:val="22"/>
          <w:lang w:eastAsia="zh-CN"/>
        </w:rPr>
        <w:t>【服务机构体系名称】</w:t>
      </w:r>
    </w:p>
    <w:p w14:paraId="2E2FDD5F" w14:textId="7A99E89A" w:rsidR="00BF410F" w:rsidRPr="0001217F" w:rsidRDefault="00BF410F" w:rsidP="00C1739D">
      <w:pPr>
        <w:widowControl w:val="0"/>
        <w:adjustRightInd w:val="0"/>
        <w:snapToGrid w:val="0"/>
        <w:spacing w:line="276" w:lineRule="auto"/>
        <w:jc w:val="center"/>
        <w:rPr>
          <w:rFonts w:ascii="SimHei" w:eastAsia="SimHei" w:hAnsi="SimHei" w:hint="eastAsia"/>
          <w:b/>
          <w:sz w:val="22"/>
          <w:szCs w:val="22"/>
          <w:lang w:eastAsia="zh-CN"/>
        </w:rPr>
      </w:pPr>
      <w:r w:rsidRPr="0001217F">
        <w:rPr>
          <w:rFonts w:ascii="SimHei" w:eastAsia="SimHei" w:hAnsi="SimHei"/>
          <w:b/>
          <w:sz w:val="22"/>
          <w:szCs w:val="22"/>
          <w:lang w:eastAsia="zh-CN"/>
        </w:rPr>
        <w:t>与基于可信服务标准的</w:t>
      </w:r>
      <w:r w:rsidR="003E2470" w:rsidRPr="0001217F">
        <w:rPr>
          <w:rFonts w:ascii="SimHei" w:eastAsia="SimHei" w:hAnsi="SimHei" w:hint="eastAsia"/>
          <w:b/>
          <w:sz w:val="22"/>
          <w:szCs w:val="22"/>
          <w:lang w:eastAsia="zh-CN"/>
        </w:rPr>
        <w:t>【</w:t>
      </w:r>
      <w:commentRangeStart w:id="0"/>
      <w:r w:rsidR="003E2470" w:rsidRPr="0001217F">
        <w:rPr>
          <w:rFonts w:ascii="SimHei" w:eastAsia="SimHei" w:hAnsi="SimHei"/>
          <w:b/>
          <w:sz w:val="22"/>
          <w:szCs w:val="22"/>
          <w:lang w:eastAsia="zh-CN"/>
        </w:rPr>
        <w:t>安全性、可用性</w:t>
      </w:r>
      <w:r w:rsidR="003E2470" w:rsidRPr="0001217F">
        <w:rPr>
          <w:rFonts w:ascii="SimHei" w:eastAsia="SimHei" w:hAnsi="SimHei" w:hint="eastAsia"/>
          <w:b/>
          <w:sz w:val="22"/>
          <w:szCs w:val="22"/>
          <w:lang w:eastAsia="zh-CN"/>
        </w:rPr>
        <w:t>、进程完整性</w:t>
      </w:r>
      <w:r w:rsidR="00417623" w:rsidRPr="0001217F">
        <w:rPr>
          <w:rFonts w:ascii="SimHei" w:eastAsia="SimHei" w:hAnsi="SimHei" w:hint="eastAsia"/>
          <w:b/>
          <w:sz w:val="22"/>
          <w:szCs w:val="22"/>
          <w:lang w:eastAsia="zh-CN"/>
        </w:rPr>
        <w:t>、</w:t>
      </w:r>
      <w:r w:rsidR="003E2470" w:rsidRPr="0001217F">
        <w:rPr>
          <w:rFonts w:ascii="SimHei" w:eastAsia="SimHei" w:hAnsi="SimHei"/>
          <w:b/>
          <w:sz w:val="22"/>
          <w:szCs w:val="22"/>
          <w:lang w:eastAsia="zh-CN"/>
        </w:rPr>
        <w:t>保密性</w:t>
      </w:r>
      <w:commentRangeEnd w:id="0"/>
      <w:r w:rsidR="00417623" w:rsidRPr="0001217F">
        <w:rPr>
          <w:rStyle w:val="CommentReference"/>
          <w:rFonts w:ascii="SimHei" w:eastAsia="SimHei" w:hAnsi="SimHei"/>
          <w:sz w:val="22"/>
          <w:szCs w:val="22"/>
        </w:rPr>
        <w:commentReference w:id="0"/>
      </w:r>
      <w:r w:rsidR="000C7A41">
        <w:rPr>
          <w:rFonts w:ascii="SimHei" w:eastAsia="SimHei" w:hAnsi="SimHei" w:hint="eastAsia"/>
          <w:b/>
          <w:sz w:val="22"/>
          <w:szCs w:val="22"/>
          <w:lang w:eastAsia="zh-CN"/>
        </w:rPr>
        <w:t>以</w:t>
      </w:r>
      <w:r w:rsidR="00417623" w:rsidRPr="0001217F">
        <w:rPr>
          <w:rFonts w:ascii="SimHei" w:eastAsia="SimHei" w:hAnsi="SimHei" w:hint="eastAsia"/>
          <w:b/>
          <w:sz w:val="22"/>
          <w:szCs w:val="22"/>
          <w:lang w:eastAsia="zh-CN"/>
        </w:rPr>
        <w:t>及隐私性</w:t>
      </w:r>
      <w:r w:rsidR="003E2470" w:rsidRPr="0001217F">
        <w:rPr>
          <w:rFonts w:ascii="SimHei" w:eastAsia="SimHei" w:hAnsi="SimHei" w:hint="eastAsia"/>
          <w:b/>
          <w:sz w:val="22"/>
          <w:szCs w:val="22"/>
          <w:lang w:eastAsia="zh-CN"/>
        </w:rPr>
        <w:t>】</w:t>
      </w:r>
      <w:r w:rsidRPr="0001217F">
        <w:rPr>
          <w:rFonts w:ascii="SimHei" w:eastAsia="SimHei" w:hAnsi="SimHei"/>
          <w:b/>
          <w:sz w:val="22"/>
          <w:szCs w:val="22"/>
          <w:lang w:eastAsia="zh-CN"/>
        </w:rPr>
        <w:t>标准相关</w:t>
      </w:r>
      <w:proofErr w:type="gramStart"/>
      <w:r w:rsidRPr="0001217F">
        <w:rPr>
          <w:rFonts w:ascii="SimHei" w:eastAsia="SimHei" w:hAnsi="SimHei" w:hint="eastAsia"/>
          <w:b/>
          <w:sz w:val="22"/>
          <w:szCs w:val="22"/>
          <w:lang w:eastAsia="zh-CN"/>
        </w:rPr>
        <w:t>之</w:t>
      </w:r>
      <w:r w:rsidRPr="0001217F">
        <w:rPr>
          <w:rFonts w:ascii="SimHei" w:eastAsia="SimHei" w:hAnsi="SimHei"/>
          <w:b/>
          <w:sz w:val="22"/>
          <w:szCs w:val="22"/>
          <w:lang w:eastAsia="zh-CN"/>
        </w:rPr>
        <w:t>控制</w:t>
      </w:r>
      <w:proofErr w:type="gramEnd"/>
      <w:r w:rsidRPr="0001217F">
        <w:rPr>
          <w:rFonts w:ascii="SimHei" w:eastAsia="SimHei" w:hAnsi="SimHei"/>
          <w:b/>
          <w:sz w:val="22"/>
          <w:szCs w:val="22"/>
          <w:lang w:eastAsia="zh-CN"/>
        </w:rPr>
        <w:t>有效性的管理层认定</w:t>
      </w:r>
    </w:p>
    <w:p w14:paraId="752C7A4A" w14:textId="77777777" w:rsidR="00BF410F" w:rsidRPr="0001217F" w:rsidRDefault="00BF410F" w:rsidP="00C1739D">
      <w:pPr>
        <w:widowControl w:val="0"/>
        <w:adjustRightInd w:val="0"/>
        <w:snapToGrid w:val="0"/>
        <w:spacing w:line="276" w:lineRule="auto"/>
        <w:jc w:val="both"/>
        <w:rPr>
          <w:rFonts w:ascii="SimHei" w:eastAsia="SimHei" w:hAnsi="SimHei" w:hint="eastAsia"/>
          <w:sz w:val="22"/>
          <w:szCs w:val="22"/>
          <w:lang w:eastAsia="zh-CN"/>
        </w:rPr>
      </w:pPr>
    </w:p>
    <w:p w14:paraId="465C5228" w14:textId="3DA3EA09" w:rsidR="00BF410F" w:rsidRPr="0001217F" w:rsidRDefault="00BF410F" w:rsidP="00C1739D">
      <w:pPr>
        <w:widowControl w:val="0"/>
        <w:adjustRightInd w:val="0"/>
        <w:snapToGrid w:val="0"/>
        <w:spacing w:line="276" w:lineRule="auto"/>
        <w:jc w:val="both"/>
        <w:rPr>
          <w:rFonts w:ascii="SimHei" w:eastAsia="SimHei" w:hAnsi="SimHei" w:hint="eastAsia"/>
          <w:b/>
          <w:sz w:val="22"/>
          <w:szCs w:val="22"/>
          <w:lang w:eastAsia="zh-CN"/>
        </w:rPr>
      </w:pPr>
      <w:r w:rsidRPr="0001217F">
        <w:rPr>
          <w:rFonts w:ascii="SimHei" w:eastAsia="SimHei" w:hAnsi="SimHei" w:hint="eastAsia"/>
          <w:b/>
          <w:sz w:val="22"/>
          <w:szCs w:val="22"/>
          <w:lang w:eastAsia="zh-CN"/>
        </w:rPr>
        <w:t>【报告日】</w:t>
      </w:r>
    </w:p>
    <w:p w14:paraId="5EC8AA50" w14:textId="77777777" w:rsidR="00BF410F" w:rsidRPr="0001217F" w:rsidRDefault="00BF410F" w:rsidP="00C1739D">
      <w:pPr>
        <w:widowControl w:val="0"/>
        <w:tabs>
          <w:tab w:val="left" w:pos="360"/>
          <w:tab w:val="left" w:pos="720"/>
          <w:tab w:val="left" w:pos="1080"/>
          <w:tab w:val="left" w:pos="1440"/>
        </w:tabs>
        <w:adjustRightInd w:val="0"/>
        <w:snapToGrid w:val="0"/>
        <w:spacing w:line="276" w:lineRule="auto"/>
        <w:jc w:val="both"/>
        <w:rPr>
          <w:rFonts w:ascii="SimHei" w:eastAsia="SimHei" w:hAnsi="SimHei" w:hint="eastAsia"/>
          <w:b/>
          <w:sz w:val="22"/>
          <w:szCs w:val="22"/>
          <w:lang w:eastAsia="zh-CN" w:bidi="he-IL"/>
        </w:rPr>
      </w:pPr>
    </w:p>
    <w:p w14:paraId="533A9A79" w14:textId="2411B3E9" w:rsidR="00BF410F" w:rsidRPr="0001217F" w:rsidRDefault="00BF410F" w:rsidP="00C1739D">
      <w:pPr>
        <w:widowControl w:val="0"/>
        <w:tabs>
          <w:tab w:val="left" w:pos="360"/>
          <w:tab w:val="left" w:pos="720"/>
          <w:tab w:val="left" w:pos="1080"/>
          <w:tab w:val="left" w:pos="1440"/>
        </w:tabs>
        <w:adjustRightInd w:val="0"/>
        <w:snapToGrid w:val="0"/>
        <w:spacing w:line="276" w:lineRule="auto"/>
        <w:jc w:val="both"/>
        <w:rPr>
          <w:rFonts w:ascii="SimHei" w:eastAsia="SimHei" w:hAnsi="SimHei" w:hint="eastAsia"/>
          <w:sz w:val="22"/>
          <w:szCs w:val="22"/>
          <w:lang w:eastAsia="zh-CN" w:bidi="he-IL"/>
        </w:rPr>
      </w:pPr>
      <w:del w:id="1" w:author="Stella TY" w:date="2024-01-29T09:53:00Z">
        <w:r w:rsidRPr="0001217F" w:rsidDel="00E85D04">
          <w:rPr>
            <w:rFonts w:ascii="SimHei" w:eastAsia="SimHei" w:hAnsi="SimHei"/>
            <w:sz w:val="22"/>
            <w:szCs w:val="22"/>
            <w:lang w:eastAsia="zh-CN" w:bidi="he-IL"/>
          </w:rPr>
          <w:delText>我们，</w:delText>
        </w:r>
      </w:del>
      <w:r w:rsidRPr="0001217F">
        <w:rPr>
          <w:rFonts w:ascii="SimHei" w:eastAsia="SimHei" w:hAnsi="SimHei"/>
          <w:sz w:val="22"/>
          <w:szCs w:val="22"/>
          <w:lang w:eastAsia="zh-CN" w:bidi="he-IL"/>
        </w:rPr>
        <w:t>作为</w:t>
      </w:r>
      <w:r w:rsidRPr="0001217F">
        <w:rPr>
          <w:rFonts w:ascii="SimHei" w:eastAsia="SimHei" w:hAnsi="SimHei" w:hint="eastAsia"/>
          <w:bCs/>
          <w:sz w:val="22"/>
          <w:szCs w:val="22"/>
          <w:lang w:eastAsia="zh-CN"/>
        </w:rPr>
        <w:t>【</w:t>
      </w:r>
      <w:r w:rsidRPr="0001217F">
        <w:rPr>
          <w:rFonts w:ascii="SimHei" w:eastAsia="SimHei" w:hAnsi="SimHei" w:hint="eastAsia"/>
          <w:b/>
          <w:sz w:val="22"/>
          <w:szCs w:val="22"/>
          <w:lang w:eastAsia="zh-CN"/>
        </w:rPr>
        <w:t>服务机构名称</w:t>
      </w:r>
      <w:r w:rsidRPr="0001217F">
        <w:rPr>
          <w:rFonts w:ascii="SimHei" w:eastAsia="SimHei" w:hAnsi="SimHei" w:hint="eastAsia"/>
          <w:bCs/>
          <w:sz w:val="22"/>
          <w:szCs w:val="22"/>
          <w:lang w:eastAsia="zh-CN"/>
        </w:rPr>
        <w:t>】</w:t>
      </w:r>
      <w:r w:rsidRPr="0001217F">
        <w:rPr>
          <w:rFonts w:ascii="SimHei" w:eastAsia="SimHei" w:hAnsi="SimHei"/>
          <w:sz w:val="22"/>
          <w:szCs w:val="22"/>
          <w:lang w:eastAsia="zh-CN" w:bidi="he-IL"/>
        </w:rPr>
        <w:t>（以下简称</w:t>
      </w:r>
      <w:r w:rsidRPr="0001217F">
        <w:rPr>
          <w:rFonts w:ascii="SimHei" w:eastAsia="SimHei" w:hAnsi="SimHei" w:hint="eastAsia"/>
          <w:sz w:val="22"/>
          <w:szCs w:val="22"/>
          <w:lang w:eastAsia="zh-CN" w:bidi="he-IL"/>
        </w:rPr>
        <w:t>“【</w:t>
      </w:r>
      <w:r w:rsidRPr="0001217F">
        <w:rPr>
          <w:rFonts w:ascii="SimHei" w:eastAsia="SimHei" w:hAnsi="SimHei" w:hint="eastAsia"/>
          <w:b/>
          <w:bCs/>
          <w:sz w:val="22"/>
          <w:szCs w:val="22"/>
          <w:lang w:eastAsia="zh-CN" w:bidi="he-IL"/>
        </w:rPr>
        <w:t>服务机构简称</w:t>
      </w:r>
      <w:r w:rsidRPr="0001217F">
        <w:rPr>
          <w:rFonts w:ascii="SimHei" w:eastAsia="SimHei" w:hAnsi="SimHei" w:hint="eastAsia"/>
          <w:sz w:val="22"/>
          <w:szCs w:val="22"/>
          <w:lang w:eastAsia="zh-CN" w:bidi="he-IL"/>
        </w:rPr>
        <w:t>】”</w:t>
      </w:r>
      <w:del w:id="2" w:author="Stella TY" w:date="2024-01-29T09:57:00Z">
        <w:r w:rsidRPr="0001217F" w:rsidDel="001B7FAE">
          <w:rPr>
            <w:rFonts w:ascii="SimHei" w:eastAsia="SimHei" w:hAnsi="SimHei"/>
            <w:sz w:val="22"/>
            <w:szCs w:val="22"/>
            <w:lang w:eastAsia="zh-CN" w:bidi="he-IL"/>
          </w:rPr>
          <w:delText>或</w:delText>
        </w:r>
        <w:r w:rsidRPr="0001217F" w:rsidDel="001B7FAE">
          <w:rPr>
            <w:rFonts w:ascii="SimHei" w:eastAsia="SimHei" w:hAnsi="SimHei" w:hint="eastAsia"/>
            <w:sz w:val="22"/>
            <w:szCs w:val="22"/>
            <w:lang w:eastAsia="zh-CN" w:bidi="he-IL"/>
          </w:rPr>
          <w:delText>“我们”</w:delText>
        </w:r>
      </w:del>
      <w:r w:rsidRPr="0001217F">
        <w:rPr>
          <w:rFonts w:ascii="SimHei" w:eastAsia="SimHei" w:hAnsi="SimHei"/>
          <w:sz w:val="22"/>
          <w:szCs w:val="22"/>
          <w:lang w:eastAsia="zh-CN" w:bidi="he-IL"/>
        </w:rPr>
        <w:t>）的管理层，</w:t>
      </w:r>
      <w:ins w:id="3" w:author="Stella TY" w:date="2024-01-29T09:53:00Z">
        <w:r w:rsidR="00E85D04" w:rsidRPr="0001217F">
          <w:rPr>
            <w:rFonts w:ascii="SimHei" w:eastAsia="SimHei" w:hAnsi="SimHei"/>
            <w:sz w:val="22"/>
            <w:szCs w:val="22"/>
            <w:lang w:eastAsia="zh-CN" w:bidi="he-IL"/>
          </w:rPr>
          <w:t>我们</w:t>
        </w:r>
      </w:ins>
      <w:r w:rsidRPr="0001217F">
        <w:rPr>
          <w:rFonts w:ascii="SimHei" w:eastAsia="SimHei" w:hAnsi="SimHei"/>
          <w:sz w:val="22"/>
          <w:szCs w:val="22"/>
          <w:lang w:eastAsia="zh-CN" w:bidi="he-IL"/>
        </w:rPr>
        <w:t>负责</w:t>
      </w:r>
      <w:r w:rsidRPr="0001217F">
        <w:rPr>
          <w:rFonts w:ascii="SimHei" w:eastAsia="SimHei" w:hAnsi="SimHei" w:hint="eastAsia"/>
          <w:sz w:val="22"/>
          <w:szCs w:val="22"/>
          <w:lang w:eastAsia="zh-CN" w:bidi="he-IL"/>
        </w:rPr>
        <w:t>：</w:t>
      </w:r>
    </w:p>
    <w:p w14:paraId="0A4504E1" w14:textId="77777777" w:rsidR="00BF410F" w:rsidRPr="0001217F" w:rsidRDefault="00BF410F" w:rsidP="00C1739D">
      <w:pPr>
        <w:widowControl w:val="0"/>
        <w:tabs>
          <w:tab w:val="left" w:pos="360"/>
          <w:tab w:val="left" w:pos="720"/>
          <w:tab w:val="left" w:pos="1080"/>
          <w:tab w:val="left" w:pos="1440"/>
        </w:tabs>
        <w:adjustRightInd w:val="0"/>
        <w:snapToGrid w:val="0"/>
        <w:spacing w:line="276" w:lineRule="auto"/>
        <w:jc w:val="both"/>
        <w:rPr>
          <w:rFonts w:ascii="SimHei" w:eastAsia="SimHei" w:hAnsi="SimHei" w:hint="eastAsia"/>
          <w:sz w:val="22"/>
          <w:szCs w:val="22"/>
          <w:lang w:eastAsia="zh-CN" w:bidi="he-IL"/>
        </w:rPr>
      </w:pPr>
    </w:p>
    <w:p w14:paraId="14D8D4F4" w14:textId="382700C5" w:rsidR="00BF410F" w:rsidRPr="0001217F" w:rsidRDefault="00BF410F" w:rsidP="00C1739D">
      <w:pPr>
        <w:pStyle w:val="ListParagraph"/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</w:tabs>
        <w:adjustRightInd w:val="0"/>
        <w:snapToGrid w:val="0"/>
        <w:spacing w:line="276" w:lineRule="auto"/>
        <w:ind w:hanging="357"/>
        <w:jc w:val="both"/>
        <w:rPr>
          <w:rFonts w:ascii="SimHei" w:eastAsia="SimHei" w:hAnsi="SimHei" w:hint="eastAsia"/>
          <w:sz w:val="22"/>
          <w:szCs w:val="22"/>
          <w:lang w:eastAsia="zh-CN"/>
        </w:rPr>
      </w:pPr>
      <w:r w:rsidRPr="0001217F">
        <w:rPr>
          <w:rFonts w:ascii="SimHei" w:eastAsia="SimHei" w:hAnsi="SimHei" w:cs="Microsoft YaHei" w:hint="eastAsia"/>
          <w:sz w:val="22"/>
          <w:szCs w:val="22"/>
          <w:lang w:eastAsia="zh-CN" w:bidi="he-IL"/>
        </w:rPr>
        <w:t>识别</w:t>
      </w:r>
      <w:r w:rsidR="002D4070" w:rsidRPr="0001217F">
        <w:rPr>
          <w:rFonts w:ascii="SimHei" w:eastAsia="SimHei" w:hAnsi="SimHei" w:hint="eastAsia"/>
          <w:bCs/>
          <w:sz w:val="22"/>
          <w:szCs w:val="22"/>
          <w:lang w:eastAsia="zh-CN"/>
        </w:rPr>
        <w:t>【</w:t>
      </w:r>
      <w:r w:rsidR="002D4070" w:rsidRPr="0001217F">
        <w:rPr>
          <w:rFonts w:ascii="SimHei" w:eastAsia="SimHei" w:hAnsi="SimHei" w:hint="eastAsia"/>
          <w:b/>
          <w:sz w:val="22"/>
          <w:szCs w:val="22"/>
          <w:lang w:eastAsia="zh-CN"/>
        </w:rPr>
        <w:t>服务机构体系名称</w:t>
      </w:r>
      <w:r w:rsidR="002D4070" w:rsidRPr="0001217F">
        <w:rPr>
          <w:rFonts w:ascii="SimHei" w:eastAsia="SimHei" w:hAnsi="SimHei" w:hint="eastAsia"/>
          <w:bCs/>
          <w:sz w:val="22"/>
          <w:szCs w:val="22"/>
          <w:lang w:eastAsia="zh-CN"/>
        </w:rPr>
        <w:t>】</w:t>
      </w:r>
      <w:r w:rsidRPr="0001217F">
        <w:rPr>
          <w:rFonts w:ascii="SimHei" w:eastAsia="SimHei" w:hAnsi="SimHei" w:hint="eastAsia"/>
          <w:sz w:val="22"/>
          <w:szCs w:val="22"/>
          <w:lang w:eastAsia="zh-CN"/>
        </w:rPr>
        <w:t>（以下简称</w:t>
      </w:r>
      <w:r w:rsidRPr="0001217F">
        <w:rPr>
          <w:rFonts w:ascii="SimHei" w:eastAsia="SimHei" w:hAnsi="SimHei"/>
          <w:sz w:val="22"/>
          <w:szCs w:val="22"/>
          <w:lang w:eastAsia="zh-CN"/>
        </w:rPr>
        <w:t>“</w:t>
      </w:r>
      <w:r w:rsidRPr="0001217F">
        <w:rPr>
          <w:rFonts w:ascii="SimHei" w:eastAsia="SimHei" w:hAnsi="SimHei" w:hint="eastAsia"/>
          <w:sz w:val="22"/>
          <w:szCs w:val="22"/>
          <w:lang w:eastAsia="zh-CN"/>
        </w:rPr>
        <w:t>体系</w:t>
      </w:r>
      <w:r w:rsidRPr="0001217F">
        <w:rPr>
          <w:rFonts w:ascii="SimHei" w:eastAsia="SimHei" w:hAnsi="SimHei"/>
          <w:sz w:val="22"/>
          <w:szCs w:val="22"/>
          <w:lang w:eastAsia="zh-CN"/>
        </w:rPr>
        <w:t>”</w:t>
      </w:r>
      <w:r w:rsidRPr="0001217F">
        <w:rPr>
          <w:rFonts w:ascii="SimHei" w:eastAsia="SimHei" w:hAnsi="SimHei" w:hint="eastAsia"/>
          <w:sz w:val="22"/>
          <w:szCs w:val="22"/>
          <w:lang w:eastAsia="zh-CN"/>
        </w:rPr>
        <w:t>）并描述该体系的边界，详情请参考</w:t>
      </w:r>
      <w:r w:rsidRPr="0001217F">
        <w:rPr>
          <w:rFonts w:ascii="SimHei" w:eastAsia="SimHei" w:hAnsi="SimHei" w:hint="eastAsia"/>
          <w:i/>
          <w:sz w:val="22"/>
          <w:szCs w:val="22"/>
          <w:lang w:eastAsia="zh-CN" w:bidi="he-IL"/>
        </w:rPr>
        <w:t>附件</w:t>
      </w:r>
      <w:r w:rsidRPr="00AF56AC">
        <w:rPr>
          <w:rFonts w:eastAsia="SimHei"/>
          <w:i/>
          <w:sz w:val="22"/>
          <w:szCs w:val="22"/>
          <w:lang w:eastAsia="zh-CN" w:bidi="he-IL"/>
        </w:rPr>
        <w:t>A</w:t>
      </w:r>
      <w:r w:rsidR="002A50F2">
        <w:rPr>
          <w:rFonts w:ascii="SimHei" w:eastAsia="SimHei" w:hAnsi="SimHei" w:hint="eastAsia"/>
          <w:sz w:val="22"/>
          <w:szCs w:val="22"/>
          <w:lang w:eastAsia="zh-CN"/>
        </w:rPr>
        <w:t>。</w:t>
      </w:r>
    </w:p>
    <w:p w14:paraId="5D6E445E" w14:textId="6F8931A4" w:rsidR="00BF410F" w:rsidRPr="0001217F" w:rsidRDefault="00BF410F" w:rsidP="00C1739D">
      <w:pPr>
        <w:pStyle w:val="ListParagraph"/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</w:tabs>
        <w:adjustRightInd w:val="0"/>
        <w:snapToGrid w:val="0"/>
        <w:spacing w:line="276" w:lineRule="auto"/>
        <w:jc w:val="both"/>
        <w:rPr>
          <w:rFonts w:ascii="SimHei" w:eastAsia="SimHei" w:hAnsi="SimHei" w:hint="eastAsia"/>
          <w:sz w:val="22"/>
          <w:szCs w:val="22"/>
          <w:lang w:eastAsia="zh-CN"/>
        </w:rPr>
      </w:pPr>
      <w:r w:rsidRPr="6E399B10">
        <w:rPr>
          <w:rFonts w:ascii="SimHei" w:eastAsia="SimHei" w:hAnsi="SimHei" w:cs="Microsoft YaHei"/>
          <w:sz w:val="22"/>
          <w:szCs w:val="22"/>
          <w:lang w:eastAsia="zh-CN" w:bidi="he-IL"/>
        </w:rPr>
        <w:t>识别我们的</w:t>
      </w:r>
      <w:del w:id="4" w:author="Fiona Xie" w:date="2024-02-07T14:09:00Z">
        <w:r w:rsidRPr="6E399B10" w:rsidDel="00BF410F">
          <w:rPr>
            <w:rFonts w:ascii="SimHei" w:eastAsia="SimHei" w:hAnsi="SimHei" w:cs="Microsoft YaHei"/>
            <w:sz w:val="22"/>
            <w:szCs w:val="22"/>
            <w:lang w:eastAsia="zh-CN" w:bidi="he-IL"/>
          </w:rPr>
          <w:delText>主要</w:delText>
        </w:r>
      </w:del>
      <w:r w:rsidRPr="6E399B10">
        <w:rPr>
          <w:rFonts w:ascii="SimHei" w:eastAsia="SimHei" w:hAnsi="SimHei" w:cs="Microsoft YaHei"/>
          <w:sz w:val="22"/>
          <w:szCs w:val="22"/>
          <w:lang w:eastAsia="zh-CN" w:bidi="he-IL"/>
        </w:rPr>
        <w:t>服务承诺和体系要求</w:t>
      </w:r>
      <w:r w:rsidR="002A50F2" w:rsidRPr="6E399B10">
        <w:rPr>
          <w:rFonts w:ascii="SimHei" w:eastAsia="SimHei" w:hAnsi="SimHei" w:cs="Microsoft YaHei"/>
          <w:sz w:val="22"/>
          <w:szCs w:val="22"/>
          <w:lang w:eastAsia="zh-CN" w:bidi="he-IL"/>
        </w:rPr>
        <w:t>。</w:t>
      </w:r>
    </w:p>
    <w:p w14:paraId="6A41BF09" w14:textId="4290D0FA" w:rsidR="00BF410F" w:rsidRPr="0001217F" w:rsidRDefault="00BF410F" w:rsidP="00C1739D">
      <w:pPr>
        <w:pStyle w:val="ListParagraph"/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</w:tabs>
        <w:adjustRightInd w:val="0"/>
        <w:snapToGrid w:val="0"/>
        <w:spacing w:line="276" w:lineRule="auto"/>
        <w:jc w:val="both"/>
        <w:rPr>
          <w:rFonts w:ascii="SimHei" w:eastAsia="SimHei" w:hAnsi="SimHei" w:hint="eastAsia"/>
          <w:sz w:val="22"/>
          <w:szCs w:val="22"/>
          <w:lang w:eastAsia="zh-CN"/>
        </w:rPr>
      </w:pPr>
      <w:r w:rsidRPr="6E399B10">
        <w:rPr>
          <w:rFonts w:ascii="SimHei" w:eastAsia="SimHei" w:hAnsi="SimHei" w:cs="Microsoft YaHei"/>
          <w:sz w:val="22"/>
          <w:szCs w:val="22"/>
          <w:lang w:eastAsia="zh-CN" w:bidi="he-IL"/>
        </w:rPr>
        <w:t>识别可能对实现</w:t>
      </w:r>
      <w:r w:rsidR="005F3EDA" w:rsidRPr="6E399B10">
        <w:rPr>
          <w:rFonts w:ascii="SimHei" w:eastAsia="SimHei" w:hAnsi="SimHei" w:cs="Microsoft YaHei"/>
          <w:sz w:val="22"/>
          <w:szCs w:val="22"/>
          <w:lang w:eastAsia="zh-CN" w:bidi="he-IL"/>
        </w:rPr>
        <w:t>该</w:t>
      </w:r>
      <w:r w:rsidRPr="6E399B10">
        <w:rPr>
          <w:rFonts w:ascii="SimHei" w:eastAsia="SimHei" w:hAnsi="SimHei" w:cs="Microsoft YaHei"/>
          <w:sz w:val="22"/>
          <w:szCs w:val="22"/>
          <w:lang w:eastAsia="zh-CN" w:bidi="he-IL"/>
        </w:rPr>
        <w:t>体系目标之</w:t>
      </w:r>
      <w:del w:id="5" w:author="Fiona Xie" w:date="2024-02-07T14:09:00Z">
        <w:r w:rsidRPr="6E399B10" w:rsidDel="00BF410F">
          <w:rPr>
            <w:rFonts w:ascii="SimHei" w:eastAsia="SimHei" w:hAnsi="SimHei" w:cs="Microsoft YaHei"/>
            <w:sz w:val="22"/>
            <w:szCs w:val="22"/>
            <w:lang w:eastAsia="zh-CN" w:bidi="he-IL"/>
          </w:rPr>
          <w:delText>主要</w:delText>
        </w:r>
      </w:del>
      <w:r w:rsidRPr="6E399B10">
        <w:rPr>
          <w:rFonts w:ascii="SimHei" w:eastAsia="SimHei" w:hAnsi="SimHei" w:cs="Microsoft YaHei"/>
          <w:sz w:val="22"/>
          <w:szCs w:val="22"/>
          <w:lang w:eastAsia="zh-CN" w:bidi="he-IL"/>
        </w:rPr>
        <w:t>服务承诺和</w:t>
      </w:r>
      <w:ins w:id="6" w:author="Jessica Hua" w:date="2024-01-29T13:14:00Z">
        <w:r w:rsidR="000B2971" w:rsidRPr="6E399B10">
          <w:rPr>
            <w:rFonts w:ascii="SimHei" w:eastAsia="SimHei" w:hAnsi="SimHei" w:cs="Microsoft YaHei"/>
            <w:sz w:val="22"/>
            <w:szCs w:val="22"/>
            <w:lang w:eastAsia="zh-CN" w:bidi="he-IL"/>
          </w:rPr>
          <w:t>体系</w:t>
        </w:r>
      </w:ins>
      <w:r w:rsidRPr="6E399B10">
        <w:rPr>
          <w:rFonts w:ascii="SimHei" w:eastAsia="SimHei" w:hAnsi="SimHei" w:cs="Microsoft YaHei"/>
          <w:sz w:val="22"/>
          <w:szCs w:val="22"/>
          <w:lang w:eastAsia="zh-CN" w:bidi="he-IL"/>
        </w:rPr>
        <w:t>服务要求造成威胁的风险，详情请参考</w:t>
      </w:r>
      <w:r w:rsidRPr="6E399B10">
        <w:rPr>
          <w:rFonts w:ascii="SimHei" w:eastAsia="SimHei" w:hAnsi="SimHei"/>
          <w:i/>
          <w:iCs/>
          <w:sz w:val="22"/>
          <w:szCs w:val="22"/>
          <w:lang w:eastAsia="zh-CN" w:bidi="he-IL"/>
        </w:rPr>
        <w:t>附件</w:t>
      </w:r>
      <w:r w:rsidR="0089380A" w:rsidRPr="6E399B10">
        <w:rPr>
          <w:rFonts w:eastAsia="SimHei"/>
          <w:i/>
          <w:iCs/>
          <w:sz w:val="22"/>
          <w:szCs w:val="22"/>
          <w:lang w:eastAsia="zh-CN" w:bidi="he-IL"/>
        </w:rPr>
        <w:t>A</w:t>
      </w:r>
      <w:r w:rsidR="002A50F2" w:rsidRPr="6E399B10">
        <w:rPr>
          <w:rFonts w:ascii="SimHei" w:eastAsia="SimHei" w:hAnsi="SimHei" w:cs="Microsoft YaHei"/>
          <w:sz w:val="22"/>
          <w:szCs w:val="22"/>
          <w:lang w:eastAsia="zh-CN" w:bidi="he-IL"/>
        </w:rPr>
        <w:t>。</w:t>
      </w:r>
    </w:p>
    <w:p w14:paraId="774AA3E4" w14:textId="72BB1AEF" w:rsidR="00BF410F" w:rsidRPr="0001217F" w:rsidRDefault="00BF410F" w:rsidP="00C1739D">
      <w:pPr>
        <w:pStyle w:val="ListParagraph"/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</w:tabs>
        <w:adjustRightInd w:val="0"/>
        <w:snapToGrid w:val="0"/>
        <w:spacing w:line="276" w:lineRule="auto"/>
        <w:jc w:val="both"/>
        <w:rPr>
          <w:rFonts w:ascii="SimHei" w:eastAsia="SimHei" w:hAnsi="SimHei" w:hint="eastAsia"/>
          <w:sz w:val="22"/>
          <w:szCs w:val="22"/>
          <w:lang w:eastAsia="zh-CN"/>
        </w:rPr>
      </w:pPr>
      <w:r w:rsidRPr="6E399B10">
        <w:rPr>
          <w:rFonts w:ascii="SimHei" w:eastAsia="SimHei" w:hAnsi="SimHei" w:cs="Microsoft YaHei"/>
          <w:sz w:val="22"/>
          <w:szCs w:val="22"/>
          <w:lang w:eastAsia="zh-CN" w:bidi="he-IL"/>
        </w:rPr>
        <w:t>识别、设计、实施、执行及监控体系相关之有效的控制，以减轻可能对实现</w:t>
      </w:r>
      <w:del w:id="7" w:author="Fiona Xie" w:date="2024-02-07T14:09:00Z">
        <w:r w:rsidRPr="6E399B10" w:rsidDel="00BF410F">
          <w:rPr>
            <w:rFonts w:ascii="SimHei" w:eastAsia="SimHei" w:hAnsi="SimHei" w:cs="Microsoft YaHei"/>
            <w:sz w:val="22"/>
            <w:szCs w:val="22"/>
            <w:lang w:eastAsia="zh-CN" w:bidi="he-IL"/>
          </w:rPr>
          <w:delText>主要</w:delText>
        </w:r>
      </w:del>
      <w:r w:rsidRPr="6E399B10">
        <w:rPr>
          <w:rFonts w:ascii="SimHei" w:eastAsia="SimHei" w:hAnsi="SimHei" w:cs="Microsoft YaHei"/>
          <w:sz w:val="22"/>
          <w:szCs w:val="22"/>
          <w:lang w:eastAsia="zh-CN" w:bidi="he-IL"/>
        </w:rPr>
        <w:t>服务承诺和体系要求造成威胁的风险</w:t>
      </w:r>
      <w:r w:rsidR="002A50F2" w:rsidRPr="6E399B10">
        <w:rPr>
          <w:rFonts w:ascii="SimHei" w:eastAsia="SimHei" w:hAnsi="SimHei" w:cs="Microsoft YaHei"/>
          <w:sz w:val="22"/>
          <w:szCs w:val="22"/>
          <w:lang w:eastAsia="zh-CN" w:bidi="he-IL"/>
        </w:rPr>
        <w:t>。</w:t>
      </w:r>
    </w:p>
    <w:p w14:paraId="057E6A0D" w14:textId="61AAF900" w:rsidR="00BF410F" w:rsidRPr="0001217F" w:rsidRDefault="00BF410F" w:rsidP="00C1739D">
      <w:pPr>
        <w:pStyle w:val="ListParagraph"/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</w:tabs>
        <w:adjustRightInd w:val="0"/>
        <w:snapToGrid w:val="0"/>
        <w:spacing w:line="276" w:lineRule="auto"/>
        <w:jc w:val="both"/>
        <w:rPr>
          <w:rFonts w:ascii="SimHei" w:eastAsia="SimHei" w:hAnsi="SimHei" w:hint="eastAsia"/>
          <w:sz w:val="22"/>
          <w:szCs w:val="22"/>
          <w:lang w:eastAsia="zh-CN"/>
        </w:rPr>
      </w:pPr>
      <w:r w:rsidRPr="0001217F">
        <w:rPr>
          <w:rFonts w:ascii="SimHei" w:eastAsia="SimHei" w:hAnsi="SimHei" w:cs="Microsoft YaHei" w:hint="eastAsia"/>
          <w:sz w:val="22"/>
          <w:szCs w:val="22"/>
          <w:lang w:eastAsia="zh-CN" w:bidi="he-IL"/>
        </w:rPr>
        <w:t>选择</w:t>
      </w:r>
      <w:ins w:id="8" w:author="Stella TY" w:date="2024-01-29T09:53:00Z">
        <w:r w:rsidR="00D37DFC">
          <w:rPr>
            <w:rFonts w:ascii="SimHei" w:eastAsia="SimHei" w:hAnsi="SimHei" w:cs="Microsoft YaHei" w:hint="eastAsia"/>
            <w:sz w:val="22"/>
            <w:szCs w:val="22"/>
            <w:lang w:eastAsia="zh-CN" w:bidi="he-IL"/>
          </w:rPr>
          <w:t>本</w:t>
        </w:r>
      </w:ins>
      <w:del w:id="9" w:author="Stella TY" w:date="2024-01-29T09:53:00Z">
        <w:r w:rsidRPr="0001217F" w:rsidDel="00D37DFC">
          <w:rPr>
            <w:rFonts w:ascii="SimHei" w:eastAsia="SimHei" w:hAnsi="SimHei" w:cs="Microsoft YaHei"/>
            <w:sz w:val="22"/>
            <w:szCs w:val="22"/>
            <w:lang w:eastAsia="zh-CN" w:bidi="he-IL"/>
          </w:rPr>
          <w:delText>该</w:delText>
        </w:r>
      </w:del>
      <w:r w:rsidRPr="0001217F">
        <w:rPr>
          <w:rFonts w:ascii="SimHei" w:eastAsia="SimHei" w:hAnsi="SimHei" w:cs="Microsoft YaHei"/>
          <w:sz w:val="22"/>
          <w:szCs w:val="22"/>
          <w:lang w:eastAsia="zh-CN" w:bidi="he-IL"/>
        </w:rPr>
        <w:t>认定基于的可信服务范畴</w:t>
      </w:r>
      <w:r w:rsidR="00A1625B">
        <w:rPr>
          <w:rFonts w:ascii="SimHei" w:eastAsia="SimHei" w:hAnsi="SimHei" w:cs="Microsoft YaHei" w:hint="eastAsia"/>
          <w:sz w:val="22"/>
          <w:szCs w:val="22"/>
          <w:lang w:eastAsia="zh-CN" w:bidi="he-IL"/>
        </w:rPr>
        <w:t>和相关</w:t>
      </w:r>
      <w:r w:rsidR="008D44D1">
        <w:rPr>
          <w:rFonts w:ascii="SimHei" w:eastAsia="SimHei" w:hAnsi="SimHei" w:cs="Microsoft YaHei" w:hint="eastAsia"/>
          <w:sz w:val="22"/>
          <w:szCs w:val="22"/>
          <w:lang w:eastAsia="zh-CN" w:bidi="he-IL"/>
        </w:rPr>
        <w:t>标准</w:t>
      </w:r>
      <w:r w:rsidRPr="0001217F">
        <w:rPr>
          <w:rFonts w:ascii="SimHei" w:eastAsia="SimHei" w:hAnsi="SimHei" w:cs="Microsoft YaHei"/>
          <w:sz w:val="22"/>
          <w:szCs w:val="22"/>
          <w:lang w:eastAsia="zh-CN" w:bidi="he-IL"/>
        </w:rPr>
        <w:t>。</w:t>
      </w:r>
    </w:p>
    <w:p w14:paraId="5DB730E3" w14:textId="77777777" w:rsidR="00BF410F" w:rsidRPr="00760DEF" w:rsidRDefault="00BF410F" w:rsidP="00C1739D">
      <w:pPr>
        <w:widowControl w:val="0"/>
        <w:adjustRightInd w:val="0"/>
        <w:snapToGrid w:val="0"/>
        <w:spacing w:line="276" w:lineRule="auto"/>
        <w:jc w:val="both"/>
        <w:rPr>
          <w:rFonts w:ascii="SimHei" w:eastAsia="SimHei" w:hAnsi="SimHei" w:hint="eastAsia"/>
          <w:sz w:val="22"/>
          <w:szCs w:val="22"/>
          <w:lang w:eastAsia="zh-CN"/>
        </w:rPr>
      </w:pPr>
    </w:p>
    <w:p w14:paraId="3BAF9B2D" w14:textId="1A9D7089" w:rsidR="00760DEF" w:rsidRPr="00871EC5" w:rsidRDefault="00760DEF" w:rsidP="00C1739D">
      <w:pPr>
        <w:widowControl w:val="0"/>
        <w:adjustRightInd w:val="0"/>
        <w:snapToGrid w:val="0"/>
        <w:spacing w:line="276" w:lineRule="auto"/>
        <w:jc w:val="both"/>
        <w:rPr>
          <w:rFonts w:ascii="SimHei" w:eastAsia="SimHei" w:hAnsi="SimHei" w:hint="eastAsia"/>
          <w:iCs/>
          <w:sz w:val="22"/>
          <w:szCs w:val="22"/>
          <w:lang w:eastAsia="zh-CN"/>
        </w:rPr>
      </w:pPr>
      <w:bookmarkStart w:id="10" w:name="_Hlk98999211"/>
      <w:commentRangeStart w:id="11"/>
      <w:r w:rsidRPr="00760DEF">
        <w:rPr>
          <w:rFonts w:eastAsia="SimHei"/>
          <w:b/>
          <w:bCs/>
          <w:sz w:val="22"/>
          <w:szCs w:val="22"/>
          <w:lang w:eastAsia="zh-CN"/>
        </w:rPr>
        <w:t>【服务机构简称】</w:t>
      </w:r>
      <w:bookmarkEnd w:id="10"/>
      <w:commentRangeEnd w:id="11"/>
      <w:r w:rsidR="00C72473">
        <w:rPr>
          <w:rStyle w:val="CommentReference"/>
        </w:rPr>
        <w:commentReference w:id="11"/>
      </w:r>
      <w:r w:rsidRPr="00760DEF">
        <w:rPr>
          <w:rFonts w:eastAsia="SimHei" w:hint="eastAsia"/>
          <w:sz w:val="22"/>
          <w:szCs w:val="22"/>
          <w:lang w:eastAsia="zh-CN"/>
        </w:rPr>
        <w:t>使用由</w:t>
      </w:r>
      <w:r w:rsidRPr="00760DEF">
        <w:rPr>
          <w:rFonts w:eastAsia="SimHei" w:hint="eastAsia"/>
          <w:b/>
          <w:bCs/>
          <w:sz w:val="22"/>
          <w:szCs w:val="22"/>
          <w:lang w:eastAsia="zh-CN"/>
        </w:rPr>
        <w:t>【子服务机构名称】</w:t>
      </w:r>
      <w:r w:rsidRPr="00760DEF">
        <w:rPr>
          <w:rFonts w:eastAsia="SimHei" w:hint="eastAsia"/>
          <w:sz w:val="22"/>
          <w:szCs w:val="22"/>
          <w:lang w:eastAsia="zh-CN"/>
        </w:rPr>
        <w:t>（以下简称“</w:t>
      </w:r>
      <w:r w:rsidRPr="00760DEF">
        <w:rPr>
          <w:rFonts w:eastAsia="SimHei" w:hint="eastAsia"/>
          <w:b/>
          <w:bCs/>
          <w:sz w:val="22"/>
          <w:szCs w:val="22"/>
          <w:lang w:eastAsia="zh-CN"/>
        </w:rPr>
        <w:t>【子服务机构简称】</w:t>
      </w:r>
      <w:r w:rsidRPr="00760DEF">
        <w:rPr>
          <w:rFonts w:eastAsia="SimHei" w:hint="eastAsia"/>
          <w:sz w:val="22"/>
          <w:szCs w:val="22"/>
          <w:lang w:eastAsia="zh-CN"/>
        </w:rPr>
        <w:t>”）</w:t>
      </w:r>
      <w:bookmarkStart w:id="12" w:name="_Hlk98999233"/>
      <w:r w:rsidRPr="00760DEF">
        <w:rPr>
          <w:rFonts w:eastAsia="SimHei" w:hint="eastAsia"/>
          <w:sz w:val="22"/>
          <w:szCs w:val="22"/>
          <w:lang w:eastAsia="zh-CN"/>
        </w:rPr>
        <w:t>所提供的</w:t>
      </w:r>
      <w:r w:rsidRPr="00760DEF">
        <w:rPr>
          <w:rFonts w:eastAsia="SimHei"/>
          <w:b/>
          <w:bCs/>
          <w:sz w:val="22"/>
          <w:szCs w:val="22"/>
          <w:lang w:eastAsia="zh-CN"/>
        </w:rPr>
        <w:t>【子服务机构的</w:t>
      </w:r>
      <w:r w:rsidRPr="00760DEF">
        <w:rPr>
          <w:rFonts w:eastAsia="SimHei"/>
          <w:b/>
          <w:bCs/>
          <w:sz w:val="22"/>
          <w:szCs w:val="22"/>
          <w:lang w:eastAsia="zh-CN" w:bidi="he-IL"/>
        </w:rPr>
        <w:t>服务类型或内容】</w:t>
      </w:r>
      <w:bookmarkEnd w:id="12"/>
      <w:r w:rsidRPr="00760DEF">
        <w:rPr>
          <w:rFonts w:eastAsia="SimHei" w:hint="eastAsia"/>
          <w:sz w:val="22"/>
          <w:szCs w:val="22"/>
          <w:lang w:eastAsia="zh-CN"/>
        </w:rPr>
        <w:t>。</w:t>
      </w:r>
      <w:bookmarkStart w:id="13" w:name="_Hlk133573357"/>
      <w:commentRangeStart w:id="14"/>
      <w:proofErr w:type="gramStart"/>
      <w:r w:rsidRPr="00760DEF">
        <w:rPr>
          <w:rFonts w:eastAsia="SimHei" w:hint="eastAsia"/>
          <w:b/>
          <w:bCs/>
          <w:sz w:val="22"/>
          <w:szCs w:val="22"/>
          <w:lang w:eastAsia="zh-CN"/>
        </w:rPr>
        <w:t>【</w:t>
      </w:r>
      <w:r w:rsidRPr="00760DEF">
        <w:rPr>
          <w:rFonts w:eastAsia="SimHei"/>
          <w:b/>
          <w:bCs/>
          <w:sz w:val="22"/>
          <w:szCs w:val="22"/>
          <w:lang w:eastAsia="zh-CN"/>
        </w:rPr>
        <w:t>【</w:t>
      </w:r>
      <w:proofErr w:type="gramEnd"/>
      <w:r w:rsidRPr="00760DEF">
        <w:rPr>
          <w:rFonts w:eastAsia="SimHei"/>
          <w:b/>
          <w:bCs/>
          <w:sz w:val="22"/>
          <w:szCs w:val="22"/>
          <w:lang w:eastAsia="zh-CN"/>
        </w:rPr>
        <w:t>服务机构简称</w:t>
      </w:r>
      <w:proofErr w:type="gramStart"/>
      <w:r w:rsidRPr="00760DEF">
        <w:rPr>
          <w:rFonts w:eastAsia="SimHei"/>
          <w:b/>
          <w:bCs/>
          <w:sz w:val="22"/>
          <w:szCs w:val="22"/>
          <w:lang w:eastAsia="zh-CN"/>
        </w:rPr>
        <w:t>】</w:t>
      </w:r>
      <w:proofErr w:type="gramEnd"/>
      <w:r w:rsidRPr="00760DEF">
        <w:rPr>
          <w:rFonts w:eastAsia="SimHei" w:hint="eastAsia"/>
          <w:sz w:val="22"/>
          <w:szCs w:val="22"/>
          <w:lang w:eastAsia="zh-CN"/>
        </w:rPr>
        <w:t>使用由</w:t>
      </w:r>
      <w:r w:rsidRPr="00760DEF">
        <w:rPr>
          <w:rFonts w:eastAsia="SimHei" w:hint="eastAsia"/>
          <w:b/>
          <w:bCs/>
          <w:sz w:val="22"/>
          <w:szCs w:val="22"/>
          <w:lang w:eastAsia="zh-CN"/>
        </w:rPr>
        <w:t>【子服务机构</w:t>
      </w:r>
      <w:r w:rsidRPr="00760DEF">
        <w:rPr>
          <w:rFonts w:eastAsia="SimHei" w:hint="eastAsia"/>
          <w:b/>
          <w:bCs/>
          <w:sz w:val="22"/>
          <w:szCs w:val="22"/>
          <w:lang w:eastAsia="zh-CN"/>
        </w:rPr>
        <w:t>A</w:t>
      </w:r>
      <w:r w:rsidRPr="00760DEF">
        <w:rPr>
          <w:rFonts w:eastAsia="SimHei" w:hint="eastAsia"/>
          <w:b/>
          <w:bCs/>
          <w:sz w:val="22"/>
          <w:szCs w:val="22"/>
          <w:lang w:eastAsia="zh-CN"/>
        </w:rPr>
        <w:t>名称】</w:t>
      </w:r>
      <w:r w:rsidRPr="00760DEF">
        <w:rPr>
          <w:rFonts w:eastAsia="SimHei" w:hint="eastAsia"/>
          <w:sz w:val="22"/>
          <w:szCs w:val="22"/>
          <w:lang w:eastAsia="zh-CN"/>
        </w:rPr>
        <w:t>（以下简称“</w:t>
      </w:r>
      <w:r w:rsidRPr="00760DEF">
        <w:rPr>
          <w:rFonts w:eastAsia="SimHei" w:hint="eastAsia"/>
          <w:b/>
          <w:bCs/>
          <w:sz w:val="22"/>
          <w:szCs w:val="22"/>
          <w:lang w:eastAsia="zh-CN"/>
        </w:rPr>
        <w:t>【子服务机构</w:t>
      </w:r>
      <w:r w:rsidRPr="00760DEF">
        <w:rPr>
          <w:rFonts w:eastAsia="SimHei" w:hint="eastAsia"/>
          <w:b/>
          <w:bCs/>
          <w:sz w:val="22"/>
          <w:szCs w:val="22"/>
          <w:lang w:eastAsia="zh-CN"/>
        </w:rPr>
        <w:t>A</w:t>
      </w:r>
      <w:r w:rsidRPr="00760DEF">
        <w:rPr>
          <w:rFonts w:eastAsia="SimHei" w:hint="eastAsia"/>
          <w:b/>
          <w:bCs/>
          <w:sz w:val="22"/>
          <w:szCs w:val="22"/>
          <w:lang w:eastAsia="zh-CN"/>
        </w:rPr>
        <w:t>简称】</w:t>
      </w:r>
      <w:r w:rsidRPr="00760DEF">
        <w:rPr>
          <w:rFonts w:eastAsia="SimHei" w:hint="eastAsia"/>
          <w:sz w:val="22"/>
          <w:szCs w:val="22"/>
          <w:lang w:eastAsia="zh-CN"/>
        </w:rPr>
        <w:t>”）所提供的</w:t>
      </w:r>
      <w:r w:rsidRPr="00760DEF">
        <w:rPr>
          <w:rFonts w:eastAsia="SimHei"/>
          <w:b/>
          <w:bCs/>
          <w:sz w:val="22"/>
          <w:szCs w:val="22"/>
          <w:lang w:eastAsia="zh-CN"/>
        </w:rPr>
        <w:t>【子服务机构</w:t>
      </w:r>
      <w:r w:rsidRPr="00760DEF">
        <w:rPr>
          <w:rFonts w:eastAsia="SimHei" w:hint="eastAsia"/>
          <w:b/>
          <w:bCs/>
          <w:sz w:val="22"/>
          <w:szCs w:val="22"/>
          <w:lang w:eastAsia="zh-CN"/>
        </w:rPr>
        <w:t>A</w:t>
      </w:r>
      <w:r w:rsidRPr="00760DEF">
        <w:rPr>
          <w:rFonts w:eastAsia="SimHei"/>
          <w:b/>
          <w:bCs/>
          <w:sz w:val="22"/>
          <w:szCs w:val="22"/>
          <w:lang w:eastAsia="zh-CN"/>
        </w:rPr>
        <w:t>的</w:t>
      </w:r>
      <w:r w:rsidRPr="00760DEF">
        <w:rPr>
          <w:rFonts w:eastAsia="SimHei"/>
          <w:b/>
          <w:bCs/>
          <w:sz w:val="22"/>
          <w:szCs w:val="22"/>
          <w:lang w:eastAsia="zh-CN" w:bidi="he-IL"/>
        </w:rPr>
        <w:t>服务类型或内容】</w:t>
      </w:r>
      <w:r w:rsidRPr="00760DEF">
        <w:rPr>
          <w:rFonts w:eastAsia="SimHei" w:hint="eastAsia"/>
          <w:b/>
          <w:bCs/>
          <w:sz w:val="22"/>
          <w:szCs w:val="22"/>
          <w:lang w:eastAsia="zh-CN" w:bidi="he-IL"/>
        </w:rPr>
        <w:t>，</w:t>
      </w:r>
      <w:r w:rsidRPr="00760DEF">
        <w:rPr>
          <w:rFonts w:eastAsia="SimHei" w:hint="eastAsia"/>
          <w:sz w:val="22"/>
          <w:szCs w:val="22"/>
          <w:lang w:eastAsia="zh-CN"/>
        </w:rPr>
        <w:t>使用由</w:t>
      </w:r>
      <w:r w:rsidRPr="00760DEF">
        <w:rPr>
          <w:rFonts w:eastAsia="SimHei" w:hint="eastAsia"/>
          <w:b/>
          <w:bCs/>
          <w:sz w:val="22"/>
          <w:szCs w:val="22"/>
          <w:lang w:eastAsia="zh-CN"/>
        </w:rPr>
        <w:t>【子服务机构</w:t>
      </w:r>
      <w:r w:rsidRPr="00760DEF">
        <w:rPr>
          <w:rFonts w:eastAsia="SimHei"/>
          <w:b/>
          <w:bCs/>
          <w:sz w:val="22"/>
          <w:szCs w:val="22"/>
          <w:lang w:eastAsia="zh-CN"/>
        </w:rPr>
        <w:t>B</w:t>
      </w:r>
      <w:r w:rsidRPr="00760DEF">
        <w:rPr>
          <w:rFonts w:eastAsia="SimHei" w:hint="eastAsia"/>
          <w:b/>
          <w:bCs/>
          <w:sz w:val="22"/>
          <w:szCs w:val="22"/>
          <w:lang w:eastAsia="zh-CN"/>
        </w:rPr>
        <w:t>名称】</w:t>
      </w:r>
      <w:r w:rsidRPr="00760DEF">
        <w:rPr>
          <w:rFonts w:eastAsia="SimHei" w:hint="eastAsia"/>
          <w:sz w:val="22"/>
          <w:szCs w:val="22"/>
          <w:lang w:eastAsia="zh-CN"/>
        </w:rPr>
        <w:t>（以下简称“</w:t>
      </w:r>
      <w:r w:rsidRPr="00760DEF">
        <w:rPr>
          <w:rFonts w:eastAsia="SimHei" w:hint="eastAsia"/>
          <w:b/>
          <w:bCs/>
          <w:sz w:val="22"/>
          <w:szCs w:val="22"/>
          <w:lang w:eastAsia="zh-CN"/>
        </w:rPr>
        <w:t>【子服务机构</w:t>
      </w:r>
      <w:r w:rsidRPr="00760DEF">
        <w:rPr>
          <w:rFonts w:eastAsia="SimHei"/>
          <w:b/>
          <w:bCs/>
          <w:sz w:val="22"/>
          <w:szCs w:val="22"/>
          <w:lang w:eastAsia="zh-CN"/>
        </w:rPr>
        <w:t>B</w:t>
      </w:r>
      <w:r w:rsidRPr="00760DEF">
        <w:rPr>
          <w:rFonts w:eastAsia="SimHei" w:hint="eastAsia"/>
          <w:b/>
          <w:bCs/>
          <w:sz w:val="22"/>
          <w:szCs w:val="22"/>
          <w:lang w:eastAsia="zh-CN"/>
        </w:rPr>
        <w:t>简称】</w:t>
      </w:r>
      <w:r w:rsidRPr="00760DEF">
        <w:rPr>
          <w:rFonts w:eastAsia="SimHei" w:hint="eastAsia"/>
          <w:sz w:val="22"/>
          <w:szCs w:val="22"/>
          <w:lang w:eastAsia="zh-CN"/>
        </w:rPr>
        <w:t>”）所提供的</w:t>
      </w:r>
      <w:r w:rsidRPr="00760DEF">
        <w:rPr>
          <w:rFonts w:eastAsia="SimHei"/>
          <w:b/>
          <w:bCs/>
          <w:sz w:val="22"/>
          <w:szCs w:val="22"/>
          <w:lang w:eastAsia="zh-CN"/>
        </w:rPr>
        <w:t>【子服务机构</w:t>
      </w:r>
      <w:r w:rsidRPr="00760DEF">
        <w:rPr>
          <w:rFonts w:eastAsia="SimHei"/>
          <w:b/>
          <w:bCs/>
          <w:sz w:val="22"/>
          <w:szCs w:val="22"/>
          <w:lang w:eastAsia="zh-CN"/>
        </w:rPr>
        <w:t>B</w:t>
      </w:r>
      <w:r w:rsidRPr="00760DEF">
        <w:rPr>
          <w:rFonts w:eastAsia="SimHei"/>
          <w:b/>
          <w:bCs/>
          <w:sz w:val="22"/>
          <w:szCs w:val="22"/>
          <w:lang w:eastAsia="zh-CN"/>
        </w:rPr>
        <w:t>的</w:t>
      </w:r>
      <w:r w:rsidRPr="00760DEF">
        <w:rPr>
          <w:rFonts w:eastAsia="SimHei"/>
          <w:b/>
          <w:bCs/>
          <w:sz w:val="22"/>
          <w:szCs w:val="22"/>
          <w:lang w:eastAsia="zh-CN" w:bidi="he-IL"/>
        </w:rPr>
        <w:t>服务类型或内容】</w:t>
      </w:r>
      <w:r w:rsidRPr="00760DEF">
        <w:rPr>
          <w:rFonts w:eastAsia="SimHei" w:hint="eastAsia"/>
          <w:b/>
          <w:bCs/>
          <w:sz w:val="22"/>
          <w:szCs w:val="22"/>
          <w:lang w:eastAsia="zh-CN" w:bidi="he-IL"/>
        </w:rPr>
        <w:t>。</w:t>
      </w:r>
      <w:r w:rsidRPr="00760DEF">
        <w:rPr>
          <w:rFonts w:eastAsia="SimHei" w:hint="eastAsia"/>
          <w:b/>
          <w:bCs/>
          <w:sz w:val="22"/>
          <w:szCs w:val="22"/>
          <w:lang w:eastAsia="zh-CN"/>
        </w:rPr>
        <w:t>【子服务机构</w:t>
      </w:r>
      <w:r w:rsidRPr="00760DEF">
        <w:rPr>
          <w:rFonts w:eastAsia="SimHei" w:hint="eastAsia"/>
          <w:b/>
          <w:bCs/>
          <w:sz w:val="22"/>
          <w:szCs w:val="22"/>
          <w:lang w:eastAsia="zh-CN"/>
        </w:rPr>
        <w:t>A</w:t>
      </w:r>
      <w:r w:rsidRPr="00760DEF">
        <w:rPr>
          <w:rFonts w:eastAsia="SimHei" w:hint="eastAsia"/>
          <w:b/>
          <w:bCs/>
          <w:sz w:val="22"/>
          <w:szCs w:val="22"/>
          <w:lang w:eastAsia="zh-CN"/>
        </w:rPr>
        <w:t>简称】</w:t>
      </w:r>
      <w:r w:rsidRPr="00760DEF">
        <w:rPr>
          <w:rFonts w:eastAsia="SimHei" w:hint="eastAsia"/>
          <w:sz w:val="22"/>
          <w:szCs w:val="22"/>
          <w:lang w:eastAsia="zh-CN"/>
        </w:rPr>
        <w:t>及</w:t>
      </w:r>
      <w:r w:rsidRPr="00760DEF">
        <w:rPr>
          <w:rFonts w:eastAsia="SimHei" w:hint="eastAsia"/>
          <w:b/>
          <w:bCs/>
          <w:sz w:val="22"/>
          <w:szCs w:val="22"/>
          <w:lang w:eastAsia="zh-CN"/>
        </w:rPr>
        <w:t>【子服务机构</w:t>
      </w:r>
      <w:r w:rsidRPr="00760DEF">
        <w:rPr>
          <w:rFonts w:eastAsia="SimHei"/>
          <w:b/>
          <w:bCs/>
          <w:sz w:val="22"/>
          <w:szCs w:val="22"/>
          <w:lang w:eastAsia="zh-CN"/>
        </w:rPr>
        <w:t>B</w:t>
      </w:r>
      <w:r w:rsidRPr="00760DEF">
        <w:rPr>
          <w:rFonts w:eastAsia="SimHei" w:hint="eastAsia"/>
          <w:b/>
          <w:bCs/>
          <w:sz w:val="22"/>
          <w:szCs w:val="22"/>
          <w:lang w:eastAsia="zh-CN"/>
        </w:rPr>
        <w:t>简称】</w:t>
      </w:r>
      <w:r w:rsidRPr="00760DEF">
        <w:rPr>
          <w:rFonts w:eastAsia="SimHei" w:hint="eastAsia"/>
          <w:sz w:val="22"/>
          <w:szCs w:val="22"/>
          <w:lang w:eastAsia="zh-CN"/>
        </w:rPr>
        <w:t>在下文中统称为“子服务机构”。</w:t>
      </w:r>
      <w:bookmarkEnd w:id="13"/>
      <w:proofErr w:type="gramStart"/>
      <w:r w:rsidRPr="00760DEF">
        <w:rPr>
          <w:rFonts w:eastAsia="SimHei" w:hint="eastAsia"/>
          <w:sz w:val="22"/>
          <w:szCs w:val="22"/>
          <w:lang w:eastAsia="zh-CN"/>
        </w:rPr>
        <w:t>】</w:t>
      </w:r>
      <w:commentRangeEnd w:id="14"/>
      <w:proofErr w:type="gramEnd"/>
      <w:r w:rsidRPr="00760DEF">
        <w:rPr>
          <w:rStyle w:val="CommentReference"/>
          <w:sz w:val="22"/>
          <w:szCs w:val="22"/>
        </w:rPr>
        <w:commentReference w:id="14"/>
      </w:r>
      <w:r w:rsidR="00871EC5" w:rsidRPr="001164CF">
        <w:rPr>
          <w:rFonts w:ascii="SimHei" w:eastAsia="SimHei" w:hAnsi="SimHei" w:hint="eastAsia"/>
          <w:i/>
          <w:sz w:val="22"/>
          <w:szCs w:val="22"/>
          <w:lang w:eastAsia="zh-CN" w:bidi="he-IL"/>
          <w:rPrChange w:id="15" w:author="Fiona Xie" w:date="2024-02-04T21:24:00Z">
            <w:rPr>
              <w:rFonts w:ascii="SimHei" w:eastAsia="SimHei" w:hAnsi="SimHei" w:hint="eastAsia"/>
              <w:iCs/>
              <w:sz w:val="22"/>
              <w:szCs w:val="22"/>
              <w:lang w:eastAsia="zh-CN" w:bidi="he-IL"/>
            </w:rPr>
          </w:rPrChange>
        </w:rPr>
        <w:t>附件</w:t>
      </w:r>
      <w:r w:rsidR="00871EC5" w:rsidRPr="001164CF">
        <w:rPr>
          <w:rFonts w:eastAsia="SimHei"/>
          <w:i/>
          <w:sz w:val="22"/>
          <w:szCs w:val="22"/>
          <w:lang w:eastAsia="zh-CN" w:bidi="he-IL"/>
          <w:rPrChange w:id="16" w:author="Fiona Xie" w:date="2024-02-04T21:24:00Z">
            <w:rPr>
              <w:rFonts w:eastAsia="SimHei"/>
              <w:iCs/>
              <w:sz w:val="22"/>
              <w:szCs w:val="22"/>
              <w:lang w:eastAsia="zh-CN" w:bidi="he-IL"/>
            </w:rPr>
          </w:rPrChange>
        </w:rPr>
        <w:t>A</w:t>
      </w:r>
      <w:r w:rsidR="004A7711" w:rsidRPr="004A7711">
        <w:rPr>
          <w:rFonts w:eastAsia="SimHei" w:hint="eastAsia"/>
          <w:iCs/>
          <w:sz w:val="22"/>
          <w:szCs w:val="22"/>
          <w:lang w:eastAsia="zh-CN" w:bidi="he-IL"/>
        </w:rPr>
        <w:t>中</w:t>
      </w:r>
      <w:r w:rsidR="00871EC5">
        <w:rPr>
          <w:rFonts w:ascii="SimHei" w:eastAsia="SimHei" w:hAnsi="SimHei" w:hint="eastAsia"/>
          <w:iCs/>
          <w:sz w:val="22"/>
          <w:szCs w:val="22"/>
          <w:lang w:eastAsia="zh-CN" w:bidi="he-IL"/>
        </w:rPr>
        <w:t>体系边界的描述表明，</w:t>
      </w:r>
      <w:r w:rsidR="00C62182" w:rsidRPr="00C62182">
        <w:rPr>
          <w:rFonts w:ascii="SimHei" w:eastAsia="SimHei" w:hAnsi="SimHei" w:hint="eastAsia"/>
          <w:iCs/>
          <w:sz w:val="22"/>
          <w:szCs w:val="22"/>
          <w:lang w:eastAsia="zh-CN" w:bidi="he-IL"/>
        </w:rPr>
        <w:t>除【服务机构简称】的控制外，设计恰当且执行有效的</w:t>
      </w:r>
      <w:proofErr w:type="gramStart"/>
      <w:r w:rsidR="00C62182" w:rsidRPr="00C62182">
        <w:rPr>
          <w:rFonts w:ascii="SimHei" w:eastAsia="SimHei" w:hAnsi="SimHei" w:hint="eastAsia"/>
          <w:iCs/>
          <w:sz w:val="22"/>
          <w:szCs w:val="22"/>
          <w:lang w:eastAsia="zh-CN" w:bidi="he-IL"/>
        </w:rPr>
        <w:t>子服务</w:t>
      </w:r>
      <w:proofErr w:type="gramEnd"/>
      <w:r w:rsidR="00C62182" w:rsidRPr="00C62182">
        <w:rPr>
          <w:rFonts w:ascii="SimHei" w:eastAsia="SimHei" w:hAnsi="SimHei" w:hint="eastAsia"/>
          <w:iCs/>
          <w:sz w:val="22"/>
          <w:szCs w:val="22"/>
          <w:lang w:eastAsia="zh-CN" w:bidi="he-IL"/>
        </w:rPr>
        <w:t>机构补充性控制是实现描述中所述的服务承诺和体系要求所必须的。</w:t>
      </w:r>
      <w:r w:rsidR="009A208F">
        <w:rPr>
          <w:rFonts w:ascii="SimHei" w:eastAsia="SimHei" w:hAnsi="SimHei" w:hint="eastAsia"/>
          <w:iCs/>
          <w:sz w:val="22"/>
          <w:szCs w:val="22"/>
          <w:lang w:eastAsia="zh-CN" w:bidi="he-IL"/>
        </w:rPr>
        <w:t>体系边界的描述</w:t>
      </w:r>
      <w:r w:rsidR="005C4694" w:rsidRPr="005C4694">
        <w:rPr>
          <w:rFonts w:ascii="SimHei" w:eastAsia="SimHei" w:hAnsi="SimHei" w:hint="eastAsia"/>
          <w:iCs/>
          <w:sz w:val="22"/>
          <w:szCs w:val="22"/>
          <w:lang w:eastAsia="zh-CN" w:bidi="he-IL"/>
        </w:rPr>
        <w:t>反映了【服务机构简称】控制设计中所预期的</w:t>
      </w:r>
      <w:proofErr w:type="gramStart"/>
      <w:r w:rsidR="005C4694" w:rsidRPr="005C4694">
        <w:rPr>
          <w:rFonts w:ascii="SimHei" w:eastAsia="SimHei" w:hAnsi="SimHei" w:hint="eastAsia"/>
          <w:iCs/>
          <w:sz w:val="22"/>
          <w:szCs w:val="22"/>
          <w:lang w:eastAsia="zh-CN" w:bidi="he-IL"/>
        </w:rPr>
        <w:t>子服务</w:t>
      </w:r>
      <w:proofErr w:type="gramEnd"/>
      <w:r w:rsidR="005C4694" w:rsidRPr="005C4694">
        <w:rPr>
          <w:rFonts w:ascii="SimHei" w:eastAsia="SimHei" w:hAnsi="SimHei" w:hint="eastAsia"/>
          <w:iCs/>
          <w:sz w:val="22"/>
          <w:szCs w:val="22"/>
          <w:lang w:eastAsia="zh-CN" w:bidi="he-IL"/>
        </w:rPr>
        <w:t>机构补充性控制的类型。</w:t>
      </w:r>
      <w:r w:rsidR="00C24391">
        <w:rPr>
          <w:rFonts w:ascii="SimHei" w:eastAsia="SimHei" w:hAnsi="SimHei" w:hint="eastAsia"/>
          <w:iCs/>
          <w:sz w:val="22"/>
          <w:szCs w:val="22"/>
          <w:lang w:eastAsia="zh-CN" w:bidi="he-IL"/>
        </w:rPr>
        <w:t>该</w:t>
      </w:r>
      <w:r w:rsidR="00C24391" w:rsidRPr="00C24391">
        <w:rPr>
          <w:rFonts w:ascii="SimHei" w:eastAsia="SimHei" w:hAnsi="SimHei" w:hint="eastAsia"/>
          <w:iCs/>
          <w:sz w:val="22"/>
          <w:szCs w:val="22"/>
          <w:lang w:eastAsia="zh-CN" w:bidi="he-IL"/>
        </w:rPr>
        <w:t>描述并未披露</w:t>
      </w:r>
      <w:proofErr w:type="gramStart"/>
      <w:r w:rsidR="00C24391" w:rsidRPr="00C24391">
        <w:rPr>
          <w:rFonts w:ascii="SimHei" w:eastAsia="SimHei" w:hAnsi="SimHei" w:hint="eastAsia"/>
          <w:iCs/>
          <w:sz w:val="22"/>
          <w:szCs w:val="22"/>
          <w:lang w:eastAsia="zh-CN" w:bidi="he-IL"/>
        </w:rPr>
        <w:t>子服务</w:t>
      </w:r>
      <w:proofErr w:type="gramEnd"/>
      <w:r w:rsidR="00C24391" w:rsidRPr="00C24391">
        <w:rPr>
          <w:rFonts w:ascii="SimHei" w:eastAsia="SimHei" w:hAnsi="SimHei" w:hint="eastAsia"/>
          <w:iCs/>
          <w:sz w:val="22"/>
          <w:szCs w:val="22"/>
          <w:lang w:eastAsia="zh-CN" w:bidi="he-IL"/>
        </w:rPr>
        <w:t>机构的实际控制</w:t>
      </w:r>
      <w:r w:rsidR="00C24391">
        <w:rPr>
          <w:rFonts w:ascii="SimHei" w:eastAsia="SimHei" w:hAnsi="SimHei" w:hint="eastAsia"/>
          <w:iCs/>
          <w:sz w:val="22"/>
          <w:szCs w:val="22"/>
          <w:lang w:eastAsia="zh-CN" w:bidi="he-IL"/>
        </w:rPr>
        <w:t>。</w:t>
      </w:r>
    </w:p>
    <w:p w14:paraId="01B2E6DF" w14:textId="77777777" w:rsidR="00760DEF" w:rsidRPr="008D44D1" w:rsidRDefault="00760DEF" w:rsidP="00C1739D">
      <w:pPr>
        <w:widowControl w:val="0"/>
        <w:adjustRightInd w:val="0"/>
        <w:snapToGrid w:val="0"/>
        <w:spacing w:line="276" w:lineRule="auto"/>
        <w:jc w:val="both"/>
        <w:rPr>
          <w:rFonts w:ascii="SimHei" w:eastAsia="SimHei" w:hAnsi="SimHei" w:hint="eastAsia"/>
          <w:sz w:val="22"/>
          <w:szCs w:val="22"/>
          <w:lang w:eastAsia="zh-CN"/>
        </w:rPr>
      </w:pPr>
    </w:p>
    <w:p w14:paraId="57DB6F32" w14:textId="39D5AD86" w:rsidR="00BF410F" w:rsidRPr="0001217F" w:rsidRDefault="00D05A9A" w:rsidP="00012176">
      <w:pPr>
        <w:widowControl w:val="0"/>
        <w:adjustRightInd w:val="0"/>
        <w:snapToGrid w:val="0"/>
        <w:spacing w:line="276" w:lineRule="auto"/>
        <w:jc w:val="both"/>
        <w:rPr>
          <w:rFonts w:ascii="SimHei" w:eastAsia="SimHei" w:hAnsi="SimHei" w:hint="eastAsia"/>
          <w:sz w:val="22"/>
          <w:szCs w:val="22"/>
          <w:lang w:eastAsia="zh-CN"/>
        </w:rPr>
      </w:pPr>
      <w:r w:rsidRPr="00D05A9A">
        <w:rPr>
          <w:rFonts w:ascii="SimHei" w:eastAsia="SimHei" w:hAnsi="SimHei" w:hint="eastAsia"/>
          <w:sz w:val="22"/>
          <w:szCs w:val="22"/>
          <w:lang w:eastAsia="zh-CN"/>
        </w:rPr>
        <w:t>兹就我们的所知及所信，我们确认</w:t>
      </w:r>
      <w:r w:rsidR="00BF410F" w:rsidRPr="0001217F">
        <w:rPr>
          <w:rFonts w:ascii="SimHei" w:eastAsia="SimHei" w:hAnsi="SimHei"/>
          <w:sz w:val="22"/>
          <w:szCs w:val="22"/>
          <w:lang w:eastAsia="zh-CN"/>
        </w:rPr>
        <w:t>在自</w:t>
      </w:r>
      <w:r w:rsidR="00FF748E" w:rsidRPr="0001217F">
        <w:rPr>
          <w:rFonts w:ascii="SimHei" w:eastAsia="SimHei" w:hAnsi="SimHei" w:hint="eastAsia"/>
          <w:sz w:val="22"/>
          <w:szCs w:val="22"/>
          <w:lang w:eastAsia="zh-CN"/>
        </w:rPr>
        <w:t>【</w:t>
      </w:r>
      <w:r w:rsidR="00FF748E" w:rsidRPr="0001217F">
        <w:rPr>
          <w:rFonts w:ascii="SimHei" w:eastAsia="SimHei" w:hAnsi="SimHei" w:hint="eastAsia"/>
          <w:b/>
          <w:bCs/>
          <w:sz w:val="22"/>
          <w:szCs w:val="22"/>
          <w:lang w:eastAsia="zh-CN"/>
        </w:rPr>
        <w:t>日期</w:t>
      </w:r>
      <w:r w:rsidR="00FF748E" w:rsidRPr="0001217F">
        <w:rPr>
          <w:rFonts w:ascii="SimHei" w:eastAsia="SimHei" w:hAnsi="SimHei" w:hint="eastAsia"/>
          <w:sz w:val="22"/>
          <w:szCs w:val="22"/>
          <w:lang w:eastAsia="zh-CN"/>
        </w:rPr>
        <w:t>】</w:t>
      </w:r>
      <w:r w:rsidR="00BF410F" w:rsidRPr="0001217F">
        <w:rPr>
          <w:rFonts w:ascii="SimHei" w:eastAsia="SimHei" w:hAnsi="SimHei"/>
          <w:sz w:val="22"/>
          <w:szCs w:val="22"/>
          <w:lang w:eastAsia="zh-CN"/>
        </w:rPr>
        <w:t>至</w:t>
      </w:r>
      <w:r w:rsidR="00FF748E" w:rsidRPr="0001217F">
        <w:rPr>
          <w:rFonts w:ascii="SimHei" w:eastAsia="SimHei" w:hAnsi="SimHei" w:hint="eastAsia"/>
          <w:sz w:val="22"/>
          <w:szCs w:val="22"/>
          <w:lang w:eastAsia="zh-CN"/>
        </w:rPr>
        <w:t>【</w:t>
      </w:r>
      <w:r w:rsidR="00FF748E" w:rsidRPr="0001217F">
        <w:rPr>
          <w:rFonts w:ascii="SimHei" w:eastAsia="SimHei" w:hAnsi="SimHei" w:hint="eastAsia"/>
          <w:b/>
          <w:bCs/>
          <w:sz w:val="22"/>
          <w:szCs w:val="22"/>
          <w:lang w:eastAsia="zh-CN"/>
        </w:rPr>
        <w:t>日期</w:t>
      </w:r>
      <w:r w:rsidR="00FF748E" w:rsidRPr="0001217F">
        <w:rPr>
          <w:rFonts w:ascii="SimHei" w:eastAsia="SimHei" w:hAnsi="SimHei" w:hint="eastAsia"/>
          <w:sz w:val="22"/>
          <w:szCs w:val="22"/>
          <w:lang w:eastAsia="zh-CN"/>
        </w:rPr>
        <w:t>】</w:t>
      </w:r>
      <w:proofErr w:type="gramStart"/>
      <w:r w:rsidR="00BF410F" w:rsidRPr="0001217F">
        <w:rPr>
          <w:rFonts w:ascii="SimHei" w:eastAsia="SimHei" w:hAnsi="SimHei"/>
          <w:sz w:val="22"/>
          <w:szCs w:val="22"/>
          <w:lang w:eastAsia="zh-CN"/>
        </w:rPr>
        <w:t>止</w:t>
      </w:r>
      <w:proofErr w:type="gramEnd"/>
      <w:r w:rsidR="00BF410F" w:rsidRPr="0001217F">
        <w:rPr>
          <w:rFonts w:ascii="SimHei" w:eastAsia="SimHei" w:hAnsi="SimHei"/>
          <w:sz w:val="22"/>
          <w:szCs w:val="22"/>
          <w:lang w:eastAsia="zh-CN"/>
        </w:rPr>
        <w:t>期间内体系</w:t>
      </w:r>
      <w:r w:rsidR="00BF410F" w:rsidRPr="0001217F">
        <w:rPr>
          <w:rFonts w:ascii="SimHei" w:eastAsia="SimHei" w:hAnsi="SimHei" w:hint="eastAsia"/>
          <w:sz w:val="22"/>
          <w:szCs w:val="22"/>
          <w:lang w:eastAsia="zh-CN"/>
        </w:rPr>
        <w:t>所</w:t>
      </w:r>
      <w:r w:rsidR="00BF410F" w:rsidRPr="0001217F">
        <w:rPr>
          <w:rFonts w:ascii="SimHei" w:eastAsia="SimHei" w:hAnsi="SimHei"/>
          <w:sz w:val="22"/>
          <w:szCs w:val="22"/>
          <w:lang w:eastAsia="zh-CN"/>
        </w:rPr>
        <w:t>涵盖的控制有效，该等控制为</w:t>
      </w:r>
      <w:r w:rsidR="002D4070" w:rsidRPr="0001217F">
        <w:rPr>
          <w:rFonts w:ascii="SimHei" w:eastAsia="SimHei" w:hAnsi="SimHei" w:hint="eastAsia"/>
          <w:sz w:val="22"/>
          <w:szCs w:val="22"/>
          <w:lang w:eastAsia="zh-CN" w:bidi="he-IL"/>
        </w:rPr>
        <w:t>【</w:t>
      </w:r>
      <w:r w:rsidR="002D4070" w:rsidRPr="0001217F">
        <w:rPr>
          <w:rFonts w:ascii="SimHei" w:eastAsia="SimHei" w:hAnsi="SimHei" w:hint="eastAsia"/>
          <w:b/>
          <w:bCs/>
          <w:sz w:val="22"/>
          <w:szCs w:val="22"/>
          <w:lang w:eastAsia="zh-CN" w:bidi="he-IL"/>
        </w:rPr>
        <w:t>服务机构简称</w:t>
      </w:r>
      <w:r w:rsidR="002D4070" w:rsidRPr="0001217F">
        <w:rPr>
          <w:rFonts w:ascii="SimHei" w:eastAsia="SimHei" w:hAnsi="SimHei" w:hint="eastAsia"/>
          <w:sz w:val="22"/>
          <w:szCs w:val="22"/>
          <w:lang w:eastAsia="zh-CN" w:bidi="he-IL"/>
        </w:rPr>
        <w:t>】</w:t>
      </w:r>
      <w:r w:rsidR="00BF410F" w:rsidRPr="0001217F">
        <w:rPr>
          <w:rFonts w:ascii="SimHei" w:eastAsia="SimHei" w:hAnsi="SimHei"/>
          <w:sz w:val="22"/>
          <w:szCs w:val="22"/>
          <w:lang w:eastAsia="zh-CN"/>
        </w:rPr>
        <w:t>实现</w:t>
      </w:r>
      <w:r w:rsidR="00BF410F" w:rsidRPr="0001217F">
        <w:rPr>
          <w:rFonts w:ascii="SimHei" w:eastAsia="SimHei" w:hAnsi="SimHei" w:hint="eastAsia"/>
          <w:sz w:val="22"/>
          <w:szCs w:val="22"/>
          <w:lang w:eastAsia="zh-CN"/>
        </w:rPr>
        <w:t>基</w:t>
      </w:r>
      <w:r w:rsidR="00BF410F" w:rsidRPr="000333A0">
        <w:rPr>
          <w:rFonts w:eastAsia="SimHei" w:hint="eastAsia"/>
          <w:sz w:val="22"/>
          <w:szCs w:val="22"/>
          <w:lang w:eastAsia="zh-CN"/>
        </w:rPr>
        <w:t>于</w:t>
      </w:r>
      <w:ins w:id="17" w:author="Stella TY" w:date="2024-01-29T09:53:00Z">
        <w:r w:rsidR="000333A0" w:rsidRPr="000333A0">
          <w:rPr>
            <w:rFonts w:eastAsia="SimHei"/>
            <w:sz w:val="22"/>
            <w:szCs w:val="22"/>
            <w:lang w:eastAsia="zh-CN"/>
          </w:rPr>
          <w:t>美国注册会计师协会（</w:t>
        </w:r>
        <w:r w:rsidR="000333A0" w:rsidRPr="000333A0">
          <w:rPr>
            <w:rFonts w:eastAsia="SimHei"/>
            <w:sz w:val="22"/>
            <w:szCs w:val="22"/>
            <w:lang w:eastAsia="zh-CN"/>
          </w:rPr>
          <w:t>American Institute of Certified Public Accountants</w:t>
        </w:r>
        <w:r w:rsidR="000333A0" w:rsidRPr="000333A0">
          <w:rPr>
            <w:rFonts w:eastAsia="SimHei" w:hint="eastAsia"/>
            <w:sz w:val="22"/>
            <w:szCs w:val="22"/>
            <w:lang w:eastAsia="zh-CN"/>
          </w:rPr>
          <w:t>）制定的</w:t>
        </w:r>
      </w:ins>
      <w:r w:rsidR="00BF410F" w:rsidRPr="00AF56AC">
        <w:rPr>
          <w:rFonts w:eastAsia="SimHei"/>
          <w:sz w:val="22"/>
          <w:szCs w:val="22"/>
          <w:lang w:eastAsia="zh-CN"/>
        </w:rPr>
        <w:t>TSP Section</w:t>
      </w:r>
      <w:r w:rsidR="004C73BD" w:rsidRPr="00AF56AC">
        <w:rPr>
          <w:rFonts w:eastAsia="SimHei"/>
          <w:sz w:val="22"/>
          <w:szCs w:val="22"/>
          <w:lang w:eastAsia="zh-CN"/>
        </w:rPr>
        <w:t xml:space="preserve"> </w:t>
      </w:r>
      <w:r w:rsidR="00BF410F" w:rsidRPr="00AF56AC">
        <w:rPr>
          <w:rFonts w:eastAsia="SimHei"/>
          <w:sz w:val="22"/>
          <w:szCs w:val="22"/>
          <w:lang w:eastAsia="zh-CN"/>
        </w:rPr>
        <w:t>100</w:t>
      </w:r>
      <w:r w:rsidR="00BF410F" w:rsidRPr="000333A0">
        <w:rPr>
          <w:rFonts w:eastAsia="SimHei" w:hint="eastAsia"/>
          <w:sz w:val="22"/>
          <w:szCs w:val="22"/>
          <w:lang w:eastAsia="zh-CN"/>
        </w:rPr>
        <w:t>《可信</w:t>
      </w:r>
      <w:r w:rsidR="00BF410F" w:rsidRPr="000333A0">
        <w:rPr>
          <w:rFonts w:eastAsia="SimHei"/>
          <w:sz w:val="22"/>
          <w:szCs w:val="22"/>
          <w:lang w:eastAsia="zh-CN"/>
        </w:rPr>
        <w:t>服务</w:t>
      </w:r>
      <w:r w:rsidR="00BF410F" w:rsidRPr="000333A0">
        <w:rPr>
          <w:rFonts w:eastAsia="SimHei" w:hint="eastAsia"/>
          <w:sz w:val="22"/>
          <w:szCs w:val="22"/>
          <w:lang w:eastAsia="zh-CN"/>
        </w:rPr>
        <w:t>之</w:t>
      </w:r>
      <w:r w:rsidR="00BF410F" w:rsidRPr="000333A0">
        <w:rPr>
          <w:rFonts w:eastAsia="SimHei"/>
          <w:sz w:val="22"/>
          <w:szCs w:val="22"/>
          <w:lang w:eastAsia="zh-CN"/>
        </w:rPr>
        <w:t>关于安全性、可用性、进程完整性</w:t>
      </w:r>
      <w:r w:rsidR="00BF410F" w:rsidRPr="000333A0">
        <w:rPr>
          <w:rFonts w:eastAsia="SimHei" w:hint="eastAsia"/>
          <w:sz w:val="22"/>
          <w:szCs w:val="22"/>
          <w:lang w:eastAsia="zh-CN"/>
        </w:rPr>
        <w:t>、</w:t>
      </w:r>
      <w:r w:rsidR="00BF410F" w:rsidRPr="000333A0">
        <w:rPr>
          <w:rFonts w:eastAsia="SimHei"/>
          <w:sz w:val="22"/>
          <w:szCs w:val="22"/>
          <w:lang w:eastAsia="zh-CN"/>
        </w:rPr>
        <w:t>保密性和隐私性的标准</w:t>
      </w:r>
      <w:r w:rsidR="00BF410F" w:rsidRPr="00AF56AC">
        <w:rPr>
          <w:rFonts w:eastAsia="SimHei"/>
          <w:sz w:val="22"/>
          <w:szCs w:val="22"/>
          <w:lang w:eastAsia="zh-CN"/>
        </w:rPr>
        <w:t>2017</w:t>
      </w:r>
      <w:r w:rsidR="00BF410F" w:rsidRPr="000333A0">
        <w:rPr>
          <w:rFonts w:eastAsia="SimHei" w:hint="eastAsia"/>
          <w:sz w:val="22"/>
          <w:szCs w:val="22"/>
          <w:lang w:eastAsia="zh-CN"/>
        </w:rPr>
        <w:t>年版》</w:t>
      </w:r>
      <w:r w:rsidR="00BF410F" w:rsidRPr="0001217F">
        <w:rPr>
          <w:rFonts w:ascii="SimHei" w:eastAsia="SimHei" w:hAnsi="SimHei" w:hint="eastAsia"/>
          <w:sz w:val="22"/>
          <w:szCs w:val="22"/>
          <w:lang w:eastAsia="zh-CN"/>
        </w:rPr>
        <w:t>之</w:t>
      </w:r>
      <w:r w:rsidR="003E2470" w:rsidRPr="0001217F">
        <w:rPr>
          <w:rFonts w:ascii="SimHei" w:eastAsia="SimHei" w:hAnsi="SimHei" w:hint="eastAsia"/>
          <w:sz w:val="22"/>
          <w:szCs w:val="22"/>
          <w:lang w:eastAsia="zh-CN"/>
        </w:rPr>
        <w:t>【</w:t>
      </w:r>
      <w:commentRangeStart w:id="18"/>
      <w:r w:rsidR="003E2470" w:rsidRPr="0001217F">
        <w:rPr>
          <w:rFonts w:ascii="SimHei" w:eastAsia="SimHei" w:hAnsi="SimHei"/>
          <w:b/>
          <w:bCs/>
          <w:sz w:val="22"/>
          <w:szCs w:val="22"/>
          <w:lang w:eastAsia="zh-CN"/>
        </w:rPr>
        <w:t>安全性、可用性</w:t>
      </w:r>
      <w:r w:rsidR="003E2470" w:rsidRPr="0001217F">
        <w:rPr>
          <w:rFonts w:ascii="SimHei" w:eastAsia="SimHei" w:hAnsi="SimHei" w:hint="eastAsia"/>
          <w:b/>
          <w:bCs/>
          <w:sz w:val="22"/>
          <w:szCs w:val="22"/>
          <w:lang w:eastAsia="zh-CN"/>
        </w:rPr>
        <w:t>、进程完整性</w:t>
      </w:r>
      <w:r w:rsidR="00AB7E6E" w:rsidRPr="0001217F">
        <w:rPr>
          <w:rFonts w:ascii="SimHei" w:eastAsia="SimHei" w:hAnsi="SimHei" w:hint="eastAsia"/>
          <w:b/>
          <w:bCs/>
          <w:sz w:val="22"/>
          <w:szCs w:val="22"/>
          <w:lang w:eastAsia="zh-CN"/>
        </w:rPr>
        <w:t>、</w:t>
      </w:r>
      <w:r w:rsidR="003E2470" w:rsidRPr="0001217F">
        <w:rPr>
          <w:rFonts w:ascii="SimHei" w:eastAsia="SimHei" w:hAnsi="SimHei" w:hint="eastAsia"/>
          <w:b/>
          <w:bCs/>
          <w:sz w:val="22"/>
          <w:szCs w:val="22"/>
          <w:lang w:eastAsia="zh-CN"/>
        </w:rPr>
        <w:t>保密性</w:t>
      </w:r>
      <w:r w:rsidR="00B53A6B">
        <w:rPr>
          <w:rFonts w:ascii="SimHei" w:eastAsia="SimHei" w:hAnsi="SimHei" w:hint="eastAsia"/>
          <w:b/>
          <w:bCs/>
          <w:sz w:val="22"/>
          <w:szCs w:val="22"/>
          <w:lang w:eastAsia="zh-CN"/>
        </w:rPr>
        <w:t>以</w:t>
      </w:r>
      <w:r w:rsidR="00AB7E6E" w:rsidRPr="0001217F">
        <w:rPr>
          <w:rFonts w:ascii="SimHei" w:eastAsia="SimHei" w:hAnsi="SimHei" w:hint="eastAsia"/>
          <w:b/>
          <w:bCs/>
          <w:sz w:val="22"/>
          <w:szCs w:val="22"/>
          <w:lang w:eastAsia="zh-CN"/>
        </w:rPr>
        <w:t>及隐私性</w:t>
      </w:r>
      <w:commentRangeEnd w:id="18"/>
      <w:r w:rsidR="00E36B7C" w:rsidRPr="0001217F">
        <w:rPr>
          <w:rStyle w:val="CommentReference"/>
          <w:rFonts w:ascii="SimHei" w:eastAsia="SimHei" w:hAnsi="SimHei"/>
          <w:b/>
          <w:bCs/>
          <w:sz w:val="22"/>
          <w:szCs w:val="22"/>
        </w:rPr>
        <w:commentReference w:id="18"/>
      </w:r>
      <w:r w:rsidR="003E2470" w:rsidRPr="0001217F">
        <w:rPr>
          <w:rFonts w:ascii="SimHei" w:eastAsia="SimHei" w:hAnsi="SimHei" w:hint="eastAsia"/>
          <w:sz w:val="22"/>
          <w:szCs w:val="22"/>
          <w:lang w:eastAsia="zh-CN"/>
        </w:rPr>
        <w:t>】</w:t>
      </w:r>
      <w:r w:rsidR="00BF410F" w:rsidRPr="0001217F">
        <w:rPr>
          <w:rFonts w:ascii="SimHei" w:eastAsia="SimHei" w:hAnsi="SimHei"/>
          <w:sz w:val="22"/>
          <w:szCs w:val="22"/>
          <w:lang w:eastAsia="zh-CN"/>
        </w:rPr>
        <w:t>相关的标准</w:t>
      </w:r>
      <w:ins w:id="19" w:author="Fiona Xie" w:date="2024-07-08T16:40:00Z">
        <w:r w:rsidR="00A15D4A">
          <w:rPr>
            <w:rFonts w:ascii="SimHei" w:eastAsia="SimHei" w:hAnsi="SimHei" w:hint="eastAsia"/>
            <w:sz w:val="22"/>
            <w:szCs w:val="22"/>
            <w:lang w:eastAsia="zh-CN"/>
          </w:rPr>
          <w:t>(以下简称“适用的可信服务标准</w:t>
        </w:r>
      </w:ins>
      <w:ins w:id="20" w:author="Ray BW Yang" w:date="2024-11-11T14:52:00Z" w16du:dateUtc="2024-11-11T06:52:00Z">
        <w:r w:rsidR="0070381D">
          <w:rPr>
            <w:rFonts w:ascii="SimHei" w:eastAsia="SimHei" w:hAnsi="SimHei" w:hint="eastAsia"/>
            <w:sz w:val="22"/>
            <w:szCs w:val="22"/>
            <w:lang w:eastAsia="zh-CN"/>
          </w:rPr>
          <w:t>”</w:t>
        </w:r>
      </w:ins>
      <w:ins w:id="21" w:author="Fiona Xie" w:date="2024-07-08T16:40:00Z">
        <w:r w:rsidR="00A15D4A">
          <w:rPr>
            <w:rFonts w:ascii="SimHei" w:eastAsia="SimHei" w:hAnsi="SimHei" w:hint="eastAsia"/>
            <w:sz w:val="22"/>
            <w:szCs w:val="22"/>
            <w:lang w:eastAsia="zh-CN"/>
          </w:rPr>
          <w:t>)</w:t>
        </w:r>
        <w:del w:id="22" w:author="Ray BW Yang" w:date="2024-11-11T14:52:00Z" w16du:dateUtc="2024-11-11T06:52:00Z">
          <w:r w:rsidR="00A15D4A" w:rsidDel="0070381D">
            <w:rPr>
              <w:rFonts w:ascii="SimHei" w:eastAsia="SimHei" w:hAnsi="SimHei" w:hint="eastAsia"/>
              <w:sz w:val="22"/>
              <w:szCs w:val="22"/>
              <w:lang w:eastAsia="zh-CN"/>
            </w:rPr>
            <w:delText>”</w:delText>
          </w:r>
        </w:del>
      </w:ins>
      <w:r w:rsidR="00BF410F" w:rsidRPr="0001217F">
        <w:rPr>
          <w:rFonts w:ascii="SimHei" w:eastAsia="SimHei" w:hAnsi="SimHei"/>
          <w:sz w:val="22"/>
          <w:szCs w:val="22"/>
          <w:lang w:eastAsia="zh-CN"/>
        </w:rPr>
        <w:t>所</w:t>
      </w:r>
      <w:proofErr w:type="gramStart"/>
      <w:r w:rsidR="00BF410F" w:rsidRPr="0001217F">
        <w:rPr>
          <w:rFonts w:ascii="SimHei" w:eastAsia="SimHei" w:hAnsi="SimHei"/>
          <w:sz w:val="22"/>
          <w:szCs w:val="22"/>
          <w:lang w:eastAsia="zh-CN"/>
        </w:rPr>
        <w:t>作出</w:t>
      </w:r>
      <w:proofErr w:type="gramEnd"/>
      <w:r w:rsidR="00BF410F" w:rsidRPr="0001217F">
        <w:rPr>
          <w:rFonts w:ascii="SimHei" w:eastAsia="SimHei" w:hAnsi="SimHei"/>
          <w:sz w:val="22"/>
          <w:szCs w:val="22"/>
          <w:lang w:eastAsia="zh-CN"/>
        </w:rPr>
        <w:t>的服务承诺</w:t>
      </w:r>
      <w:r w:rsidR="00BF410F" w:rsidRPr="0001217F">
        <w:rPr>
          <w:rFonts w:ascii="SimHei" w:eastAsia="SimHei" w:hAnsi="SimHei" w:hint="eastAsia"/>
          <w:sz w:val="22"/>
          <w:szCs w:val="22"/>
          <w:lang w:eastAsia="zh-CN"/>
        </w:rPr>
        <w:t>和</w:t>
      </w:r>
      <w:r w:rsidR="00BF410F" w:rsidRPr="0001217F">
        <w:rPr>
          <w:rFonts w:ascii="SimHei" w:eastAsia="SimHei" w:hAnsi="SimHei"/>
          <w:sz w:val="22"/>
          <w:szCs w:val="22"/>
          <w:lang w:eastAsia="zh-CN"/>
        </w:rPr>
        <w:t>体系要求提供合理保证。</w:t>
      </w:r>
    </w:p>
    <w:p w14:paraId="46C6341E" w14:textId="6A7B1669" w:rsidR="00BF410F" w:rsidRPr="0070381D" w:rsidRDefault="00BF410F" w:rsidP="00C1739D">
      <w:pPr>
        <w:widowControl w:val="0"/>
        <w:tabs>
          <w:tab w:val="left" w:pos="930"/>
        </w:tabs>
        <w:adjustRightInd w:val="0"/>
        <w:snapToGrid w:val="0"/>
        <w:spacing w:line="276" w:lineRule="auto"/>
        <w:jc w:val="both"/>
        <w:rPr>
          <w:rFonts w:ascii="SimHei" w:eastAsia="SimHei" w:hAnsi="SimHei" w:hint="eastAsia"/>
          <w:sz w:val="22"/>
          <w:szCs w:val="22"/>
          <w:lang w:eastAsia="zh-CN"/>
        </w:rPr>
      </w:pPr>
    </w:p>
    <w:p w14:paraId="0F17B45B" w14:textId="77777777" w:rsidR="00833064" w:rsidRPr="0001217F" w:rsidRDefault="00833064" w:rsidP="00C1739D">
      <w:pPr>
        <w:widowControl w:val="0"/>
        <w:tabs>
          <w:tab w:val="left" w:pos="930"/>
        </w:tabs>
        <w:adjustRightInd w:val="0"/>
        <w:snapToGrid w:val="0"/>
        <w:spacing w:line="276" w:lineRule="auto"/>
        <w:jc w:val="both"/>
        <w:rPr>
          <w:rFonts w:ascii="SimHei" w:eastAsia="SimHei" w:hAnsi="SimHei" w:hint="eastAsia"/>
          <w:sz w:val="22"/>
          <w:szCs w:val="22"/>
          <w:lang w:eastAsia="zh-CN"/>
        </w:rPr>
      </w:pPr>
    </w:p>
    <w:p w14:paraId="3CCA3C23" w14:textId="55770B7F" w:rsidR="00BF410F" w:rsidRPr="0001217F" w:rsidRDefault="00BF410F" w:rsidP="00C1739D">
      <w:pPr>
        <w:widowControl w:val="0"/>
        <w:adjustRightInd w:val="0"/>
        <w:snapToGrid w:val="0"/>
        <w:spacing w:line="276" w:lineRule="auto"/>
        <w:jc w:val="both"/>
        <w:rPr>
          <w:rFonts w:ascii="SimHei" w:eastAsia="SimHei" w:hAnsi="SimHei" w:hint="eastAsia"/>
          <w:sz w:val="22"/>
          <w:szCs w:val="22"/>
          <w:lang w:eastAsia="zh-CN"/>
        </w:rPr>
      </w:pPr>
      <w:r w:rsidRPr="0001217F">
        <w:rPr>
          <w:rFonts w:ascii="SimHei" w:eastAsia="SimHei" w:hAnsi="SimHei" w:hint="eastAsia"/>
          <w:sz w:val="22"/>
          <w:szCs w:val="22"/>
          <w:lang w:eastAsia="zh-CN"/>
        </w:rPr>
        <w:t>此致</w:t>
      </w:r>
      <w:r w:rsidR="00575AF7" w:rsidRPr="0001217F">
        <w:rPr>
          <w:rFonts w:ascii="SimHei" w:eastAsia="SimHei" w:hAnsi="SimHei" w:hint="eastAsia"/>
          <w:sz w:val="22"/>
          <w:szCs w:val="22"/>
          <w:lang w:eastAsia="zh-CN"/>
        </w:rPr>
        <w:t>，</w:t>
      </w:r>
    </w:p>
    <w:p w14:paraId="3571F15E" w14:textId="77777777" w:rsidR="00BF410F" w:rsidRPr="0001217F" w:rsidRDefault="00BF410F" w:rsidP="00C1739D">
      <w:pPr>
        <w:widowControl w:val="0"/>
        <w:adjustRightInd w:val="0"/>
        <w:snapToGrid w:val="0"/>
        <w:spacing w:line="276" w:lineRule="auto"/>
        <w:rPr>
          <w:rFonts w:ascii="SimHei" w:eastAsia="SimHei" w:hAnsi="SimHei" w:hint="eastAsia"/>
          <w:b/>
          <w:bCs/>
          <w:sz w:val="22"/>
          <w:szCs w:val="22"/>
          <w:lang w:eastAsia="zh-CN"/>
        </w:rPr>
      </w:pPr>
    </w:p>
    <w:p w14:paraId="6F457724" w14:textId="77777777" w:rsidR="00BF410F" w:rsidRPr="0001217F" w:rsidRDefault="00BF410F" w:rsidP="00C1739D">
      <w:pPr>
        <w:widowControl w:val="0"/>
        <w:adjustRightInd w:val="0"/>
        <w:snapToGrid w:val="0"/>
        <w:spacing w:line="276" w:lineRule="auto"/>
        <w:rPr>
          <w:rFonts w:ascii="SimHei" w:eastAsia="SimHei" w:hAnsi="SimHei" w:hint="eastAsia"/>
          <w:b/>
          <w:bCs/>
          <w:sz w:val="22"/>
          <w:szCs w:val="22"/>
          <w:lang w:eastAsia="zh-CN"/>
        </w:rPr>
      </w:pPr>
    </w:p>
    <w:p w14:paraId="56F891AB" w14:textId="77777777" w:rsidR="00BF410F" w:rsidRPr="0001217F" w:rsidRDefault="00BF410F" w:rsidP="00C1739D">
      <w:pPr>
        <w:widowControl w:val="0"/>
        <w:adjustRightInd w:val="0"/>
        <w:snapToGrid w:val="0"/>
        <w:spacing w:line="276" w:lineRule="auto"/>
        <w:rPr>
          <w:rFonts w:ascii="SimHei" w:eastAsia="SimHei" w:hAnsi="SimHei" w:hint="eastAsia"/>
          <w:b/>
          <w:bCs/>
          <w:sz w:val="22"/>
          <w:szCs w:val="22"/>
          <w:lang w:eastAsia="zh-CN"/>
        </w:rPr>
      </w:pPr>
    </w:p>
    <w:p w14:paraId="18F9350D" w14:textId="77777777" w:rsidR="00BF410F" w:rsidRPr="0001217F" w:rsidRDefault="00BF410F" w:rsidP="00C1739D">
      <w:pPr>
        <w:widowControl w:val="0"/>
        <w:adjustRightInd w:val="0"/>
        <w:snapToGrid w:val="0"/>
        <w:spacing w:line="276" w:lineRule="auto"/>
        <w:rPr>
          <w:rFonts w:ascii="SimHei" w:eastAsia="SimHei" w:hAnsi="SimHei" w:hint="eastAsia"/>
          <w:b/>
          <w:bCs/>
          <w:sz w:val="22"/>
          <w:szCs w:val="22"/>
          <w:lang w:eastAsia="zh-CN"/>
        </w:rPr>
      </w:pPr>
    </w:p>
    <w:p w14:paraId="6AFFABCE" w14:textId="1396130E" w:rsidR="00C802A5" w:rsidRPr="00085E8A" w:rsidRDefault="002D4070" w:rsidP="00C1739D">
      <w:pPr>
        <w:widowControl w:val="0"/>
        <w:adjustRightInd w:val="0"/>
        <w:snapToGrid w:val="0"/>
        <w:spacing w:line="276" w:lineRule="auto"/>
        <w:rPr>
          <w:rFonts w:ascii="SimHei" w:eastAsia="SimHei" w:hAnsi="SimHei" w:hint="eastAsia"/>
          <w:b/>
          <w:sz w:val="22"/>
          <w:szCs w:val="22"/>
          <w:lang w:eastAsia="zh-CN"/>
        </w:rPr>
      </w:pPr>
      <w:commentRangeStart w:id="23"/>
      <w:r w:rsidRPr="0001217F">
        <w:rPr>
          <w:rFonts w:ascii="SimHei" w:eastAsia="SimHei" w:hAnsi="SimHei" w:hint="eastAsia"/>
          <w:b/>
          <w:sz w:val="22"/>
          <w:szCs w:val="22"/>
          <w:lang w:eastAsia="zh-CN"/>
        </w:rPr>
        <w:t>【服务机构名称】</w:t>
      </w:r>
      <w:commentRangeEnd w:id="23"/>
      <w:r w:rsidR="00417623" w:rsidRPr="0001217F">
        <w:rPr>
          <w:rStyle w:val="CommentReference"/>
          <w:rFonts w:ascii="SimHei" w:eastAsia="SimHei" w:hAnsi="SimHei"/>
          <w:sz w:val="22"/>
          <w:szCs w:val="22"/>
        </w:rPr>
        <w:commentReference w:id="23"/>
      </w:r>
    </w:p>
    <w:sectPr w:rsidR="00C802A5" w:rsidRPr="00085E8A" w:rsidSect="00C1739D">
      <w:headerReference w:type="default" r:id="rId14"/>
      <w:footerReference w:type="default" r:id="rId15"/>
      <w:pgSz w:w="11906" w:h="16838"/>
      <w:pgMar w:top="1440" w:right="1797" w:bottom="1440" w:left="1797" w:header="992" w:footer="1247" w:gutter="0"/>
      <w:pgNumType w:start="3"/>
      <w:cols w:space="425"/>
      <w:docGrid w:type="lines"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Nicole H Jin" w:date="2022-03-24T10:34:00Z" w:initials="NHJ">
    <w:p w14:paraId="03C3F796" w14:textId="426AEC53" w:rsidR="00417623" w:rsidRPr="00417623" w:rsidRDefault="00417623">
      <w:pPr>
        <w:pStyle w:val="CommentText"/>
        <w:rPr>
          <w:rFonts w:eastAsiaTheme="minorEastAsia"/>
          <w:lang w:eastAsia="zh-CN"/>
        </w:rPr>
      </w:pPr>
      <w:r>
        <w:rPr>
          <w:rStyle w:val="CommentReference"/>
        </w:rPr>
        <w:annotationRef/>
      </w:r>
      <w:r w:rsidRPr="00F7764B">
        <w:rPr>
          <w:rFonts w:eastAsiaTheme="minorEastAsia" w:hint="eastAsia"/>
          <w:b/>
          <w:bCs/>
          <w:lang w:eastAsia="zh-CN"/>
        </w:rPr>
        <w:t>注：</w:t>
      </w:r>
      <w:r>
        <w:rPr>
          <w:rFonts w:eastAsiaTheme="minorEastAsia" w:hint="eastAsia"/>
          <w:lang w:eastAsia="zh-CN"/>
        </w:rPr>
        <w:t>根据项目情况选择相应的标准</w:t>
      </w:r>
    </w:p>
  </w:comment>
  <w:comment w:id="11" w:author="Vic Gong" w:date="2023-08-09T11:55:00Z" w:initials="VG">
    <w:p w14:paraId="2F55C059" w14:textId="75B6DD78" w:rsidR="00C72473" w:rsidRPr="00C72473" w:rsidRDefault="00C72473">
      <w:pPr>
        <w:pStyle w:val="CommentText"/>
        <w:rPr>
          <w:rFonts w:ascii="SimHei" w:eastAsia="SimHei" w:hAnsi="SimHei" w:hint="eastAsia"/>
        </w:rPr>
      </w:pPr>
      <w:r>
        <w:rPr>
          <w:rStyle w:val="CommentReference"/>
        </w:rPr>
        <w:annotationRef/>
      </w:r>
      <w:r w:rsidRPr="00C72473">
        <w:rPr>
          <w:rFonts w:ascii="SimHei" w:eastAsia="SimHei" w:hAnsi="SimHei" w:hint="eastAsia"/>
          <w:lang w:eastAsia="zh-CN"/>
        </w:rPr>
        <w:t>注：若无carve</w:t>
      </w:r>
      <w:r w:rsidRPr="00C72473">
        <w:rPr>
          <w:rFonts w:ascii="SimHei" w:eastAsia="SimHei" w:hAnsi="SimHei"/>
          <w:lang w:eastAsia="zh-CN"/>
        </w:rPr>
        <w:t>-</w:t>
      </w:r>
      <w:r w:rsidRPr="00C72473">
        <w:rPr>
          <w:rFonts w:ascii="SimHei" w:eastAsia="SimHei" w:hAnsi="SimHei" w:hint="eastAsia"/>
          <w:lang w:eastAsia="zh-CN"/>
        </w:rPr>
        <w:t>out子服务机构，则删除此段</w:t>
      </w:r>
    </w:p>
  </w:comment>
  <w:comment w:id="14" w:author="Vic Gong" w:date="2023-08-02T13:43:00Z" w:initials="VG">
    <w:p w14:paraId="5670CAE5" w14:textId="77777777" w:rsidR="00760DEF" w:rsidRPr="008F287C" w:rsidRDefault="00760DEF" w:rsidP="00760DEF">
      <w:pPr>
        <w:pStyle w:val="CommentText"/>
        <w:rPr>
          <w:rFonts w:eastAsia="SimHei"/>
        </w:rPr>
      </w:pPr>
      <w:r>
        <w:rPr>
          <w:rStyle w:val="CommentReference"/>
        </w:rPr>
        <w:annotationRef/>
      </w:r>
      <w:r w:rsidRPr="008F287C">
        <w:rPr>
          <w:rFonts w:eastAsia="SimHei"/>
        </w:rPr>
        <w:t>注：</w:t>
      </w:r>
    </w:p>
    <w:p w14:paraId="4024908D" w14:textId="77777777" w:rsidR="00760DEF" w:rsidRPr="008F287C" w:rsidRDefault="00760DEF" w:rsidP="00760DEF">
      <w:pPr>
        <w:pStyle w:val="CommentText"/>
        <w:numPr>
          <w:ilvl w:val="0"/>
          <w:numId w:val="2"/>
        </w:numPr>
        <w:overflowPunct w:val="0"/>
        <w:autoSpaceDE w:val="0"/>
        <w:autoSpaceDN w:val="0"/>
        <w:adjustRightInd w:val="0"/>
        <w:textAlignment w:val="baseline"/>
        <w:rPr>
          <w:rFonts w:eastAsia="SimHei"/>
        </w:rPr>
      </w:pPr>
      <w:r w:rsidRPr="008F287C">
        <w:rPr>
          <w:rFonts w:eastAsia="SimHei"/>
        </w:rPr>
        <w:t>如涉及多家</w:t>
      </w:r>
      <w:r w:rsidRPr="008F287C">
        <w:rPr>
          <w:rFonts w:eastAsia="SimHei"/>
        </w:rPr>
        <w:t>SSO</w:t>
      </w:r>
      <w:r w:rsidRPr="008F287C">
        <w:rPr>
          <w:rFonts w:eastAsia="SimHei"/>
        </w:rPr>
        <w:t>，使用此句式</w:t>
      </w:r>
    </w:p>
    <w:p w14:paraId="55CA5780" w14:textId="77777777" w:rsidR="00760DEF" w:rsidRDefault="00760DEF" w:rsidP="00760DEF">
      <w:pPr>
        <w:pStyle w:val="CommentText"/>
        <w:numPr>
          <w:ilvl w:val="0"/>
          <w:numId w:val="2"/>
        </w:numPr>
        <w:overflowPunct w:val="0"/>
        <w:autoSpaceDE w:val="0"/>
        <w:autoSpaceDN w:val="0"/>
        <w:adjustRightInd w:val="0"/>
        <w:textAlignment w:val="baseline"/>
        <w:rPr>
          <w:rFonts w:eastAsia="SimHei"/>
          <w:lang w:eastAsia="zh-CN"/>
        </w:rPr>
      </w:pPr>
      <w:r w:rsidRPr="008F287C">
        <w:rPr>
          <w:rFonts w:eastAsia="SimHei"/>
          <w:lang w:eastAsia="zh-CN"/>
        </w:rPr>
        <w:t>如果一家</w:t>
      </w:r>
      <w:r w:rsidRPr="008F287C">
        <w:rPr>
          <w:rFonts w:eastAsia="SimHei"/>
          <w:lang w:eastAsia="zh-CN"/>
        </w:rPr>
        <w:t>SSO</w:t>
      </w:r>
      <w:r w:rsidRPr="008F287C">
        <w:rPr>
          <w:rFonts w:eastAsia="SimHei"/>
          <w:lang w:eastAsia="zh-CN"/>
        </w:rPr>
        <w:t>提供多个</w:t>
      </w:r>
      <w:r>
        <w:rPr>
          <w:rFonts w:eastAsia="SimHei" w:hint="eastAsia"/>
          <w:lang w:eastAsia="zh-CN"/>
        </w:rPr>
        <w:t>服务</w:t>
      </w:r>
      <w:r w:rsidRPr="008F287C">
        <w:rPr>
          <w:rFonts w:eastAsia="SimHei"/>
          <w:lang w:eastAsia="zh-CN"/>
        </w:rPr>
        <w:t>，比如云服务包括</w:t>
      </w:r>
      <w:r w:rsidRPr="008F287C">
        <w:rPr>
          <w:rFonts w:eastAsia="SimHei"/>
          <w:lang w:eastAsia="zh-CN"/>
        </w:rPr>
        <w:t>ECS</w:t>
      </w:r>
      <w:r w:rsidRPr="008F287C">
        <w:rPr>
          <w:rFonts w:eastAsia="SimHei"/>
          <w:lang w:eastAsia="zh-CN"/>
        </w:rPr>
        <w:t>、</w:t>
      </w:r>
      <w:r w:rsidRPr="008F287C">
        <w:rPr>
          <w:rFonts w:eastAsia="SimHei"/>
          <w:lang w:eastAsia="zh-CN"/>
        </w:rPr>
        <w:t>RDS</w:t>
      </w:r>
      <w:r w:rsidRPr="008F287C">
        <w:rPr>
          <w:rFonts w:eastAsia="SimHei"/>
          <w:lang w:eastAsia="zh-CN"/>
        </w:rPr>
        <w:t>等，不建议罗列出所有</w:t>
      </w:r>
      <w:r>
        <w:rPr>
          <w:rFonts w:eastAsia="SimHei" w:hint="eastAsia"/>
          <w:lang w:eastAsia="zh-CN"/>
        </w:rPr>
        <w:t>服务</w:t>
      </w:r>
      <w:r w:rsidRPr="008F287C">
        <w:rPr>
          <w:rFonts w:eastAsia="SimHei"/>
          <w:lang w:eastAsia="zh-CN"/>
        </w:rPr>
        <w:t>，建议采用统称，如</w:t>
      </w:r>
      <w:r>
        <w:rPr>
          <w:rFonts w:eastAsia="SimHei" w:hint="eastAsia"/>
          <w:lang w:eastAsia="zh-CN"/>
        </w:rPr>
        <w:t>云计算服务，云安全服务</w:t>
      </w:r>
      <w:r w:rsidRPr="008F287C">
        <w:rPr>
          <w:rFonts w:eastAsia="SimHei"/>
          <w:lang w:eastAsia="zh-CN"/>
        </w:rPr>
        <w:t>等</w:t>
      </w:r>
    </w:p>
    <w:p w14:paraId="4E8BA104" w14:textId="77777777" w:rsidR="00760DEF" w:rsidRPr="004D61B3" w:rsidRDefault="00760DEF" w:rsidP="00760DEF">
      <w:pPr>
        <w:pStyle w:val="CommentText"/>
        <w:numPr>
          <w:ilvl w:val="0"/>
          <w:numId w:val="2"/>
        </w:numPr>
        <w:overflowPunct w:val="0"/>
        <w:autoSpaceDE w:val="0"/>
        <w:autoSpaceDN w:val="0"/>
        <w:adjustRightInd w:val="0"/>
        <w:textAlignment w:val="baseline"/>
        <w:rPr>
          <w:rFonts w:eastAsia="SimHei"/>
          <w:lang w:eastAsia="zh-CN"/>
        </w:rPr>
      </w:pPr>
      <w:r w:rsidRPr="004D61B3">
        <w:rPr>
          <w:rFonts w:eastAsia="SimHei"/>
          <w:lang w:eastAsia="zh-CN"/>
        </w:rPr>
        <w:t>如果一家</w:t>
      </w:r>
      <w:r w:rsidRPr="004D61B3">
        <w:rPr>
          <w:rFonts w:eastAsia="SimHei"/>
          <w:lang w:eastAsia="zh-CN"/>
        </w:rPr>
        <w:t>SSO</w:t>
      </w:r>
      <w:r w:rsidRPr="004D61B3">
        <w:rPr>
          <w:rFonts w:eastAsia="SimHei"/>
          <w:lang w:eastAsia="zh-CN"/>
        </w:rPr>
        <w:t>只提供一种具体的服务，可以直接写出，如</w:t>
      </w:r>
      <w:r>
        <w:rPr>
          <w:rFonts w:eastAsia="SimHei" w:hint="eastAsia"/>
          <w:lang w:eastAsia="zh-CN"/>
        </w:rPr>
        <w:t>钉钉平台服务</w:t>
      </w:r>
    </w:p>
  </w:comment>
  <w:comment w:id="18" w:author="Nicole H Jin" w:date="2022-03-24T10:37:00Z" w:initials="NHJ">
    <w:p w14:paraId="19BE242F" w14:textId="49927374" w:rsidR="00E36B7C" w:rsidRPr="00AA0661" w:rsidRDefault="00E36B7C">
      <w:pPr>
        <w:pStyle w:val="CommentText"/>
        <w:rPr>
          <w:rFonts w:ascii="SimHei" w:eastAsia="SimHei" w:hAnsi="SimHei" w:hint="eastAsia"/>
          <w:lang w:eastAsia="zh-CN"/>
        </w:rPr>
      </w:pPr>
      <w:r>
        <w:rPr>
          <w:rStyle w:val="CommentReference"/>
        </w:rPr>
        <w:annotationRef/>
      </w:r>
      <w:r w:rsidRPr="00530F43">
        <w:rPr>
          <w:rFonts w:ascii="SimHei" w:eastAsia="SimHei" w:hAnsi="SimHei" w:hint="eastAsia"/>
          <w:lang w:eastAsia="zh-CN"/>
        </w:rPr>
        <w:t>注：</w:t>
      </w:r>
      <w:r w:rsidRPr="00AA0661">
        <w:rPr>
          <w:rFonts w:ascii="SimHei" w:eastAsia="SimHei" w:hAnsi="SimHei" w:hint="eastAsia"/>
          <w:lang w:eastAsia="zh-CN"/>
        </w:rPr>
        <w:t>根据项目情况选择相应的标准</w:t>
      </w:r>
    </w:p>
  </w:comment>
  <w:comment w:id="23" w:author="Nicole H Jin" w:date="2022-03-24T10:34:00Z" w:initials="NHJ">
    <w:p w14:paraId="2BBBE58D" w14:textId="784E3FF5" w:rsidR="00417623" w:rsidRDefault="00417623">
      <w:pPr>
        <w:pStyle w:val="CommentText"/>
        <w:rPr>
          <w:lang w:eastAsia="zh-CN"/>
        </w:rPr>
      </w:pPr>
      <w:r>
        <w:rPr>
          <w:rStyle w:val="CommentReference"/>
        </w:rPr>
        <w:annotationRef/>
      </w:r>
      <w:bookmarkStart w:id="24" w:name="_Hlk98875222"/>
      <w:r w:rsidRPr="00530F43">
        <w:rPr>
          <w:rFonts w:eastAsia="SimHei" w:hint="eastAsia"/>
          <w:lang w:eastAsia="zh-CN"/>
        </w:rPr>
        <w:t>注：</w:t>
      </w:r>
      <w:r w:rsidRPr="00862320">
        <w:rPr>
          <w:rFonts w:eastAsia="SimHei" w:hint="eastAsia"/>
          <w:lang w:eastAsia="zh-CN"/>
        </w:rPr>
        <w:t>落款要注意位置，不要单独一页</w:t>
      </w:r>
      <w:bookmarkEnd w:id="24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3C3F796" w15:done="0"/>
  <w15:commentEx w15:paraId="2F55C059" w15:done="0"/>
  <w15:commentEx w15:paraId="4E8BA104" w15:done="0"/>
  <w15:commentEx w15:paraId="19BE242F" w15:done="0"/>
  <w15:commentEx w15:paraId="2BBBE58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5E6C7C5" w16cex:dateUtc="2022-03-24T02:34:00Z"/>
  <w16cex:commentExtensible w16cex:durableId="287DFD17" w16cex:dateUtc="2023-08-09T03:55:00Z"/>
  <w16cex:commentExtensible w16cex:durableId="2874DC00" w16cex:dateUtc="2023-08-02T05:43:00Z"/>
  <w16cex:commentExtensible w16cex:durableId="25E6C86A" w16cex:dateUtc="2022-03-24T02:37:00Z"/>
  <w16cex:commentExtensible w16cex:durableId="25E6C7B4" w16cex:dateUtc="2022-03-24T02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3C3F796" w16cid:durableId="25E6C7C5"/>
  <w16cid:commentId w16cid:paraId="2F55C059" w16cid:durableId="287DFD17"/>
  <w16cid:commentId w16cid:paraId="4E8BA104" w16cid:durableId="2874DC00"/>
  <w16cid:commentId w16cid:paraId="19BE242F" w16cid:durableId="25E6C86A"/>
  <w16cid:commentId w16cid:paraId="2BBBE58D" w16cid:durableId="25E6C7B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8C9D1F" w14:textId="77777777" w:rsidR="006C36BC" w:rsidRDefault="006C36BC">
      <w:r>
        <w:separator/>
      </w:r>
    </w:p>
  </w:endnote>
  <w:endnote w:type="continuationSeparator" w:id="0">
    <w:p w14:paraId="7751A4BF" w14:textId="77777777" w:rsidR="006C36BC" w:rsidRDefault="006C36BC">
      <w:r>
        <w:continuationSeparator/>
      </w:r>
    </w:p>
  </w:endnote>
  <w:endnote w:type="continuationNotice" w:id="1">
    <w:p w14:paraId="453A6FE1" w14:textId="77777777" w:rsidR="005B7CC6" w:rsidRDefault="005B7C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4840E9" w14:textId="32B9FC5F" w:rsidR="00C802A5" w:rsidRPr="0017595F" w:rsidRDefault="00C802A5" w:rsidP="0070381D">
    <w:pPr>
      <w:pStyle w:val="Footer"/>
      <w:jc w:val="righ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B75DFA" w14:textId="77777777" w:rsidR="006C36BC" w:rsidRDefault="006C36BC">
      <w:r>
        <w:separator/>
      </w:r>
    </w:p>
  </w:footnote>
  <w:footnote w:type="continuationSeparator" w:id="0">
    <w:p w14:paraId="7752AA07" w14:textId="77777777" w:rsidR="006C36BC" w:rsidRDefault="006C36BC">
      <w:r>
        <w:continuationSeparator/>
      </w:r>
    </w:p>
  </w:footnote>
  <w:footnote w:type="continuationNotice" w:id="1">
    <w:p w14:paraId="38EAB73F" w14:textId="77777777" w:rsidR="005B7CC6" w:rsidRDefault="005B7CC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778578" w14:textId="77777777" w:rsidR="00C802A5" w:rsidRDefault="00C802A5" w:rsidP="0070381D">
    <w:pPr>
      <w:pStyle w:val="Header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C86B9C"/>
    <w:multiLevelType w:val="hybridMultilevel"/>
    <w:tmpl w:val="A1A23348"/>
    <w:lvl w:ilvl="0" w:tplc="A420FD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AD56BA"/>
    <w:multiLevelType w:val="hybridMultilevel"/>
    <w:tmpl w:val="C2801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938882">
    <w:abstractNumId w:val="1"/>
  </w:num>
  <w:num w:numId="2" w16cid:durableId="153013964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Nicole H Jin">
    <w15:presenceInfo w15:providerId="AD" w15:userId="S::Nicole.H.Jin@cn.ey.com::cdbbc219-a839-4fde-8c65-abd18eb655b1"/>
  </w15:person>
  <w15:person w15:author="Vic Gong">
    <w15:presenceInfo w15:providerId="AD" w15:userId="S::Vic.Gong@cn.ey.com::9fb16b2a-5395-4f25-838a-0a0bfad18d2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10F"/>
    <w:rsid w:val="00012176"/>
    <w:rsid w:val="0001217F"/>
    <w:rsid w:val="000333A0"/>
    <w:rsid w:val="000713FD"/>
    <w:rsid w:val="00085E8A"/>
    <w:rsid w:val="00087AC1"/>
    <w:rsid w:val="000B2971"/>
    <w:rsid w:val="000C7A41"/>
    <w:rsid w:val="001164CF"/>
    <w:rsid w:val="00183618"/>
    <w:rsid w:val="001B7FAE"/>
    <w:rsid w:val="00201D7E"/>
    <w:rsid w:val="00277902"/>
    <w:rsid w:val="00295738"/>
    <w:rsid w:val="002A50F2"/>
    <w:rsid w:val="002B55D8"/>
    <w:rsid w:val="002D4070"/>
    <w:rsid w:val="003743F7"/>
    <w:rsid w:val="003750E5"/>
    <w:rsid w:val="003E2470"/>
    <w:rsid w:val="003F53A8"/>
    <w:rsid w:val="00417623"/>
    <w:rsid w:val="00467316"/>
    <w:rsid w:val="004771E5"/>
    <w:rsid w:val="004A7711"/>
    <w:rsid w:val="004C73BD"/>
    <w:rsid w:val="004D342B"/>
    <w:rsid w:val="004D4E5F"/>
    <w:rsid w:val="0052546B"/>
    <w:rsid w:val="00530F43"/>
    <w:rsid w:val="00535BE6"/>
    <w:rsid w:val="00575AF7"/>
    <w:rsid w:val="005B7CC6"/>
    <w:rsid w:val="005C4694"/>
    <w:rsid w:val="005C736E"/>
    <w:rsid w:val="005D25C1"/>
    <w:rsid w:val="005F3EDA"/>
    <w:rsid w:val="006C36BC"/>
    <w:rsid w:val="0070381D"/>
    <w:rsid w:val="00760DEF"/>
    <w:rsid w:val="007C0E2C"/>
    <w:rsid w:val="007E0B6E"/>
    <w:rsid w:val="00833064"/>
    <w:rsid w:val="00871EC5"/>
    <w:rsid w:val="008916FE"/>
    <w:rsid w:val="0089380A"/>
    <w:rsid w:val="008D44D1"/>
    <w:rsid w:val="008E265A"/>
    <w:rsid w:val="00956396"/>
    <w:rsid w:val="009674E3"/>
    <w:rsid w:val="009A208F"/>
    <w:rsid w:val="00A15D4A"/>
    <w:rsid w:val="00A1625B"/>
    <w:rsid w:val="00A5179E"/>
    <w:rsid w:val="00A67D07"/>
    <w:rsid w:val="00AA0661"/>
    <w:rsid w:val="00AB7E6E"/>
    <w:rsid w:val="00AC3267"/>
    <w:rsid w:val="00AF56AC"/>
    <w:rsid w:val="00B5324D"/>
    <w:rsid w:val="00B53A6B"/>
    <w:rsid w:val="00B7504A"/>
    <w:rsid w:val="00BA7A90"/>
    <w:rsid w:val="00BF410F"/>
    <w:rsid w:val="00C1491D"/>
    <w:rsid w:val="00C1739D"/>
    <w:rsid w:val="00C24391"/>
    <w:rsid w:val="00C62182"/>
    <w:rsid w:val="00C72473"/>
    <w:rsid w:val="00C802A5"/>
    <w:rsid w:val="00C844C6"/>
    <w:rsid w:val="00CB480B"/>
    <w:rsid w:val="00CE231F"/>
    <w:rsid w:val="00D05A9A"/>
    <w:rsid w:val="00D37DFC"/>
    <w:rsid w:val="00DA6F29"/>
    <w:rsid w:val="00DB397C"/>
    <w:rsid w:val="00DE0385"/>
    <w:rsid w:val="00E36B7C"/>
    <w:rsid w:val="00E85D04"/>
    <w:rsid w:val="00E92FEC"/>
    <w:rsid w:val="00F04DEF"/>
    <w:rsid w:val="00F12251"/>
    <w:rsid w:val="00F7231B"/>
    <w:rsid w:val="00F7764B"/>
    <w:rsid w:val="00FF748E"/>
    <w:rsid w:val="6E399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EF3922"/>
  <w15:chartTrackingRefBased/>
  <w15:docId w15:val="{CE4FDBAE-C169-4C20-A3CD-4270240C4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10F"/>
    <w:rPr>
      <w:rFonts w:ascii="Times New Roman" w:eastAsia="MS Mincho" w:hAnsi="Times New Roman" w:cs="Times New Roman"/>
      <w:kern w:val="0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410F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BF41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F410F"/>
    <w:rPr>
      <w:rFonts w:ascii="Times New Roman" w:eastAsia="MS Mincho" w:hAnsi="Times New Roman" w:cs="Times New Roman"/>
      <w:kern w:val="0"/>
      <w:sz w:val="18"/>
      <w:szCs w:val="18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BF410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F410F"/>
    <w:rPr>
      <w:rFonts w:ascii="Times New Roman" w:eastAsia="MS Mincho" w:hAnsi="Times New Roman" w:cs="Times New Roman"/>
      <w:kern w:val="0"/>
      <w:sz w:val="18"/>
      <w:szCs w:val="18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417623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417623"/>
  </w:style>
  <w:style w:type="character" w:customStyle="1" w:styleId="CommentTextChar">
    <w:name w:val="Comment Text Char"/>
    <w:basedOn w:val="DefaultParagraphFont"/>
    <w:link w:val="CommentText"/>
    <w:uiPriority w:val="99"/>
    <w:rsid w:val="00417623"/>
    <w:rPr>
      <w:rFonts w:ascii="Times New Roman" w:eastAsia="MS Mincho" w:hAnsi="Times New Roman" w:cs="Times New Roman"/>
      <w:kern w:val="0"/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76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7623"/>
    <w:rPr>
      <w:rFonts w:ascii="Times New Roman" w:eastAsia="MS Mincho" w:hAnsi="Times New Roman" w:cs="Times New Roman"/>
      <w:b/>
      <w:bCs/>
      <w:kern w:val="0"/>
      <w:sz w:val="24"/>
      <w:szCs w:val="24"/>
      <w:lang w:eastAsia="en-US"/>
    </w:rPr>
  </w:style>
  <w:style w:type="paragraph" w:styleId="Revision">
    <w:name w:val="Revision"/>
    <w:hidden/>
    <w:uiPriority w:val="99"/>
    <w:semiHidden/>
    <w:rsid w:val="00A1625B"/>
    <w:rPr>
      <w:rFonts w:ascii="Times New Roman" w:eastAsia="MS Mincho" w:hAnsi="Times New Roman" w:cs="Times New Roman"/>
      <w:kern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73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6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521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77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0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4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3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52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08146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0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50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C3BB641D249E4BB69D94D612BF9DC6" ma:contentTypeVersion="0" ma:contentTypeDescription="Create a new document." ma:contentTypeScope="" ma:versionID="33a60ac7a6fa9a66edeb3dbc0c97444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4B853C-B7EA-4EA1-AE3E-B996E240CB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1F3284-8DFF-4798-84A5-A790578F303A}">
  <ds:schemaRefs>
    <ds:schemaRef ds:uri="http://schemas.microsoft.com/office/2006/documentManagement/types"/>
    <ds:schemaRef ds:uri="http://schemas.microsoft.com/office/2006/metadata/properties"/>
    <ds:schemaRef ds:uri="http://purl.org/dc/terms/"/>
    <ds:schemaRef ds:uri="http://www.w3.org/XML/1998/namespace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7475C99-7F65-4667-A267-F19E3524692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136</Words>
  <Characters>781</Characters>
  <Application>Microsoft Office Word</Application>
  <DocSecurity>4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Jessy X Jiang</dc:creator>
  <cp:keywords/>
  <dc:description/>
  <cp:lastModifiedBy>Fiona Xie</cp:lastModifiedBy>
  <cp:revision>8</cp:revision>
  <dcterms:created xsi:type="dcterms:W3CDTF">2024-06-11T22:23:00Z</dcterms:created>
  <dcterms:modified xsi:type="dcterms:W3CDTF">2024-11-11T06:52:00Z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0x010100A8C3BB641D249E4BB69D94D612BF9DC6</vt:lpwstr>
  </property>
  <property fmtid="{D5CDD505-2E9C-101B-9397-08002B2CF9AE}" pid="3" name="Order">
    <vt:r8>4423300</vt:r8>
  </property>
  <property fmtid="{D5CDD505-2E9C-101B-9397-08002B2CF9AE}" pid="4" name="_activity">
    <vt:lpwstr>{"FileActivityType":"6","FileActivityTimeStamp":"2023-08-09T03:55:18.393Z","FileActivityUsersOnPage":[{"DisplayName":"Vic Gong","Id":"vic.gong@cn.ey.com"}],"FileActivityNavigationId":null}</vt:lpwstr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</Properties>
</file>
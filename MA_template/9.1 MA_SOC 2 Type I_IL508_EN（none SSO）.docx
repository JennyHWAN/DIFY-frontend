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DB68" w14:textId="77777777" w:rsidR="00B135BE" w:rsidRPr="00DB7F33" w:rsidRDefault="00B135BE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31FA30CF" w14:textId="77777777" w:rsidR="00B135BE" w:rsidRPr="00DB7F33" w:rsidRDefault="00B135BE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202BD6AC" w14:textId="2CCE45FC" w:rsidR="00D77AB1" w:rsidRPr="00DB7F33" w:rsidRDefault="00D77AB1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[Service </w:t>
      </w:r>
      <w:r w:rsidR="00E13D96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organization name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]’s Management Assertion </w:t>
      </w:r>
    </w:p>
    <w:p w14:paraId="402BC1FA" w14:textId="77777777" w:rsidR="00B135BE" w:rsidRPr="00DB7F33" w:rsidRDefault="00B135BE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4CD7443F" w14:textId="57414178" w:rsidR="00D77AB1" w:rsidRPr="00DB7F33" w:rsidRDefault="00D77AB1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[Date</w:t>
      </w:r>
      <w:r w:rsidR="00751E29" w:rsidRPr="00DB7F33">
        <w:rPr>
          <w:rFonts w:ascii="Times New Roman" w:hAnsi="Times New Roman" w:cs="Times New Roman"/>
          <w:bCs/>
          <w:sz w:val="22"/>
          <w:szCs w:val="22"/>
        </w:rPr>
        <w:t xml:space="preserve"> of report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</w:p>
    <w:p w14:paraId="796214D4" w14:textId="77777777" w:rsidR="00D77AB1" w:rsidRPr="00DB7F33" w:rsidRDefault="00D77AB1" w:rsidP="00135BD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42C5F117" w14:textId="0016C402" w:rsidR="00D77AB1" w:rsidRPr="00DB7F33" w:rsidRDefault="004D294C" w:rsidP="00135BD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</w:rPr>
      </w:pPr>
      <w:bookmarkStart w:id="0" w:name="_DV_M1178"/>
      <w:bookmarkEnd w:id="0"/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[Service organization name]</w:t>
      </w:r>
      <w:r w:rsidRPr="00DB7F33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 (“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[Service organization</w:t>
      </w:r>
      <w:r w:rsidRPr="00DB7F33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short name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r w:rsidRPr="00DB7F33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” or “we” or the “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Service Organization</w:t>
      </w:r>
      <w:r w:rsidRPr="00DB7F33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”) has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prepared the accompanying </w:t>
      </w:r>
      <w:r w:rsidR="00B135BE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Description of </w:t>
      </w:r>
      <w:r w:rsidR="00D86C64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[Service organization name]</w:t>
      </w:r>
      <w:r w:rsidR="00D86C64" w:rsidRPr="00DB7F33">
        <w:rPr>
          <w:rFonts w:ascii="Times New Roman" w:eastAsia="MS Mincho" w:hAnsi="Times New Roman" w:cs="Times New Roman"/>
          <w:b w:val="0"/>
          <w:bCs/>
          <w:i/>
          <w:iCs/>
          <w:sz w:val="22"/>
          <w:szCs w:val="22"/>
          <w:lang w:bidi="he-IL"/>
        </w:rPr>
        <w:t>’s</w:t>
      </w:r>
      <w:r w:rsidR="00D86C64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</w:t>
      </w:r>
      <w:r w:rsidR="00D77AB1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</w:t>
      </w:r>
      <w:r w:rsidR="00842F29" w:rsidRPr="00842F29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Service organization</w:t>
      </w:r>
      <w:r w:rsidR="00842F29">
        <w:rPr>
          <w:rFonts w:ascii="Times New Roman" w:eastAsiaTheme="minorEastAsia" w:hAnsi="Times New Roman" w:cs="Times New Roman"/>
          <w:bCs/>
          <w:i/>
          <w:iCs/>
          <w:sz w:val="22"/>
          <w:szCs w:val="22"/>
          <w:lang w:eastAsia="zh-CN" w:bidi="he-IL"/>
        </w:rPr>
        <w:t>’</w:t>
      </w:r>
      <w:r w:rsidR="00842F29" w:rsidRPr="00842F29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s system</w:t>
      </w:r>
      <w:r w:rsidR="00D77AB1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]</w:t>
      </w:r>
      <w:r w:rsidR="002D7B77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Relevant to</w:t>
      </w:r>
      <w:commentRangeStart w:id="1"/>
      <w:r w:rsidR="002D7B77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</w:t>
      </w:r>
      <w:r w:rsidR="002D7B77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[Security, Availability, </w:t>
      </w:r>
      <w:r w:rsidR="002D7B77" w:rsidRPr="00DB7F33">
        <w:rPr>
          <w:rFonts w:ascii="Times New Roman" w:hAnsi="Times New Roman" w:cs="Times New Roman"/>
          <w:bCs/>
          <w:i/>
          <w:sz w:val="22"/>
          <w:szCs w:val="22"/>
        </w:rPr>
        <w:t>Processing Integrity</w:t>
      </w:r>
      <w:r w:rsidR="00B91509" w:rsidRPr="00DB7F33">
        <w:rPr>
          <w:rFonts w:ascii="Times New Roman" w:hAnsi="Times New Roman" w:cs="Times New Roman"/>
          <w:bCs/>
          <w:i/>
          <w:sz w:val="22"/>
          <w:szCs w:val="22"/>
        </w:rPr>
        <w:t>,</w:t>
      </w:r>
      <w:r w:rsidR="002D7B77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 Confidentiality</w:t>
      </w:r>
      <w:r w:rsidR="00B91509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,</w:t>
      </w:r>
      <w:r w:rsidR="002D7B77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 </w:t>
      </w:r>
      <w:r w:rsidR="002D7B77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>and</w:t>
      </w:r>
      <w:r w:rsidR="002D7B77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 Privacy]</w:t>
      </w:r>
      <w:commentRangeEnd w:id="1"/>
      <w:r w:rsidR="00BD2C89" w:rsidRPr="00DB7F33">
        <w:rPr>
          <w:rStyle w:val="a9"/>
          <w:rFonts w:ascii="Times New Roman" w:hAnsi="Times New Roman" w:cs="Times New Roman"/>
          <w:sz w:val="22"/>
          <w:szCs w:val="22"/>
        </w:rPr>
        <w:commentReference w:id="1"/>
      </w:r>
      <w:r w:rsidR="002D7B77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as of </w:t>
      </w:r>
      <w:r w:rsidR="002D7B77" w:rsidRPr="00DB7F33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[date]</w:t>
      </w:r>
      <w:r w:rsidR="00D77AB1" w:rsidRPr="00DB7F33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(</w:t>
      </w:r>
      <w:r w:rsidR="00B135BE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Description</w:t>
      </w:r>
      <w:r w:rsidR="00B135BE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</w:t>
      </w:r>
      <w:r w:rsidR="00D86C64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,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bookmarkStart w:id="2" w:name="_DV_M1180"/>
      <w:bookmarkEnd w:id="2"/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in accordance with the criteria for a description of a service organization’s system set forth in the Description Criteria DC section 200, </w:t>
      </w:r>
      <w:r w:rsidR="00D77AB1" w:rsidRPr="00DB7F33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2018 Description Criteria for a Description of a Service Organization’s System in a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77AB1" w:rsidRPr="00DB7F33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SOC 2 Report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</w:t>
      </w:r>
      <w:r w:rsidR="00D86C64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Description Criteria</w:t>
      </w:r>
      <w:r w:rsidR="00D86C64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).</w:t>
      </w:r>
      <w:bookmarkStart w:id="3" w:name="_DV_M1181"/>
      <w:bookmarkEnd w:id="3"/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The Description is intended to provide </w:t>
      </w:r>
      <w:bookmarkStart w:id="4" w:name="_DV_C1386"/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report users with information about the </w:t>
      </w:r>
      <w:r w:rsidR="00D86C64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="00D86C64" w:rsidRPr="00DB7F33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’s</w:t>
      </w:r>
      <w:r w:rsidR="00D86C64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77AB1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bookmarkStart w:id="5" w:name="_Hlk133595114"/>
      <w:r w:rsidR="001261C4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type or name of system</w:t>
      </w:r>
      <w:bookmarkEnd w:id="5"/>
      <w:r w:rsidR="00D77AB1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</w:t>
      </w:r>
      <w:r w:rsidR="00D86C64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System</w:t>
      </w:r>
      <w:r w:rsidR="00D86C64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) that may be useful when assessing the risks </w:t>
      </w:r>
      <w:r w:rsidR="00FA7F17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arising 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from interactions with the System, particularly information about system controls that </w:t>
      </w:r>
      <w:r w:rsidR="00C603A8" w:rsidRPr="00C603A8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Service Organization 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has designed</w:t>
      </w:r>
      <w:r w:rsidR="00764EF9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ins w:id="6" w:author="Stella TY Shen" w:date="2025-10-28T15:38:00Z" w16du:dateUtc="2025-10-28T07:38:00Z">
        <w:r w:rsidR="00291804" w:rsidRPr="00291804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t>and implemented</w:t>
        </w:r>
        <w:r w:rsidR="00291804" w:rsidRPr="00291804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t xml:space="preserve"> </w:t>
        </w:r>
      </w:ins>
      <w:r w:rsidR="00764EF9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as of </w:t>
      </w:r>
      <w:r w:rsidR="00764EF9" w:rsidRPr="00764EF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[date]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to provide reasonable assurance that its service commitments and system requirements were achieved based on the trust services criteria </w:t>
      </w:r>
      <w:bookmarkEnd w:id="4"/>
      <w:r w:rsidR="00901E1F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relevant to</w:t>
      </w:r>
      <w:r w:rsidR="00901E1F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commentRangeStart w:id="7"/>
      <w:r w:rsidR="00D77AB1" w:rsidRPr="00DB7F33">
        <w:rPr>
          <w:rFonts w:ascii="Times New Roman" w:hAnsi="Times New Roman" w:cs="Times New Roman"/>
          <w:bCs/>
          <w:sz w:val="22"/>
          <w:szCs w:val="22"/>
        </w:rPr>
        <w:t>[s</w:t>
      </w:r>
      <w:r w:rsidR="00D77AB1" w:rsidRPr="00DB7F33">
        <w:rPr>
          <w:rFonts w:ascii="Times New Roman" w:hAnsi="Times New Roman" w:cs="Times New Roman"/>
          <w:sz w:val="22"/>
          <w:szCs w:val="22"/>
        </w:rPr>
        <w:t>ecurity, availability, processing integrity, confidentiality</w:t>
      </w:r>
      <w:r w:rsidR="00B91509" w:rsidRPr="00DB7F33">
        <w:rPr>
          <w:rFonts w:ascii="Times New Roman" w:hAnsi="Times New Roman" w:cs="Times New Roman"/>
          <w:sz w:val="22"/>
          <w:szCs w:val="22"/>
        </w:rPr>
        <w:t>,</w:t>
      </w:r>
      <w:r w:rsidR="00D77AB1" w:rsidRPr="00DB7F33">
        <w:rPr>
          <w:rFonts w:ascii="Times New Roman" w:hAnsi="Times New Roman" w:cs="Times New Roman"/>
          <w:b w:val="0"/>
          <w:sz w:val="22"/>
          <w:szCs w:val="22"/>
        </w:rPr>
        <w:t xml:space="preserve"> and </w:t>
      </w:r>
      <w:r w:rsidR="00D77AB1" w:rsidRPr="00DB7F33">
        <w:rPr>
          <w:rFonts w:ascii="Times New Roman" w:hAnsi="Times New Roman" w:cs="Times New Roman"/>
          <w:sz w:val="22"/>
          <w:szCs w:val="22"/>
        </w:rPr>
        <w:t>privacy</w:t>
      </w:r>
      <w:r w:rsidR="00D77AB1" w:rsidRPr="00DB7F33">
        <w:rPr>
          <w:rFonts w:ascii="Times New Roman" w:hAnsi="Times New Roman" w:cs="Times New Roman"/>
          <w:bCs/>
          <w:sz w:val="22"/>
          <w:szCs w:val="22"/>
        </w:rPr>
        <w:t>]</w:t>
      </w:r>
      <w:commentRangeEnd w:id="7"/>
      <w:r w:rsidR="00BC2C13" w:rsidRPr="00DB7F33">
        <w:rPr>
          <w:rStyle w:val="a9"/>
          <w:rFonts w:ascii="Times New Roman" w:hAnsi="Times New Roman" w:cs="Times New Roman"/>
          <w:sz w:val="22"/>
          <w:szCs w:val="22"/>
        </w:rPr>
        <w:commentReference w:id="7"/>
      </w:r>
      <w:r w:rsidR="00D77AB1" w:rsidRPr="00DB7F33">
        <w:rPr>
          <w:rFonts w:ascii="Times New Roman" w:hAnsi="Times New Roman" w:cs="Times New Roman"/>
          <w:b w:val="0"/>
          <w:sz w:val="22"/>
          <w:szCs w:val="22"/>
        </w:rPr>
        <w:t xml:space="preserve"> set forth in TSP section 100, </w:t>
      </w:r>
      <w:r w:rsidR="00D77AB1" w:rsidRPr="00DB7F33">
        <w:rPr>
          <w:rFonts w:ascii="Times New Roman" w:hAnsi="Times New Roman" w:cs="Times New Roman"/>
          <w:b w:val="0"/>
          <w:i/>
          <w:sz w:val="22"/>
          <w:szCs w:val="22"/>
        </w:rPr>
        <w:t>2017 Trust Services Criteria for Security, Availability, Processing Integrity, Confidentiality, and Privacy</w:t>
      </w:r>
      <w:r w:rsidR="00BF687A">
        <w:rPr>
          <w:rFonts w:ascii="Times New Roman" w:hAnsi="Times New Roman" w:cs="Times New Roman"/>
          <w:b w:val="0"/>
          <w:iCs/>
          <w:sz w:val="22"/>
          <w:szCs w:val="22"/>
        </w:rPr>
        <w:t>,</w:t>
      </w:r>
      <w:r w:rsidR="00D77AB1" w:rsidRPr="00DB7F33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D05475">
        <w:rPr>
          <w:rFonts w:ascii="Times New Roman" w:hAnsi="Times New Roman" w:cs="Times New Roman"/>
          <w:b w:val="0"/>
          <w:sz w:val="22"/>
          <w:szCs w:val="22"/>
        </w:rPr>
        <w:t xml:space="preserve">in AICPA </w:t>
      </w:r>
      <w:r w:rsidR="006745E7" w:rsidRPr="003B7C27">
        <w:rPr>
          <w:rFonts w:ascii="Times New Roman" w:hAnsi="Times New Roman" w:cs="Times New Roman"/>
          <w:b w:val="0"/>
          <w:sz w:val="22"/>
          <w:szCs w:val="22"/>
          <w:rPrChange w:id="8" w:author="Stella TY Shen" w:date="2024-01-25T11:34:00Z">
            <w:rPr>
              <w:rFonts w:ascii="Times New Roman" w:hAnsi="Times New Roman" w:cs="Times New Roman"/>
              <w:b w:val="0"/>
              <w:i/>
              <w:iCs/>
              <w:sz w:val="22"/>
              <w:szCs w:val="22"/>
            </w:rPr>
          </w:rPrChange>
        </w:rPr>
        <w:t>Trust Services Criteria</w:t>
      </w:r>
      <w:r w:rsidR="006745E7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D77AB1" w:rsidRPr="00DB7F33">
        <w:rPr>
          <w:rFonts w:ascii="Times New Roman" w:hAnsi="Times New Roman" w:cs="Times New Roman"/>
          <w:b w:val="0"/>
          <w:sz w:val="22"/>
          <w:szCs w:val="22"/>
        </w:rPr>
        <w:t>(</w:t>
      </w:r>
      <w:r w:rsidR="00D86C64" w:rsidRPr="00DB7F33">
        <w:rPr>
          <w:rFonts w:ascii="Times New Roman" w:hAnsi="Times New Roman" w:cs="Times New Roman"/>
          <w:b w:val="0"/>
          <w:sz w:val="22"/>
          <w:szCs w:val="22"/>
        </w:rPr>
        <w:t>the “</w:t>
      </w:r>
      <w:r w:rsidR="00D77AB1" w:rsidRPr="00DB7F33">
        <w:rPr>
          <w:rFonts w:ascii="Times New Roman" w:hAnsi="Times New Roman" w:cs="Times New Roman"/>
          <w:b w:val="0"/>
          <w:sz w:val="22"/>
          <w:szCs w:val="22"/>
        </w:rPr>
        <w:t>applicable trust services criteria</w:t>
      </w:r>
      <w:r w:rsidR="00D86C64" w:rsidRPr="00DB7F33">
        <w:rPr>
          <w:rFonts w:ascii="Times New Roman" w:hAnsi="Times New Roman" w:cs="Times New Roman"/>
          <w:b w:val="0"/>
          <w:sz w:val="22"/>
          <w:szCs w:val="22"/>
        </w:rPr>
        <w:t>”</w:t>
      </w:r>
      <w:r w:rsidR="00D77AB1" w:rsidRPr="00DB7F33">
        <w:rPr>
          <w:rFonts w:ascii="Times New Roman" w:hAnsi="Times New Roman" w:cs="Times New Roman"/>
          <w:b w:val="0"/>
          <w:sz w:val="22"/>
          <w:szCs w:val="22"/>
        </w:rPr>
        <w:t>).</w:t>
      </w:r>
      <w:r w:rsidR="00D77AB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</w:p>
    <w:p w14:paraId="0B9D4C38" w14:textId="77777777" w:rsidR="00181FAC" w:rsidRPr="00DB7F33" w:rsidRDefault="00181FAC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7B0BFFE2" w14:textId="0067661E" w:rsidR="00D77AB1" w:rsidRPr="00DB7F33" w:rsidRDefault="00D77AB1" w:rsidP="00135BD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commentRangeStart w:id="9"/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Description indicates </w:t>
      </w:r>
      <w:r w:rsidR="00FE11AD" w:rsidRPr="00FE11A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complementary user entity controls that are suitably designed and operating effectively are necessary along with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</w:t>
      </w:r>
      <w:r w:rsidR="00432F87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short name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’s controls </w:t>
      </w:r>
      <w:r w:rsidR="009572DE" w:rsidRPr="009572DE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to achieve the service commitments and system requirements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The Description </w:t>
      </w:r>
      <w:r w:rsidR="0034501D" w:rsidRPr="0034501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presents </w:t>
      </w:r>
      <w:r w:rsidR="0034501D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34501D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 short name]</w:t>
      </w:r>
      <w:r w:rsidR="0034501D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’s controls </w:t>
      </w:r>
      <w:r w:rsidR="008E4A38" w:rsidRPr="008E4A38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and the complementary user entity controls assumed in the design of </w:t>
      </w:r>
      <w:r w:rsidR="00CE0F55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CE0F55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 short name]</w:t>
      </w:r>
      <w:r w:rsidR="00CE0F55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’s controls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  <w:r w:rsidRPr="00DB7F33">
        <w:rPr>
          <w:rFonts w:ascii="Times New Roman" w:eastAsia="MS Mincho" w:hAnsi="Times New Roman" w:cs="Times New Roman"/>
          <w:sz w:val="22"/>
          <w:szCs w:val="22"/>
          <w:vertAlign w:val="superscript"/>
          <w:lang w:bidi="he-IL"/>
        </w:rPr>
        <w:t xml:space="preserve"> </w:t>
      </w:r>
      <w:commentRangeEnd w:id="9"/>
      <w:r w:rsidR="00867D0A" w:rsidRPr="00DB7F33">
        <w:rPr>
          <w:rStyle w:val="a9"/>
          <w:rFonts w:ascii="Times New Roman" w:hAnsi="Times New Roman" w:cs="Times New Roman"/>
          <w:sz w:val="22"/>
          <w:szCs w:val="22"/>
        </w:rPr>
        <w:commentReference w:id="9"/>
      </w:r>
    </w:p>
    <w:p w14:paraId="16648CEC" w14:textId="77777777" w:rsidR="00D77AB1" w:rsidRPr="00DB7F33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2A7EEB1D" w14:textId="32C13EB7" w:rsidR="00D77AB1" w:rsidRPr="00DB7F33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We confirm, to the best of our knowledge and belief, that:</w:t>
      </w:r>
    </w:p>
    <w:p w14:paraId="620E85E9" w14:textId="77777777" w:rsidR="00D77AB1" w:rsidRPr="00DB7F33" w:rsidRDefault="00D77AB1" w:rsidP="00E63FA1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62341555" w14:textId="45E152D1" w:rsidR="00D77AB1" w:rsidRPr="00DB7F33" w:rsidRDefault="00D77AB1" w:rsidP="00DB7F33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ind w:left="649"/>
        <w:jc w:val="both"/>
        <w:textAlignment w:val="auto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Description </w:t>
      </w:r>
      <w:bookmarkStart w:id="10" w:name="_DV_M1185"/>
      <w:bookmarkEnd w:id="10"/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presents the</w:t>
      </w:r>
      <w:bookmarkStart w:id="11" w:name="_DV_M1186"/>
      <w:bookmarkEnd w:id="11"/>
      <w:r w:rsidRPr="00DB7F33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 xml:space="preserve"> 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System that was designed</w:t>
      </w:r>
      <w:ins w:id="12" w:author="Grison Yao" w:date="2025-08-25T10:34:00Z" w16du:dateUtc="2025-08-25T02:34:00Z">
        <w:r w:rsidR="000C209C" w:rsidRPr="000C209C">
          <w:t xml:space="preserve"> </w:t>
        </w:r>
        <w:r w:rsidR="000C209C" w:rsidRPr="000C209C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t>and implemented</w:t>
        </w:r>
      </w:ins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as of</w:t>
      </w:r>
      <w:r w:rsidRPr="00DB7F33">
        <w:rPr>
          <w:rFonts w:ascii="Times New Roman" w:eastAsia="MS Mincho" w:hAnsi="Times New Roman" w:cs="Times New Roman"/>
          <w:sz w:val="22"/>
          <w:szCs w:val="22"/>
        </w:rPr>
        <w:t xml:space="preserve"> </w:t>
      </w:r>
      <w:r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[date]</w:t>
      </w:r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, in accordance with the Description Criteria</w:t>
      </w:r>
      <w:bookmarkStart w:id="13" w:name="_DV_M1187"/>
      <w:bookmarkEnd w:id="13"/>
      <w:r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</w:t>
      </w:r>
    </w:p>
    <w:p w14:paraId="032347FB" w14:textId="77777777" w:rsidR="00D77AB1" w:rsidRPr="00DB7F33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7095E69E" w14:textId="744B8C15" w:rsidR="00D77AB1" w:rsidRPr="00DB7F33" w:rsidRDefault="00D77AB1" w:rsidP="00DB7F33">
      <w:pPr>
        <w:pStyle w:val="a3"/>
        <w:widowControl w:val="0"/>
        <w:numPr>
          <w:ilvl w:val="0"/>
          <w:numId w:val="1"/>
        </w:numPr>
        <w:tabs>
          <w:tab w:val="left" w:pos="360"/>
          <w:tab w:val="left" w:pos="1080"/>
          <w:tab w:val="left" w:pos="1440"/>
        </w:tabs>
        <w:spacing w:line="276" w:lineRule="auto"/>
        <w:ind w:left="649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id="14" w:name="_DV_M1189"/>
      <w:bookmarkStart w:id="15" w:name="_DV_M1190"/>
      <w:bookmarkStart w:id="16" w:name="_DV_M1191"/>
      <w:bookmarkStart w:id="17" w:name="_DV_M1192"/>
      <w:bookmarkStart w:id="18" w:name="_DV_M1194"/>
      <w:bookmarkStart w:id="19" w:name="_DV_M1195"/>
      <w:bookmarkStart w:id="20" w:name="_DV_M1197"/>
      <w:bookmarkStart w:id="21" w:name="_DV_M1198"/>
      <w:bookmarkStart w:id="22" w:name="_DV_M1200"/>
      <w:bookmarkStart w:id="23" w:name="_DV_M1201"/>
      <w:bookmarkStart w:id="24" w:name="_DV_M1203"/>
      <w:bookmarkStart w:id="25" w:name="_DV_M1204"/>
      <w:bookmarkStart w:id="26" w:name="_DV_M1208"/>
      <w:bookmarkStart w:id="27" w:name="_DV_M1210"/>
      <w:bookmarkStart w:id="28" w:name="_DV_M1211"/>
      <w:bookmarkStart w:id="29" w:name="_DV_M1212"/>
      <w:bookmarkStart w:id="30" w:name="_DV_M1214"/>
      <w:bookmarkStart w:id="31" w:name="_DV_M1215"/>
      <w:bookmarkStart w:id="32" w:name="_DV_M1217"/>
      <w:bookmarkStart w:id="33" w:name="_DV_M1218"/>
      <w:bookmarkStart w:id="34" w:name="_DV_M122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Pr="00DB7F33">
        <w:rPr>
          <w:rFonts w:ascii="Times New Roman" w:eastAsia="MS Mincho" w:hAnsi="Times New Roman" w:cs="Times New Roman"/>
          <w:sz w:val="22"/>
          <w:szCs w:val="22"/>
        </w:rPr>
        <w:t xml:space="preserve">The </w:t>
      </w:r>
      <w:bookmarkStart w:id="35" w:name="_DV_M1222"/>
      <w:bookmarkEnd w:id="35"/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controls stated in the Description were suitably designed to provide reasonable assurance that</w:t>
      </w:r>
      <w:r w:rsidRPr="00DB7F33">
        <w:rPr>
          <w:rFonts w:ascii="Times New Roman" w:hAnsi="Times New Roman" w:cs="Times New Roman"/>
          <w:sz w:val="22"/>
          <w:szCs w:val="22"/>
        </w:rPr>
        <w:t xml:space="preserve"> </w:t>
      </w:r>
      <w:r w:rsidR="00A84DB7" w:rsidRPr="00462856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>[Service organization short name]</w:t>
      </w:r>
      <w:r w:rsidR="00A84DB7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’</w:t>
      </w:r>
      <w:r w:rsidR="0038523A">
        <w:rPr>
          <w:rFonts w:ascii="Times New Roman" w:eastAsia="MS Mincho" w:hAnsi="Times New Roman" w:cs="Times New Roman"/>
          <w:sz w:val="22"/>
          <w:szCs w:val="22"/>
          <w:lang w:bidi="he-IL"/>
        </w:rPr>
        <w:t>s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service commitments and system requirements would be achieved based on the applicable trust services criteria, if </w:t>
      </w:r>
      <w:del w:id="36" w:author="Stella TY Shen" w:date="2023-11-29T16:09:00Z">
        <w:r w:rsidRPr="00DB7F33" w:rsidDel="00091596">
          <w:rPr>
            <w:rFonts w:ascii="Times New Roman" w:eastAsia="MS Mincho" w:hAnsi="Times New Roman" w:cs="Times New Roman"/>
            <w:sz w:val="22"/>
            <w:szCs w:val="22"/>
            <w:lang w:bidi="he-IL"/>
          </w:rPr>
          <w:delText xml:space="preserve">the </w:delText>
        </w:r>
      </w:del>
      <w:ins w:id="37" w:author="Stella TY Shen" w:date="2023-11-29T16:09:00Z">
        <w:r w:rsidR="00091596">
          <w:rPr>
            <w:rFonts w:ascii="Times New Roman" w:eastAsia="MS Mincho" w:hAnsi="Times New Roman" w:cs="Times New Roman"/>
            <w:sz w:val="22"/>
            <w:szCs w:val="22"/>
            <w:lang w:bidi="he-IL"/>
          </w:rPr>
          <w:t>its</w:t>
        </w:r>
        <w:r w:rsidR="00091596" w:rsidRPr="00DB7F33">
          <w:rPr>
            <w:rFonts w:ascii="Times New Roman" w:eastAsia="MS Mincho" w:hAnsi="Times New Roman" w:cs="Times New Roman"/>
            <w:sz w:val="22"/>
            <w:szCs w:val="22"/>
            <w:lang w:bidi="he-IL"/>
          </w:rPr>
          <w:t xml:space="preserve"> </w:t>
        </w:r>
      </w:ins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controls operated </w:t>
      </w:r>
      <w:r w:rsidR="00F86CBA" w:rsidRPr="00F86CBA">
        <w:rPr>
          <w:rFonts w:ascii="Times New Roman" w:eastAsia="MS Mincho" w:hAnsi="Times New Roman" w:cs="Times New Roman"/>
          <w:sz w:val="22"/>
          <w:szCs w:val="22"/>
          <w:lang w:bidi="he-IL"/>
        </w:rPr>
        <w:t>effectively</w:t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commentRangeStart w:id="38"/>
      <w:r w:rsidR="001261C4" w:rsidRPr="00DB7F33">
        <w:rPr>
          <w:rFonts w:ascii="Times New Roman" w:eastAsia="MS Mincho" w:hAnsi="Times New Roman" w:cs="Times New Roman"/>
          <w:b/>
          <w:bCs/>
          <w:sz w:val="22"/>
          <w:szCs w:val="22"/>
          <w:lang w:bidi="he-IL"/>
        </w:rPr>
        <w:t>[</w:t>
      </w:r>
      <w:r w:rsidRPr="006C64C2">
        <w:rPr>
          <w:rFonts w:ascii="Times New Roman" w:hAnsi="Times New Roman" w:cs="Times New Roman"/>
          <w:sz w:val="22"/>
          <w:szCs w:val="22"/>
        </w:rPr>
        <w:t>and if user entities applied the complementary user entity controls</w:t>
      </w:r>
      <w:r w:rsidRPr="00DB7F33">
        <w:rPr>
          <w:rFonts w:ascii="Times New Roman" w:hAnsi="Times New Roman" w:cs="Times New Roman"/>
          <w:sz w:val="22"/>
          <w:szCs w:val="22"/>
        </w:rPr>
        <w:t xml:space="preserve"> assumed in the design of </w:t>
      </w:r>
      <w:r w:rsidRPr="00DB7F33">
        <w:rPr>
          <w:rFonts w:ascii="Times New Roman" w:hAnsi="Times New Roman" w:cs="Times New Roman"/>
          <w:b/>
          <w:bCs/>
          <w:sz w:val="22"/>
          <w:szCs w:val="22"/>
        </w:rPr>
        <w:t xml:space="preserve">[Service organization </w:t>
      </w:r>
      <w:r w:rsidR="00432F87" w:rsidRPr="00DB7F33">
        <w:rPr>
          <w:rFonts w:ascii="Times New Roman" w:hAnsi="Times New Roman" w:cs="Times New Roman"/>
          <w:b/>
          <w:bCs/>
          <w:sz w:val="22"/>
          <w:szCs w:val="22"/>
        </w:rPr>
        <w:t xml:space="preserve">short </w:t>
      </w:r>
      <w:r w:rsidRPr="00DB7F33">
        <w:rPr>
          <w:rFonts w:ascii="Times New Roman" w:hAnsi="Times New Roman" w:cs="Times New Roman"/>
          <w:b/>
          <w:bCs/>
          <w:sz w:val="22"/>
          <w:szCs w:val="22"/>
        </w:rPr>
        <w:t>name]</w:t>
      </w:r>
      <w:r w:rsidRPr="00DB7F33">
        <w:rPr>
          <w:rFonts w:ascii="Times New Roman" w:hAnsi="Times New Roman" w:cs="Times New Roman"/>
          <w:bCs/>
          <w:sz w:val="22"/>
          <w:szCs w:val="22"/>
        </w:rPr>
        <w:t>’s controls</w:t>
      </w:r>
      <w:r w:rsidR="006C64C2" w:rsidRPr="00DB7F33">
        <w:rPr>
          <w:rFonts w:ascii="Times New Roman" w:hAnsi="Times New Roman" w:cs="Times New Roman"/>
          <w:b/>
          <w:bCs/>
          <w:sz w:val="22"/>
          <w:szCs w:val="22"/>
        </w:rPr>
        <w:t>]</w:t>
      </w:r>
      <w:commentRangeEnd w:id="38"/>
      <w:r w:rsidR="006C64C2">
        <w:rPr>
          <w:rStyle w:val="a9"/>
          <w:rFonts w:ascii="Arial Bold" w:hAnsi="Arial Bold" w:cs="Arial"/>
          <w:b/>
          <w:lang w:val="en-US" w:eastAsia="en-US"/>
        </w:rPr>
        <w:commentReference w:id="38"/>
      </w:r>
      <w:r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as of</w:t>
      </w:r>
      <w:r w:rsidRPr="00DB7F33">
        <w:rPr>
          <w:rFonts w:ascii="Times New Roman" w:hAnsi="Times New Roman" w:cs="Times New Roman"/>
          <w:sz w:val="22"/>
          <w:szCs w:val="22"/>
        </w:rPr>
        <w:t xml:space="preserve"> </w:t>
      </w:r>
      <w:r w:rsidRPr="00DB7F33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Pr="00DB7F33">
        <w:rPr>
          <w:rFonts w:ascii="Times New Roman" w:hAnsi="Times New Roman" w:cs="Times New Roman"/>
          <w:sz w:val="22"/>
          <w:szCs w:val="22"/>
        </w:rPr>
        <w:t>.</w:t>
      </w:r>
    </w:p>
    <w:p w14:paraId="41BD2546" w14:textId="7F176167" w:rsidR="00D77AB1" w:rsidRPr="00BF4A50" w:rsidRDefault="00D77AB1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39" w:name="_DV_M1224"/>
      <w:bookmarkStart w:id="40" w:name="_DV_M1227"/>
      <w:bookmarkStart w:id="41" w:name="_DV_M1228"/>
      <w:bookmarkStart w:id="42" w:name="_DV_M1230"/>
      <w:bookmarkStart w:id="43" w:name="_DV_M1231"/>
      <w:bookmarkEnd w:id="39"/>
      <w:bookmarkEnd w:id="40"/>
      <w:bookmarkEnd w:id="41"/>
      <w:bookmarkEnd w:id="42"/>
      <w:bookmarkEnd w:id="43"/>
    </w:p>
    <w:p w14:paraId="3F00B0E4" w14:textId="188EFA11" w:rsidR="001261C4" w:rsidRPr="00DB7F33" w:rsidRDefault="001261C4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401C0C7B" w14:textId="0F17AE44" w:rsidR="001261C4" w:rsidRPr="00DB7F33" w:rsidRDefault="001261C4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1A85298B" w14:textId="77777777" w:rsidR="001261C4" w:rsidRPr="00DB7F33" w:rsidRDefault="001261C4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11434A59" w14:textId="3BD375A9" w:rsidR="000C209C" w:rsidRPr="00DB7F33" w:rsidRDefault="00D77AB1" w:rsidP="00E63FA1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commentRangeStart w:id="44"/>
      <w:r w:rsidR="004D294C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Service organization name</w:t>
      </w:r>
      <w:commentRangeEnd w:id="44"/>
      <w:r w:rsidR="00480144" w:rsidRPr="00DB7F33">
        <w:rPr>
          <w:rStyle w:val="a9"/>
          <w:rFonts w:ascii="Times New Roman" w:hAnsi="Times New Roman" w:cs="Times New Roman"/>
          <w:bCs/>
          <w:sz w:val="22"/>
          <w:szCs w:val="22"/>
        </w:rPr>
        <w:commentReference w:id="44"/>
      </w:r>
      <w:r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</w:p>
    <w:sectPr w:rsidR="000C209C" w:rsidRPr="00DB7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ally Zhong" w:date="2023-04-26T15:17:00Z" w:initials="SZ">
    <w:p w14:paraId="30A64F18" w14:textId="4B0BC659" w:rsidR="00BD2C89" w:rsidRDefault="00BD2C89">
      <w:pPr>
        <w:pStyle w:val="aa"/>
        <w:rPr>
          <w:lang w:eastAsia="zh-CN"/>
        </w:rPr>
      </w:pPr>
      <w:r>
        <w:rPr>
          <w:rStyle w:val="a9"/>
        </w:rPr>
        <w:annotationRef/>
      </w:r>
      <w:r w:rsidRPr="00303002">
        <w:rPr>
          <w:rFonts w:ascii="黑体" w:eastAsia="黑体" w:hAnsi="黑体" w:cs="宋体" w:hint="eastAsia"/>
          <w:b w:val="0"/>
          <w:bCs/>
          <w:sz w:val="22"/>
          <w:szCs w:val="22"/>
          <w:lang w:eastAsia="zh-CN"/>
        </w:rPr>
        <w:t>注：根据报告涵盖范围填写</w:t>
      </w:r>
    </w:p>
  </w:comment>
  <w:comment w:id="7" w:author="Sally Zhong" w:date="2023-04-26T15:17:00Z" w:initials="SZ">
    <w:p w14:paraId="44DA59FF" w14:textId="285EC717" w:rsidR="00BC2C13" w:rsidRPr="00BC2C13" w:rsidRDefault="00BC2C13">
      <w:pPr>
        <w:pStyle w:val="aa"/>
        <w:rPr>
          <w:rFonts w:eastAsiaTheme="minorEastAsia" w:hint="eastAsia"/>
          <w:lang w:eastAsia="zh-CN"/>
        </w:rPr>
      </w:pPr>
      <w:r>
        <w:rPr>
          <w:rStyle w:val="a9"/>
        </w:rPr>
        <w:annotationRef/>
      </w:r>
      <w:r>
        <w:rPr>
          <w:rStyle w:val="a9"/>
        </w:rPr>
        <w:annotationRef/>
      </w:r>
      <w:r w:rsidRPr="00303002">
        <w:rPr>
          <w:rFonts w:ascii="黑体" w:eastAsia="黑体" w:hAnsi="黑体" w:cs="宋体" w:hint="eastAsia"/>
          <w:b w:val="0"/>
          <w:bCs/>
          <w:sz w:val="22"/>
          <w:szCs w:val="22"/>
          <w:lang w:eastAsia="zh-CN"/>
        </w:rPr>
        <w:t>注：根据报告涵盖范围填写</w:t>
      </w:r>
    </w:p>
  </w:comment>
  <w:comment w:id="9" w:author="Sally Zhong" w:date="2023-04-28T16:58:00Z" w:initials="SZ">
    <w:p w14:paraId="6CC3A879" w14:textId="537424C3" w:rsidR="00867D0A" w:rsidRDefault="00867D0A">
      <w:pPr>
        <w:pStyle w:val="aa"/>
        <w:rPr>
          <w:lang w:eastAsia="zh-CN"/>
        </w:rPr>
      </w:pPr>
      <w:r>
        <w:rPr>
          <w:rStyle w:val="a9"/>
        </w:rPr>
        <w:annotationRef/>
      </w:r>
      <w:r w:rsidR="00766988" w:rsidRPr="005B355F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r w:rsidR="00766988"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无用户补充</w:t>
      </w:r>
      <w:r w:rsidR="00766988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="00766988"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控制</w:t>
      </w:r>
      <w:r w:rsidR="00766988"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时，则</w:t>
      </w:r>
      <w:r w:rsidR="00766988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delete</w:t>
      </w:r>
      <w:r w:rsidR="00766988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此段描述</w:t>
      </w:r>
    </w:p>
  </w:comment>
  <w:comment w:id="38" w:author="Sally Zhong" w:date="2023-05-17T15:27:00Z" w:initials="SZ">
    <w:p w14:paraId="417993D5" w14:textId="104A84C0" w:rsidR="006C64C2" w:rsidRDefault="006C64C2">
      <w:pPr>
        <w:pStyle w:val="aa"/>
        <w:rPr>
          <w:lang w:eastAsia="zh-CN"/>
        </w:rPr>
      </w:pPr>
      <w:r>
        <w:rPr>
          <w:rStyle w:val="a9"/>
        </w:rPr>
        <w:annotationRef/>
      </w:r>
      <w:r w:rsidRPr="005B355F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无用户补充</w:t>
      </w:r>
      <w:r w:rsidR="00185A65" w:rsidRPr="00185A65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5E5EC2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控制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时，则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delete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有关</w:t>
      </w:r>
      <w:r w:rsidRPr="005E5EC2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wording</w:t>
      </w:r>
    </w:p>
  </w:comment>
  <w:comment w:id="44" w:author="Nicole H Jin" w:date="2022-03-24T09:51:00Z" w:initials="NHJ">
    <w:p w14:paraId="7B8BAE7E" w14:textId="3C6A1933" w:rsidR="00480144" w:rsidRPr="009D716A" w:rsidRDefault="00480144">
      <w:pPr>
        <w:pStyle w:val="aa"/>
        <w:rPr>
          <w:rFonts w:eastAsiaTheme="minorEastAsia" w:hint="eastAsia"/>
          <w:b w:val="0"/>
          <w:bCs/>
          <w:sz w:val="22"/>
          <w:szCs w:val="22"/>
          <w:lang w:eastAsia="zh-CN"/>
        </w:rPr>
      </w:pPr>
      <w:r>
        <w:rPr>
          <w:rStyle w:val="a9"/>
        </w:rPr>
        <w:annotationRef/>
      </w:r>
      <w:r w:rsidRPr="009D716A">
        <w:rPr>
          <w:rFonts w:ascii="Times New Roman" w:eastAsia="黑体" w:hAnsi="Times New Roman" w:cs="Times New Roman" w:hint="eastAsia"/>
          <w:b w:val="0"/>
          <w:bCs/>
          <w:sz w:val="22"/>
          <w:szCs w:val="22"/>
          <w:lang w:eastAsia="zh-CN"/>
        </w:rPr>
        <w:t>注：落款要注意位置，不要单独一页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A64F18" w15:done="0"/>
  <w15:commentEx w15:paraId="44DA59FF" w15:done="0"/>
  <w15:commentEx w15:paraId="6CC3A879" w15:done="0"/>
  <w15:commentEx w15:paraId="417993D5" w15:done="0"/>
  <w15:commentEx w15:paraId="7B8BAE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F3BEEF" w16cex:dateUtc="2023-04-26T07:17:00Z"/>
  <w16cex:commentExtensible w16cex:durableId="27F3BF03" w16cex:dateUtc="2023-04-26T07:17:00Z"/>
  <w16cex:commentExtensible w16cex:durableId="27F679A1" w16cex:dateUtc="2023-04-28T08:58:00Z"/>
  <w16cex:commentExtensible w16cex:durableId="280F70E2" w16cex:dateUtc="2023-05-17T07:27:00Z"/>
  <w16cex:commentExtensible w16cex:durableId="25E6BD8E" w16cex:dateUtc="2022-03-24T0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A64F18" w16cid:durableId="27F3BEEF"/>
  <w16cid:commentId w16cid:paraId="44DA59FF" w16cid:durableId="27F3BF03"/>
  <w16cid:commentId w16cid:paraId="6CC3A879" w16cid:durableId="27F679A1"/>
  <w16cid:commentId w16cid:paraId="417993D5" w16cid:durableId="280F70E2"/>
  <w16cid:commentId w16cid:paraId="7B8BAE7E" w16cid:durableId="25E6BD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8A5F" w14:textId="77777777" w:rsidR="00B43EFB" w:rsidRDefault="00B43EFB" w:rsidP="00B135BE">
      <w:r>
        <w:separator/>
      </w:r>
    </w:p>
  </w:endnote>
  <w:endnote w:type="continuationSeparator" w:id="0">
    <w:p w14:paraId="7E6105FB" w14:textId="77777777" w:rsidR="00B43EFB" w:rsidRDefault="00B43EFB" w:rsidP="00B13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4663" w14:textId="77777777" w:rsidR="00B43EFB" w:rsidRDefault="00B43EFB" w:rsidP="00B135BE">
      <w:r>
        <w:separator/>
      </w:r>
    </w:p>
  </w:footnote>
  <w:footnote w:type="continuationSeparator" w:id="0">
    <w:p w14:paraId="35884916" w14:textId="77777777" w:rsidR="00B43EFB" w:rsidRDefault="00B43EFB" w:rsidP="00B13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2038A"/>
    <w:multiLevelType w:val="hybridMultilevel"/>
    <w:tmpl w:val="92D8D832"/>
    <w:lvl w:ilvl="0" w:tplc="AB8EEDD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3336067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lly Zhong">
    <w15:presenceInfo w15:providerId="AD" w15:userId="S::Sally.Zhong@cn.ey.com::8ea21686-6d55-4adc-a53a-657ad61aa23a"/>
  </w15:person>
  <w15:person w15:author="Stella TY Shen">
    <w15:presenceInfo w15:providerId="AD" w15:userId="S::Stella.TY.Shen@cn.ey.com::22437f56-47b7-45b9-b44d-4940b7b79eca"/>
  </w15:person>
  <w15:person w15:author="Grison Yao">
    <w15:presenceInfo w15:providerId="AD" w15:userId="S::Grison.Yao@cn.ey.com::298986a3-51bb-415b-919c-f9933b3d49e2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B1"/>
    <w:rsid w:val="000155A5"/>
    <w:rsid w:val="000357E8"/>
    <w:rsid w:val="00041427"/>
    <w:rsid w:val="000418B8"/>
    <w:rsid w:val="000479BC"/>
    <w:rsid w:val="00087CE8"/>
    <w:rsid w:val="00091596"/>
    <w:rsid w:val="0009547F"/>
    <w:rsid w:val="000B03E2"/>
    <w:rsid w:val="000B218F"/>
    <w:rsid w:val="000B7D3E"/>
    <w:rsid w:val="000C209C"/>
    <w:rsid w:val="000D54A7"/>
    <w:rsid w:val="001261C4"/>
    <w:rsid w:val="001339DE"/>
    <w:rsid w:val="00135BDA"/>
    <w:rsid w:val="00152040"/>
    <w:rsid w:val="00160DAF"/>
    <w:rsid w:val="00163FEC"/>
    <w:rsid w:val="00170F9B"/>
    <w:rsid w:val="00171F36"/>
    <w:rsid w:val="0017613F"/>
    <w:rsid w:val="00181FAC"/>
    <w:rsid w:val="00185A65"/>
    <w:rsid w:val="001C1564"/>
    <w:rsid w:val="001E658D"/>
    <w:rsid w:val="001F73B8"/>
    <w:rsid w:val="00225F2A"/>
    <w:rsid w:val="0028455E"/>
    <w:rsid w:val="00291804"/>
    <w:rsid w:val="002D1737"/>
    <w:rsid w:val="002D3698"/>
    <w:rsid w:val="002D7B77"/>
    <w:rsid w:val="0030203E"/>
    <w:rsid w:val="0034501D"/>
    <w:rsid w:val="00356965"/>
    <w:rsid w:val="003571A7"/>
    <w:rsid w:val="00360BF5"/>
    <w:rsid w:val="003750E5"/>
    <w:rsid w:val="003841D9"/>
    <w:rsid w:val="0038523A"/>
    <w:rsid w:val="003A2D1A"/>
    <w:rsid w:val="003B7C27"/>
    <w:rsid w:val="003C0773"/>
    <w:rsid w:val="003C1FA3"/>
    <w:rsid w:val="003C3675"/>
    <w:rsid w:val="003D4592"/>
    <w:rsid w:val="003E594E"/>
    <w:rsid w:val="00432F87"/>
    <w:rsid w:val="00434DAC"/>
    <w:rsid w:val="00446728"/>
    <w:rsid w:val="004576D5"/>
    <w:rsid w:val="00462856"/>
    <w:rsid w:val="00464223"/>
    <w:rsid w:val="00480144"/>
    <w:rsid w:val="0048280A"/>
    <w:rsid w:val="00485522"/>
    <w:rsid w:val="004B5AB4"/>
    <w:rsid w:val="004D150D"/>
    <w:rsid w:val="004D294C"/>
    <w:rsid w:val="00507D60"/>
    <w:rsid w:val="0054291E"/>
    <w:rsid w:val="00554AED"/>
    <w:rsid w:val="005A4FED"/>
    <w:rsid w:val="005C09EF"/>
    <w:rsid w:val="005C5BE6"/>
    <w:rsid w:val="00627A28"/>
    <w:rsid w:val="00631562"/>
    <w:rsid w:val="00641A36"/>
    <w:rsid w:val="00674348"/>
    <w:rsid w:val="006745E7"/>
    <w:rsid w:val="0069739B"/>
    <w:rsid w:val="0069755F"/>
    <w:rsid w:val="006B1729"/>
    <w:rsid w:val="006C03F6"/>
    <w:rsid w:val="006C64C2"/>
    <w:rsid w:val="006D0358"/>
    <w:rsid w:val="006E4FC0"/>
    <w:rsid w:val="00714468"/>
    <w:rsid w:val="00751E29"/>
    <w:rsid w:val="00764EF9"/>
    <w:rsid w:val="00766988"/>
    <w:rsid w:val="0077397D"/>
    <w:rsid w:val="00794048"/>
    <w:rsid w:val="007D0E23"/>
    <w:rsid w:val="007D37F7"/>
    <w:rsid w:val="0080396C"/>
    <w:rsid w:val="00842F29"/>
    <w:rsid w:val="00867D0A"/>
    <w:rsid w:val="00895DBA"/>
    <w:rsid w:val="008E4A38"/>
    <w:rsid w:val="008F1F21"/>
    <w:rsid w:val="00901E1F"/>
    <w:rsid w:val="009572DE"/>
    <w:rsid w:val="009B19E5"/>
    <w:rsid w:val="009D215A"/>
    <w:rsid w:val="009D57F3"/>
    <w:rsid w:val="009D716A"/>
    <w:rsid w:val="00A01643"/>
    <w:rsid w:val="00A029FB"/>
    <w:rsid w:val="00A72D72"/>
    <w:rsid w:val="00A84DB7"/>
    <w:rsid w:val="00AD361D"/>
    <w:rsid w:val="00AF3E26"/>
    <w:rsid w:val="00B0304D"/>
    <w:rsid w:val="00B053DE"/>
    <w:rsid w:val="00B135BE"/>
    <w:rsid w:val="00B36DC6"/>
    <w:rsid w:val="00B43EFB"/>
    <w:rsid w:val="00B5477D"/>
    <w:rsid w:val="00B76F86"/>
    <w:rsid w:val="00B91509"/>
    <w:rsid w:val="00BA7B45"/>
    <w:rsid w:val="00BB26F3"/>
    <w:rsid w:val="00BC2C13"/>
    <w:rsid w:val="00BC4104"/>
    <w:rsid w:val="00BC5E25"/>
    <w:rsid w:val="00BD2C89"/>
    <w:rsid w:val="00BE2194"/>
    <w:rsid w:val="00BE4523"/>
    <w:rsid w:val="00BF120B"/>
    <w:rsid w:val="00BF4A50"/>
    <w:rsid w:val="00BF57F5"/>
    <w:rsid w:val="00BF687A"/>
    <w:rsid w:val="00C122E1"/>
    <w:rsid w:val="00C258DC"/>
    <w:rsid w:val="00C2671B"/>
    <w:rsid w:val="00C55C75"/>
    <w:rsid w:val="00C603A8"/>
    <w:rsid w:val="00C97717"/>
    <w:rsid w:val="00CC7E93"/>
    <w:rsid w:val="00CE0F55"/>
    <w:rsid w:val="00D05475"/>
    <w:rsid w:val="00D30DE3"/>
    <w:rsid w:val="00D52635"/>
    <w:rsid w:val="00D67E43"/>
    <w:rsid w:val="00D7066E"/>
    <w:rsid w:val="00D77AB1"/>
    <w:rsid w:val="00D86C64"/>
    <w:rsid w:val="00DB7F33"/>
    <w:rsid w:val="00DE0C17"/>
    <w:rsid w:val="00E13D96"/>
    <w:rsid w:val="00E63FA1"/>
    <w:rsid w:val="00E84A04"/>
    <w:rsid w:val="00E92FEC"/>
    <w:rsid w:val="00EA384E"/>
    <w:rsid w:val="00EE0B4C"/>
    <w:rsid w:val="00EE0E17"/>
    <w:rsid w:val="00EF4A63"/>
    <w:rsid w:val="00F114F2"/>
    <w:rsid w:val="00F27C13"/>
    <w:rsid w:val="00F34249"/>
    <w:rsid w:val="00F35490"/>
    <w:rsid w:val="00F50E69"/>
    <w:rsid w:val="00F86CBA"/>
    <w:rsid w:val="00FA7F17"/>
    <w:rsid w:val="00FB003F"/>
    <w:rsid w:val="00FE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CA5C7"/>
  <w15:chartTrackingRefBased/>
  <w15:docId w15:val="{E27C935D-CD4A-4321-BA87-62FFBD36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AB1"/>
    <w:pPr>
      <w:overflowPunct w:val="0"/>
      <w:autoSpaceDE w:val="0"/>
      <w:autoSpaceDN w:val="0"/>
      <w:adjustRightInd w:val="0"/>
      <w:textAlignment w:val="baseline"/>
    </w:pPr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1">
    <w:name w:val="heading 1"/>
    <w:basedOn w:val="a"/>
    <w:next w:val="a"/>
    <w:link w:val="10"/>
    <w:qFormat/>
    <w:rsid w:val="00D77AB1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77AB1"/>
    <w:rPr>
      <w:rFonts w:ascii="Arial" w:eastAsia="Times New Roman" w:hAnsi="Arial" w:cs="Arial"/>
      <w:kern w:val="28"/>
      <w:sz w:val="28"/>
      <w:szCs w:val="20"/>
      <w:lang w:eastAsia="en-US"/>
    </w:rPr>
  </w:style>
  <w:style w:type="paragraph" w:styleId="a3">
    <w:name w:val="Plain Text"/>
    <w:basedOn w:val="a"/>
    <w:link w:val="a4"/>
    <w:uiPriority w:val="99"/>
    <w:rsid w:val="00D77AB1"/>
    <w:pPr>
      <w:overflowPunct/>
      <w:autoSpaceDE/>
      <w:autoSpaceDN/>
      <w:snapToGrid w:val="0"/>
      <w:textAlignment w:val="auto"/>
    </w:pPr>
    <w:rPr>
      <w:rFonts w:ascii="Courier New" w:hAnsi="Courier New" w:cs="Courier New"/>
      <w:b w:val="0"/>
      <w:lang w:val="en-AU" w:eastAsia="en-GB"/>
    </w:rPr>
  </w:style>
  <w:style w:type="character" w:customStyle="1" w:styleId="a4">
    <w:name w:val="纯文本 字符"/>
    <w:basedOn w:val="a0"/>
    <w:link w:val="a3"/>
    <w:uiPriority w:val="99"/>
    <w:rsid w:val="00D77AB1"/>
    <w:rPr>
      <w:rFonts w:ascii="Courier New" w:eastAsia="Times New Roman" w:hAnsi="Courier New" w:cs="Courier New"/>
      <w:kern w:val="0"/>
      <w:sz w:val="20"/>
      <w:szCs w:val="20"/>
      <w:lang w:val="en-AU" w:eastAsia="en-GB"/>
    </w:rPr>
  </w:style>
  <w:style w:type="character" w:customStyle="1" w:styleId="DeltaViewInsertion">
    <w:name w:val="DeltaView Insertion"/>
    <w:rsid w:val="00D77AB1"/>
    <w:rPr>
      <w:color w:val="0000FF"/>
      <w:spacing w:val="0"/>
      <w:u w:val="single"/>
    </w:rPr>
  </w:style>
  <w:style w:type="paragraph" w:styleId="a5">
    <w:name w:val="header"/>
    <w:basedOn w:val="a"/>
    <w:link w:val="a6"/>
    <w:uiPriority w:val="99"/>
    <w:unhideWhenUsed/>
    <w:rsid w:val="00B135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135BE"/>
    <w:rPr>
      <w:rFonts w:ascii="Arial Bold" w:eastAsia="Times New Roman" w:hAnsi="Arial Bold" w:cs="Arial"/>
      <w:b/>
      <w:kern w:val="0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B135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135BE"/>
    <w:rPr>
      <w:rFonts w:ascii="Arial Bold" w:eastAsia="Times New Roman" w:hAnsi="Arial Bold" w:cs="Arial"/>
      <w:b/>
      <w:kern w:val="0"/>
      <w:sz w:val="18"/>
      <w:szCs w:val="18"/>
      <w:lang w:eastAsia="en-US"/>
    </w:rPr>
  </w:style>
  <w:style w:type="character" w:styleId="a9">
    <w:name w:val="annotation reference"/>
    <w:basedOn w:val="a0"/>
    <w:uiPriority w:val="99"/>
    <w:unhideWhenUsed/>
    <w:rsid w:val="00714468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714468"/>
  </w:style>
  <w:style w:type="character" w:customStyle="1" w:styleId="ab">
    <w:name w:val="批注文字 字符"/>
    <w:basedOn w:val="a0"/>
    <w:link w:val="aa"/>
    <w:uiPriority w:val="99"/>
    <w:rsid w:val="00714468"/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14468"/>
    <w:rPr>
      <w:bCs/>
    </w:rPr>
  </w:style>
  <w:style w:type="character" w:customStyle="1" w:styleId="ad">
    <w:name w:val="批注主题 字符"/>
    <w:basedOn w:val="ab"/>
    <w:link w:val="ac"/>
    <w:uiPriority w:val="99"/>
    <w:semiHidden/>
    <w:rsid w:val="00714468"/>
    <w:rPr>
      <w:rFonts w:ascii="Arial Bold" w:eastAsia="Times New Roman" w:hAnsi="Arial Bold" w:cs="Arial"/>
      <w:b/>
      <w:bCs/>
      <w:kern w:val="0"/>
      <w:sz w:val="20"/>
      <w:szCs w:val="20"/>
      <w:lang w:eastAsia="en-US"/>
    </w:rPr>
  </w:style>
  <w:style w:type="paragraph" w:styleId="ae">
    <w:name w:val="Revision"/>
    <w:hidden/>
    <w:uiPriority w:val="99"/>
    <w:semiHidden/>
    <w:rsid w:val="00135BDA"/>
    <w:rPr>
      <w:rFonts w:ascii="Arial Bold" w:eastAsia="Times New Roman" w:hAnsi="Arial Bold" w:cs="Arial"/>
      <w:b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5AD100-E49D-4527-A4C7-0ABFEA914907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E8D6CA0-1536-495D-8754-F7EB15EFCC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3A2B7-5592-41F1-9741-25319330A4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X Jiang</dc:creator>
  <cp:keywords/>
  <dc:description/>
  <cp:lastModifiedBy>Stella TY Shen</cp:lastModifiedBy>
  <cp:revision>126</cp:revision>
  <dcterms:created xsi:type="dcterms:W3CDTF">2022-03-22T13:32:00Z</dcterms:created>
  <dcterms:modified xsi:type="dcterms:W3CDTF">2025-10-28T07:38:00Z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4421700</vt:r8>
  </property>
  <property fmtid="{D5CDD505-2E9C-101B-9397-08002B2CF9AE}" pid="4" name="_activity">
    <vt:lpwstr>{"FileActivityType":"6","FileActivityTimeStamp":"2023-08-25T03:37:23.840Z","FileActivityUsersOnPage":[{"DisplayName":"Vic Gong","Id":"vic.gong@cn.ey.com"}],"FileActivityNavigationId":null}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</Properties>
</file>
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DB68" w14:textId="77777777" w:rsidR="00B135BE" w:rsidRPr="0009547F" w:rsidRDefault="00B135BE" w:rsidP="00E63FA1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</w:p>
    <w:p w14:paraId="31FA30CF" w14:textId="77777777" w:rsidR="00B135BE" w:rsidRPr="00135BDA" w:rsidRDefault="00B135BE" w:rsidP="00E63FA1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</w:p>
    <w:p w14:paraId="202BD6AC" w14:textId="0C9247BF" w:rsidR="00D77AB1" w:rsidRPr="00135BDA" w:rsidRDefault="00D77AB1" w:rsidP="00E63FA1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  <w:r w:rsidRPr="00135BDA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[Service </w:t>
      </w:r>
      <w:r w:rsidR="00DB49E3">
        <w:rPr>
          <w:rFonts w:ascii="Times New Roman" w:eastAsia="MS Mincho" w:hAnsi="Times New Roman" w:cs="Times New Roman"/>
          <w:sz w:val="22"/>
          <w:szCs w:val="22"/>
          <w:lang w:bidi="he-IL"/>
        </w:rPr>
        <w:t>o</w:t>
      </w:r>
      <w:r w:rsidR="00DB49E3" w:rsidRPr="00135BDA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rganization </w:t>
      </w:r>
      <w:r w:rsidR="00DB49E3">
        <w:rPr>
          <w:rFonts w:ascii="Times New Roman" w:eastAsia="MS Mincho" w:hAnsi="Times New Roman" w:cs="Times New Roman"/>
          <w:sz w:val="22"/>
          <w:szCs w:val="22"/>
          <w:lang w:bidi="he-IL"/>
        </w:rPr>
        <w:t>n</w:t>
      </w:r>
      <w:r w:rsidR="00DB49E3" w:rsidRPr="00135BDA">
        <w:rPr>
          <w:rFonts w:ascii="Times New Roman" w:eastAsia="MS Mincho" w:hAnsi="Times New Roman" w:cs="Times New Roman"/>
          <w:sz w:val="22"/>
          <w:szCs w:val="22"/>
          <w:lang w:bidi="he-IL"/>
        </w:rPr>
        <w:t>ame</w:t>
      </w:r>
      <w:r w:rsidRPr="00135BDA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]’s Management Assertion </w:t>
      </w:r>
    </w:p>
    <w:p w14:paraId="402BC1FA" w14:textId="77777777" w:rsidR="00B135BE" w:rsidRPr="00135BDA" w:rsidRDefault="00B135BE" w:rsidP="00E63FA1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</w:p>
    <w:p w14:paraId="4CD7443F" w14:textId="57414178" w:rsidR="00D77AB1" w:rsidRPr="00135BDA" w:rsidRDefault="00D77AB1" w:rsidP="00135BDA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  <w:r w:rsidRPr="00135BDA">
        <w:rPr>
          <w:rFonts w:ascii="Times New Roman" w:eastAsia="MS Mincho" w:hAnsi="Times New Roman" w:cs="Times New Roman"/>
          <w:sz w:val="22"/>
          <w:szCs w:val="22"/>
          <w:lang w:bidi="he-IL"/>
        </w:rPr>
        <w:t>[Date</w:t>
      </w:r>
      <w:r w:rsidR="00751E29" w:rsidRPr="00135BDA">
        <w:rPr>
          <w:rFonts w:ascii="Times New Roman" w:hAnsi="Times New Roman" w:cs="Times New Roman"/>
          <w:bCs/>
          <w:sz w:val="22"/>
          <w:szCs w:val="22"/>
        </w:rPr>
        <w:t xml:space="preserve"> of report</w:t>
      </w:r>
      <w:r w:rsidRPr="00135BDA">
        <w:rPr>
          <w:rFonts w:ascii="Times New Roman" w:eastAsia="MS Mincho" w:hAnsi="Times New Roman" w:cs="Times New Roman"/>
          <w:sz w:val="22"/>
          <w:szCs w:val="22"/>
          <w:lang w:bidi="he-IL"/>
        </w:rPr>
        <w:t>]</w:t>
      </w:r>
    </w:p>
    <w:p w14:paraId="796214D4" w14:textId="77777777" w:rsidR="00D77AB1" w:rsidRPr="00135BDA" w:rsidRDefault="00D77AB1" w:rsidP="00135BDA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42C5F117" w14:textId="306B3041" w:rsidR="00D77AB1" w:rsidRPr="00135BDA" w:rsidRDefault="004D294C" w:rsidP="00135BDA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</w:rPr>
      </w:pPr>
      <w:bookmarkStart w:id="0" w:name="_DV_M1178"/>
      <w:bookmarkEnd w:id="0"/>
      <w:r w:rsidRPr="00286C08">
        <w:rPr>
          <w:rFonts w:ascii="Times New Roman" w:eastAsia="MS Mincho" w:hAnsi="Times New Roman" w:cs="Times New Roman"/>
          <w:sz w:val="22"/>
          <w:szCs w:val="22"/>
          <w:lang w:bidi="he-IL"/>
        </w:rPr>
        <w:t>[Service organization name]</w:t>
      </w:r>
      <w:r w:rsidRPr="00135BDA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 xml:space="preserve"> (“</w:t>
      </w:r>
      <w:r w:rsidRPr="00286C08">
        <w:rPr>
          <w:rFonts w:ascii="Times New Roman" w:eastAsia="MS Mincho" w:hAnsi="Times New Roman" w:cs="Times New Roman"/>
          <w:sz w:val="22"/>
          <w:szCs w:val="22"/>
          <w:lang w:bidi="he-IL"/>
        </w:rPr>
        <w:t>[Service organization</w:t>
      </w:r>
      <w:r w:rsidRPr="00286C08">
        <w:rPr>
          <w:rFonts w:ascii="Times New Roman" w:eastAsiaTheme="minorEastAsia" w:hAnsi="Times New Roman" w:cs="Times New Roman"/>
          <w:sz w:val="22"/>
          <w:szCs w:val="22"/>
          <w:lang w:eastAsia="zh-CN" w:bidi="he-IL"/>
        </w:rPr>
        <w:t xml:space="preserve"> short name</w:t>
      </w:r>
      <w:r w:rsidRPr="00286C08">
        <w:rPr>
          <w:rFonts w:ascii="Times New Roman" w:eastAsia="MS Mincho" w:hAnsi="Times New Roman" w:cs="Times New Roman"/>
          <w:sz w:val="22"/>
          <w:szCs w:val="22"/>
          <w:lang w:bidi="he-IL"/>
        </w:rPr>
        <w:t>]</w:t>
      </w:r>
      <w:r w:rsidRPr="00135BDA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” or “we” or the “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Service Organization</w:t>
      </w:r>
      <w:r w:rsidRPr="00135BDA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”) has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prepared the accompanying </w:t>
      </w:r>
      <w:r w:rsidR="00B135BE" w:rsidRPr="00135BDA">
        <w:rPr>
          <w:rFonts w:ascii="Times New Roman" w:eastAsia="MS Mincho" w:hAnsi="Times New Roman" w:cs="Times New Roman"/>
          <w:b w:val="0"/>
          <w:i/>
          <w:iCs/>
          <w:sz w:val="22"/>
          <w:szCs w:val="22"/>
          <w:lang w:bidi="he-IL"/>
        </w:rPr>
        <w:t xml:space="preserve">Description of </w:t>
      </w:r>
      <w:r w:rsidR="00D86C64" w:rsidRPr="00286C08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[</w:t>
      </w:r>
      <w:r w:rsidR="00D86C64" w:rsidRPr="00135BDA">
        <w:rPr>
          <w:rFonts w:ascii="Times New Roman" w:eastAsia="MS Mincho" w:hAnsi="Times New Roman" w:cs="Times New Roman"/>
          <w:i/>
          <w:iCs/>
          <w:sz w:val="22"/>
          <w:szCs w:val="22"/>
          <w:lang w:bidi="he-IL"/>
        </w:rPr>
        <w:t>Service organization name]</w:t>
      </w:r>
      <w:r w:rsidR="00D86C64" w:rsidRPr="00286C08">
        <w:rPr>
          <w:rFonts w:ascii="Times New Roman" w:eastAsia="MS Mincho" w:hAnsi="Times New Roman" w:cs="Times New Roman"/>
          <w:b w:val="0"/>
          <w:bCs/>
          <w:i/>
          <w:iCs/>
          <w:sz w:val="22"/>
          <w:szCs w:val="22"/>
          <w:lang w:bidi="he-IL"/>
        </w:rPr>
        <w:t>’s</w:t>
      </w:r>
      <w:r w:rsidR="00D86C64" w:rsidRPr="00135BDA">
        <w:rPr>
          <w:rFonts w:ascii="Times New Roman" w:eastAsia="MS Mincho" w:hAnsi="Times New Roman" w:cs="Times New Roman"/>
          <w:b w:val="0"/>
          <w:i/>
          <w:iCs/>
          <w:sz w:val="22"/>
          <w:szCs w:val="22"/>
          <w:lang w:bidi="he-IL"/>
        </w:rPr>
        <w:t xml:space="preserve"> </w:t>
      </w:r>
      <w:r w:rsidR="00D77AB1" w:rsidRPr="00286C08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[</w:t>
      </w:r>
      <w:r w:rsidR="00297482" w:rsidRPr="00297482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Service organization</w:t>
      </w:r>
      <w:r w:rsidR="00297482">
        <w:rPr>
          <w:rFonts w:ascii="Times New Roman" w:eastAsiaTheme="minorEastAsia" w:hAnsi="Times New Roman" w:cs="Times New Roman"/>
          <w:bCs/>
          <w:i/>
          <w:iCs/>
          <w:sz w:val="22"/>
          <w:szCs w:val="22"/>
          <w:lang w:eastAsia="zh-CN" w:bidi="he-IL"/>
        </w:rPr>
        <w:t>’</w:t>
      </w:r>
      <w:r w:rsidR="00297482" w:rsidRPr="00297482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s system</w:t>
      </w:r>
      <w:r w:rsidR="00D77AB1" w:rsidRPr="00286C08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]</w:t>
      </w:r>
      <w:r w:rsidR="002D7B77" w:rsidRPr="00135BDA">
        <w:rPr>
          <w:rFonts w:ascii="Times New Roman" w:eastAsia="MS Mincho" w:hAnsi="Times New Roman" w:cs="Times New Roman"/>
          <w:b w:val="0"/>
          <w:i/>
          <w:iCs/>
          <w:sz w:val="22"/>
          <w:szCs w:val="22"/>
          <w:lang w:bidi="he-IL"/>
        </w:rPr>
        <w:t xml:space="preserve"> Relevant to </w:t>
      </w:r>
      <w:commentRangeStart w:id="1"/>
      <w:r w:rsidR="002D7B77" w:rsidRPr="00286C08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[Se</w:t>
      </w:r>
      <w:r w:rsidR="002D7B77" w:rsidRPr="00135BDA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 xml:space="preserve">curity, Availability, </w:t>
      </w:r>
      <w:r w:rsidR="002D7B77" w:rsidRPr="00135BDA">
        <w:rPr>
          <w:rFonts w:ascii="Times New Roman" w:hAnsi="Times New Roman" w:cs="Times New Roman"/>
          <w:bCs/>
          <w:i/>
          <w:sz w:val="22"/>
          <w:szCs w:val="22"/>
        </w:rPr>
        <w:t>Processing Integrity</w:t>
      </w:r>
      <w:r w:rsidR="00017BBF">
        <w:rPr>
          <w:rFonts w:ascii="Times New Roman" w:hAnsi="Times New Roman" w:cs="Times New Roman"/>
          <w:bCs/>
          <w:i/>
          <w:sz w:val="22"/>
          <w:szCs w:val="22"/>
        </w:rPr>
        <w:t>,</w:t>
      </w:r>
      <w:r w:rsidR="002D7B77" w:rsidRPr="00135BDA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 xml:space="preserve"> Confidentiality</w:t>
      </w:r>
      <w:r w:rsidR="00C01EA7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,</w:t>
      </w:r>
      <w:r w:rsidR="002D7B77" w:rsidRPr="00135BDA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 xml:space="preserve"> </w:t>
      </w:r>
      <w:r w:rsidR="002D7B77" w:rsidRPr="00286C08">
        <w:rPr>
          <w:rFonts w:ascii="Times New Roman" w:eastAsia="MS Mincho" w:hAnsi="Times New Roman" w:cs="Times New Roman"/>
          <w:b w:val="0"/>
          <w:i/>
          <w:iCs/>
          <w:sz w:val="22"/>
          <w:szCs w:val="22"/>
          <w:lang w:bidi="he-IL"/>
        </w:rPr>
        <w:t xml:space="preserve">and </w:t>
      </w:r>
      <w:r w:rsidR="002D7B77" w:rsidRPr="00135BDA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Privacy</w:t>
      </w:r>
      <w:r w:rsidR="002D7B77" w:rsidRPr="00286C08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]</w:t>
      </w:r>
      <w:commentRangeEnd w:id="1"/>
      <w:r w:rsidR="000077C2" w:rsidRPr="00286C08">
        <w:rPr>
          <w:rStyle w:val="a9"/>
          <w:bCs/>
        </w:rPr>
        <w:commentReference w:id="1"/>
      </w:r>
      <w:r w:rsidR="002D7B77" w:rsidRPr="00135BDA">
        <w:rPr>
          <w:rFonts w:ascii="Times New Roman" w:eastAsia="MS Mincho" w:hAnsi="Times New Roman" w:cs="Times New Roman"/>
          <w:b w:val="0"/>
          <w:i/>
          <w:iCs/>
          <w:sz w:val="22"/>
          <w:szCs w:val="22"/>
          <w:lang w:bidi="he-IL"/>
        </w:rPr>
        <w:t xml:space="preserve"> as of </w:t>
      </w:r>
      <w:r w:rsidR="002D7B77" w:rsidRPr="00135BDA">
        <w:rPr>
          <w:rFonts w:ascii="Times New Roman" w:eastAsia="MS Mincho" w:hAnsi="Times New Roman" w:cs="Times New Roman"/>
          <w:bCs/>
          <w:i/>
          <w:iCs/>
          <w:sz w:val="22"/>
          <w:szCs w:val="22"/>
          <w:lang w:bidi="he-IL"/>
        </w:rPr>
        <w:t>[date]</w:t>
      </w:r>
      <w:r w:rsidR="00D77AB1" w:rsidRPr="00135BDA">
        <w:rPr>
          <w:rFonts w:ascii="Times New Roman" w:eastAsia="MS Mincho" w:hAnsi="Times New Roman" w:cs="Times New Roman"/>
          <w:b w:val="0"/>
          <w:i/>
          <w:iCs/>
          <w:sz w:val="22"/>
          <w:szCs w:val="22"/>
          <w:lang w:bidi="he-IL"/>
        </w:rPr>
        <w:t xml:space="preserve"> 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(</w:t>
      </w:r>
      <w:r w:rsidR="00B135BE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the “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Description</w:t>
      </w:r>
      <w:r w:rsidR="00B135BE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”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)</w:t>
      </w:r>
      <w:r w:rsidR="00D86C64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,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bookmarkStart w:id="2" w:name="_DV_M1180"/>
      <w:bookmarkEnd w:id="2"/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in accordance with the criteria for a description of a service organization’s system set forth in the Description Criteria DC section 200, </w:t>
      </w:r>
      <w:r w:rsidR="00D77AB1" w:rsidRPr="00135BDA">
        <w:rPr>
          <w:rFonts w:ascii="Times New Roman" w:eastAsia="MS Mincho" w:hAnsi="Times New Roman" w:cs="Times New Roman"/>
          <w:b w:val="0"/>
          <w:i/>
          <w:sz w:val="22"/>
          <w:szCs w:val="22"/>
          <w:lang w:bidi="he-IL"/>
        </w:rPr>
        <w:t>2018 Description Criteria for a Description of a Service Organization’s System in a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D77AB1" w:rsidRPr="00135BDA">
        <w:rPr>
          <w:rFonts w:ascii="Times New Roman" w:eastAsia="MS Mincho" w:hAnsi="Times New Roman" w:cs="Times New Roman"/>
          <w:b w:val="0"/>
          <w:i/>
          <w:sz w:val="22"/>
          <w:szCs w:val="22"/>
          <w:lang w:bidi="he-IL"/>
        </w:rPr>
        <w:t>SOC 2 Report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(</w:t>
      </w:r>
      <w:r w:rsidR="00D86C64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the “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Description Criteria</w:t>
      </w:r>
      <w:r w:rsidR="00D86C64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”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).</w:t>
      </w:r>
      <w:bookmarkStart w:id="3" w:name="_DV_M1181"/>
      <w:bookmarkEnd w:id="3"/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The Description is intended to provide </w:t>
      </w:r>
      <w:bookmarkStart w:id="4" w:name="_DV_C1386"/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report users with information about </w:t>
      </w:r>
      <w:del w:id="5" w:author="Stella TY Shen" w:date="2025-10-28T15:34:00Z" w16du:dateUtc="2025-10-28T07:34:00Z">
        <w:r w:rsidR="00D77AB1" w:rsidRPr="00135BDA" w:rsidDel="0014100B">
          <w:rPr>
            <w:rFonts w:ascii="Times New Roman" w:eastAsia="MS Mincho" w:hAnsi="Times New Roman" w:cs="Times New Roman"/>
            <w:b w:val="0"/>
            <w:sz w:val="22"/>
            <w:szCs w:val="22"/>
            <w:lang w:bidi="he-IL"/>
          </w:rPr>
          <w:delText>the</w:delText>
        </w:r>
      </w:del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D86C64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[Service organization short name]</w:t>
      </w:r>
      <w:r w:rsidR="00D86C64" w:rsidRPr="00135BDA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’s</w:t>
      </w:r>
      <w:r w:rsidR="00D86C64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D77AB1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</w:t>
      </w:r>
      <w:r w:rsidR="00035C23" w:rsidRPr="00035C23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type or name of system</w:t>
      </w:r>
      <w:r w:rsidR="00D77AB1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]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(</w:t>
      </w:r>
      <w:r w:rsidR="00D86C64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the “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System</w:t>
      </w:r>
      <w:r w:rsidR="00D86C64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”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) that may be useful when assessing the risks </w:t>
      </w:r>
      <w:r w:rsidR="00F972B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arising 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from interactions with the System, particularly information about system controls that </w:t>
      </w:r>
      <w:r w:rsidR="002A0724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the Service O</w:t>
      </w:r>
      <w:r w:rsidR="001D5B12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rganization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has designed</w:t>
      </w:r>
      <w:ins w:id="6" w:author="Stella TY Shen" w:date="2025-10-28T15:35:00Z" w16du:dateUtc="2025-10-28T07:35:00Z">
        <w:r w:rsidR="00C73005">
          <w:rPr>
            <w:rFonts w:ascii="Times New Roman" w:eastAsiaTheme="minorEastAsia" w:hAnsi="Times New Roman" w:cs="Times New Roman" w:hint="eastAsia"/>
            <w:b w:val="0"/>
            <w:sz w:val="22"/>
            <w:szCs w:val="22"/>
            <w:lang w:eastAsia="zh-CN" w:bidi="he-IL"/>
          </w:rPr>
          <w:t xml:space="preserve"> </w:t>
        </w:r>
        <w:r w:rsidR="00C73005" w:rsidRPr="003535B7">
          <w:rPr>
            <w:rFonts w:ascii="Times New Roman" w:eastAsiaTheme="minorEastAsia" w:hAnsi="Times New Roman" w:cs="Times New Roman"/>
            <w:b w:val="0"/>
            <w:sz w:val="22"/>
            <w:szCs w:val="22"/>
            <w:lang w:eastAsia="zh-CN" w:bidi="he-IL"/>
          </w:rPr>
          <w:t>and implemented</w:t>
        </w:r>
      </w:ins>
      <w:r w:rsidR="001D5B12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as of </w:t>
      </w:r>
      <w:r w:rsidR="001D5B12" w:rsidRPr="001D5B12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[date]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to provide reasonable assurance that its service commitments and system requirements were achieved based on the trust services criteria </w:t>
      </w:r>
      <w:bookmarkEnd w:id="4"/>
      <w:r w:rsidR="0039346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relevant to</w:t>
      </w:r>
      <w:r w:rsidR="00393463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commentRangeStart w:id="7"/>
      <w:r w:rsidR="00D77AB1" w:rsidRPr="00286C08">
        <w:rPr>
          <w:rFonts w:ascii="Times New Roman" w:hAnsi="Times New Roman" w:cs="Times New Roman"/>
          <w:bCs/>
          <w:sz w:val="22"/>
          <w:szCs w:val="22"/>
        </w:rPr>
        <w:t>[se</w:t>
      </w:r>
      <w:r w:rsidR="00D77AB1" w:rsidRPr="00135BDA">
        <w:rPr>
          <w:rFonts w:ascii="Times New Roman" w:hAnsi="Times New Roman" w:cs="Times New Roman"/>
          <w:sz w:val="22"/>
          <w:szCs w:val="22"/>
        </w:rPr>
        <w:t>curity, availability, processing integrity, confidentiality</w:t>
      </w:r>
      <w:r w:rsidR="00C01EA7">
        <w:rPr>
          <w:rFonts w:ascii="Times New Roman" w:hAnsi="Times New Roman" w:cs="Times New Roman"/>
          <w:sz w:val="22"/>
          <w:szCs w:val="22"/>
        </w:rPr>
        <w:t>,</w:t>
      </w:r>
      <w:r w:rsidR="00D77AB1" w:rsidRPr="00135BDA">
        <w:rPr>
          <w:rFonts w:ascii="Times New Roman" w:hAnsi="Times New Roman" w:cs="Times New Roman"/>
          <w:b w:val="0"/>
          <w:sz w:val="22"/>
          <w:szCs w:val="22"/>
        </w:rPr>
        <w:t xml:space="preserve"> and </w:t>
      </w:r>
      <w:r w:rsidR="00D77AB1" w:rsidRPr="00135BDA">
        <w:rPr>
          <w:rFonts w:ascii="Times New Roman" w:hAnsi="Times New Roman" w:cs="Times New Roman"/>
          <w:sz w:val="22"/>
          <w:szCs w:val="22"/>
        </w:rPr>
        <w:t>privacy</w:t>
      </w:r>
      <w:r w:rsidR="00D77AB1" w:rsidRPr="00286C08">
        <w:rPr>
          <w:rFonts w:ascii="Times New Roman" w:hAnsi="Times New Roman" w:cs="Times New Roman"/>
          <w:bCs/>
          <w:sz w:val="22"/>
          <w:szCs w:val="22"/>
        </w:rPr>
        <w:t>]</w:t>
      </w:r>
      <w:commentRangeEnd w:id="7"/>
      <w:r w:rsidR="00303002" w:rsidRPr="00286C08">
        <w:rPr>
          <w:rStyle w:val="a9"/>
          <w:bCs/>
        </w:rPr>
        <w:commentReference w:id="7"/>
      </w:r>
      <w:r w:rsidR="00D77AB1" w:rsidRPr="00135BDA">
        <w:rPr>
          <w:rFonts w:ascii="Times New Roman" w:hAnsi="Times New Roman" w:cs="Times New Roman"/>
          <w:b w:val="0"/>
          <w:sz w:val="22"/>
          <w:szCs w:val="22"/>
        </w:rPr>
        <w:t xml:space="preserve"> set forth in TSP section 100, </w:t>
      </w:r>
      <w:r w:rsidR="00D77AB1" w:rsidRPr="00135BDA">
        <w:rPr>
          <w:rFonts w:ascii="Times New Roman" w:hAnsi="Times New Roman" w:cs="Times New Roman"/>
          <w:b w:val="0"/>
          <w:i/>
          <w:sz w:val="22"/>
          <w:szCs w:val="22"/>
        </w:rPr>
        <w:t>2017 Trust Services Criteria for Security, Availability, Processing Integrity, Confidentiality, and Privacy</w:t>
      </w:r>
      <w:r w:rsidR="00393463">
        <w:rPr>
          <w:rFonts w:ascii="Times New Roman" w:hAnsi="Times New Roman" w:cs="Times New Roman"/>
          <w:b w:val="0"/>
          <w:iCs/>
          <w:sz w:val="22"/>
          <w:szCs w:val="22"/>
        </w:rPr>
        <w:t xml:space="preserve">, </w:t>
      </w:r>
      <w:r w:rsidR="00B534F8">
        <w:rPr>
          <w:rFonts w:ascii="Times New Roman" w:hAnsi="Times New Roman" w:cs="Times New Roman"/>
          <w:b w:val="0"/>
          <w:sz w:val="22"/>
          <w:szCs w:val="22"/>
        </w:rPr>
        <w:t xml:space="preserve">in AICPA </w:t>
      </w:r>
      <w:r w:rsidR="00B534F8" w:rsidRPr="00A4449A">
        <w:rPr>
          <w:rFonts w:ascii="Times New Roman" w:hAnsi="Times New Roman" w:cs="Times New Roman"/>
          <w:b w:val="0"/>
          <w:sz w:val="22"/>
          <w:szCs w:val="22"/>
          <w:rPrChange w:id="8" w:author="Stella TY Shen" w:date="2024-01-25T11:32:00Z">
            <w:rPr>
              <w:rFonts w:ascii="Times New Roman" w:hAnsi="Times New Roman" w:cs="Times New Roman"/>
              <w:b w:val="0"/>
              <w:i/>
              <w:iCs/>
              <w:sz w:val="22"/>
              <w:szCs w:val="22"/>
            </w:rPr>
          </w:rPrChange>
        </w:rPr>
        <w:t>Trust Services Criteria</w:t>
      </w:r>
      <w:r w:rsidR="00D77AB1" w:rsidRPr="00135BDA">
        <w:rPr>
          <w:rFonts w:ascii="Times New Roman" w:hAnsi="Times New Roman" w:cs="Times New Roman"/>
          <w:b w:val="0"/>
          <w:sz w:val="22"/>
          <w:szCs w:val="22"/>
        </w:rPr>
        <w:t xml:space="preserve"> (</w:t>
      </w:r>
      <w:r w:rsidR="00D86C64" w:rsidRPr="00135BDA">
        <w:rPr>
          <w:rFonts w:ascii="Times New Roman" w:hAnsi="Times New Roman" w:cs="Times New Roman"/>
          <w:b w:val="0"/>
          <w:sz w:val="22"/>
          <w:szCs w:val="22"/>
        </w:rPr>
        <w:t>the “</w:t>
      </w:r>
      <w:r w:rsidR="00D77AB1" w:rsidRPr="00135BDA">
        <w:rPr>
          <w:rFonts w:ascii="Times New Roman" w:hAnsi="Times New Roman" w:cs="Times New Roman"/>
          <w:b w:val="0"/>
          <w:sz w:val="22"/>
          <w:szCs w:val="22"/>
        </w:rPr>
        <w:t>applicable trust services criteria</w:t>
      </w:r>
      <w:r w:rsidR="00D86C64" w:rsidRPr="00135BDA">
        <w:rPr>
          <w:rFonts w:ascii="Times New Roman" w:hAnsi="Times New Roman" w:cs="Times New Roman"/>
          <w:b w:val="0"/>
          <w:sz w:val="22"/>
          <w:szCs w:val="22"/>
        </w:rPr>
        <w:t>”</w:t>
      </w:r>
      <w:r w:rsidR="00D77AB1" w:rsidRPr="00135BDA">
        <w:rPr>
          <w:rFonts w:ascii="Times New Roman" w:hAnsi="Times New Roman" w:cs="Times New Roman"/>
          <w:b w:val="0"/>
          <w:sz w:val="22"/>
          <w:szCs w:val="22"/>
        </w:rPr>
        <w:t>).</w:t>
      </w:r>
      <w:r w:rsidR="00D77AB1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</w:p>
    <w:p w14:paraId="3EBEE4BC" w14:textId="68E34A48" w:rsidR="00D77AB1" w:rsidRPr="00135BDA" w:rsidRDefault="00D77AB1" w:rsidP="00E63FA1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</w:rPr>
      </w:pPr>
    </w:p>
    <w:p w14:paraId="188E52E7" w14:textId="5ABEA83E" w:rsidR="00181FAC" w:rsidRPr="00135BDA" w:rsidRDefault="00D77AB1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r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[Service organization</w:t>
      </w:r>
      <w:r w:rsidR="00D86C64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 short name</w:t>
      </w:r>
      <w:r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]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uses </w:t>
      </w:r>
      <w:r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</w:t>
      </w:r>
      <w:r w:rsidR="00D86C64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S</w:t>
      </w:r>
      <w:r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ubservice organization name]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D86C64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(</w:t>
      </w:r>
      <w:r w:rsidR="00D554A7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</w:t>
      </w:r>
      <w:r w:rsidR="00D86C64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“</w:t>
      </w:r>
      <w:r w:rsidR="00C6391A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s</w:t>
      </w:r>
      <w:r w:rsidR="00BE4523" w:rsidRPr="00E3598F">
        <w:rPr>
          <w:rFonts w:ascii="Times New Roman" w:eastAsia="MS Mincho" w:hAnsi="Times New Roman" w:cs="Times New Roman" w:hint="eastAsia"/>
          <w:b w:val="0"/>
          <w:bCs/>
          <w:sz w:val="22"/>
          <w:szCs w:val="22"/>
          <w:lang w:bidi="he-IL"/>
        </w:rPr>
        <w:t>ubs</w:t>
      </w:r>
      <w:r w:rsidR="00BE4523" w:rsidRPr="00E3598F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 xml:space="preserve">ervice </w:t>
      </w:r>
      <w:r w:rsidR="00C6391A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o</w:t>
      </w:r>
      <w:r w:rsidR="00BE4523" w:rsidRPr="00E3598F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rganization</w:t>
      </w:r>
      <w:r w:rsidR="00D86C64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”) 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to </w:t>
      </w:r>
      <w:r w:rsidR="00AE795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provide </w:t>
      </w:r>
      <w:r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[identify the function or service provided by the subservice organization</w:t>
      </w:r>
      <w:r w:rsidR="00D502D2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]</w:t>
      </w:r>
      <w:r w:rsidR="00D502D2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.</w:t>
      </w:r>
      <w:commentRangeStart w:id="9"/>
      <w:r w:rsidR="00020402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 </w:t>
      </w:r>
      <w:r w:rsidR="00640937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</w:t>
      </w:r>
      <w:r w:rsidR="0051772E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[Service organization short name]</w:t>
      </w:r>
      <w:r w:rsidR="0051772E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uses </w:t>
      </w:r>
      <w:r w:rsidR="0051772E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[Subservice organization </w:t>
      </w:r>
      <w:r w:rsidR="0051772E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A </w:t>
      </w:r>
      <w:r w:rsidR="0051772E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name]</w:t>
      </w:r>
      <w:r w:rsidR="00746C5D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 (“</w:t>
      </w:r>
      <w:r w:rsidR="00746C5D" w:rsidRPr="00286C08">
        <w:rPr>
          <w:rFonts w:ascii="Times New Roman" w:eastAsia="MS Mincho" w:hAnsi="Times New Roman" w:cs="Times New Roman"/>
          <w:sz w:val="22"/>
          <w:szCs w:val="22"/>
          <w:lang w:bidi="he-IL"/>
        </w:rPr>
        <w:t>Subservice organization</w:t>
      </w:r>
      <w:r w:rsidR="00746C5D" w:rsidRPr="00286C08">
        <w:rPr>
          <w:rFonts w:ascii="Times New Roman" w:eastAsiaTheme="minorEastAsia" w:hAnsi="Times New Roman" w:cs="Times New Roman"/>
          <w:sz w:val="22"/>
          <w:szCs w:val="22"/>
          <w:lang w:eastAsia="zh-CN" w:bidi="he-IL"/>
        </w:rPr>
        <w:t xml:space="preserve"> A short name</w:t>
      </w:r>
      <w:r w:rsidR="00746C5D">
        <w:rPr>
          <w:rFonts w:ascii="Times New Roman" w:eastAsiaTheme="minorEastAsia" w:hAnsi="Times New Roman" w:cs="Times New Roman"/>
          <w:sz w:val="22"/>
          <w:szCs w:val="22"/>
          <w:lang w:eastAsia="zh-CN" w:bidi="he-IL"/>
        </w:rPr>
        <w:t>”</w:t>
      </w:r>
      <w:r w:rsidR="00746C5D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)</w:t>
      </w:r>
      <w:r w:rsidR="00BB26F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bookmarkStart w:id="10" w:name="_Hlk133570946"/>
      <w:r w:rsidR="00CA2605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to </w:t>
      </w:r>
      <w:r w:rsidR="00CA260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provide </w:t>
      </w:r>
      <w:r w:rsidR="00CA2605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[identify the function or service provided by the subservice organization</w:t>
      </w:r>
      <w:r w:rsidR="004C36C9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 A</w:t>
      </w:r>
      <w:r w:rsidR="00CA2605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]</w:t>
      </w:r>
      <w:r w:rsidR="004C36C9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, </w:t>
      </w:r>
      <w:r w:rsidR="004C36C9" w:rsidRPr="00746C5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and</w:t>
      </w:r>
      <w:r w:rsidR="004C36C9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 </w:t>
      </w:r>
      <w:r w:rsidR="004C36C9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uses </w:t>
      </w:r>
      <w:r w:rsidR="004C36C9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[Subservice organization </w:t>
      </w:r>
      <w:r w:rsidR="004B1DF2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B</w:t>
      </w:r>
      <w:r w:rsidR="004C36C9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 </w:t>
      </w:r>
      <w:r w:rsidR="004C36C9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name]</w:t>
      </w:r>
      <w:r w:rsidR="004C36C9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746C5D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(“</w:t>
      </w:r>
      <w:r w:rsidR="00746C5D" w:rsidRPr="00286C08">
        <w:rPr>
          <w:rFonts w:ascii="Times New Roman" w:eastAsia="MS Mincho" w:hAnsi="Times New Roman" w:cs="Times New Roman"/>
          <w:sz w:val="22"/>
          <w:szCs w:val="22"/>
          <w:lang w:bidi="he-IL"/>
        </w:rPr>
        <w:t>Subservice organization</w:t>
      </w:r>
      <w:r w:rsidR="00746C5D" w:rsidRPr="00286C08">
        <w:rPr>
          <w:rFonts w:ascii="Times New Roman" w:eastAsiaTheme="minorEastAsia" w:hAnsi="Times New Roman" w:cs="Times New Roman"/>
          <w:sz w:val="22"/>
          <w:szCs w:val="22"/>
          <w:lang w:eastAsia="zh-CN" w:bidi="he-IL"/>
        </w:rPr>
        <w:t xml:space="preserve"> </w:t>
      </w:r>
      <w:r w:rsidR="004B1DF2">
        <w:rPr>
          <w:rFonts w:ascii="Times New Roman" w:eastAsiaTheme="minorEastAsia" w:hAnsi="Times New Roman" w:cs="Times New Roman"/>
          <w:sz w:val="22"/>
          <w:szCs w:val="22"/>
          <w:lang w:eastAsia="zh-CN" w:bidi="he-IL"/>
        </w:rPr>
        <w:t>B</w:t>
      </w:r>
      <w:r w:rsidR="00746C5D" w:rsidRPr="00286C08">
        <w:rPr>
          <w:rFonts w:ascii="Times New Roman" w:eastAsiaTheme="minorEastAsia" w:hAnsi="Times New Roman" w:cs="Times New Roman"/>
          <w:sz w:val="22"/>
          <w:szCs w:val="22"/>
          <w:lang w:eastAsia="zh-CN" w:bidi="he-IL"/>
        </w:rPr>
        <w:t xml:space="preserve"> short name</w:t>
      </w:r>
      <w:r w:rsidR="00746C5D">
        <w:rPr>
          <w:rFonts w:ascii="Times New Roman" w:eastAsiaTheme="minorEastAsia" w:hAnsi="Times New Roman" w:cs="Times New Roman"/>
          <w:sz w:val="22"/>
          <w:szCs w:val="22"/>
          <w:lang w:eastAsia="zh-CN" w:bidi="he-IL"/>
        </w:rPr>
        <w:t>”</w:t>
      </w:r>
      <w:r w:rsidR="00746C5D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) </w:t>
      </w:r>
      <w:r w:rsidR="004C36C9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to </w:t>
      </w:r>
      <w:r w:rsidR="004C36C9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provide </w:t>
      </w:r>
      <w:r w:rsidR="004C36C9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[identify the function or service provided by the subservice organization</w:t>
      </w:r>
      <w:r w:rsidR="004C36C9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 </w:t>
      </w:r>
      <w:r w:rsidR="004B1DF2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B</w:t>
      </w:r>
      <w:r w:rsidR="004C36C9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]</w:t>
      </w:r>
      <w:r w:rsidR="004C36C9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.</w:t>
      </w:r>
      <w:r w:rsidR="00CA2605" w:rsidRPr="00286C08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</w:t>
      </w:r>
      <w:r w:rsidR="00BB26F3" w:rsidRPr="00286C08">
        <w:rPr>
          <w:rFonts w:ascii="Times New Roman" w:eastAsia="MS Mincho" w:hAnsi="Times New Roman" w:cs="Times New Roman"/>
          <w:sz w:val="22"/>
          <w:szCs w:val="22"/>
          <w:lang w:bidi="he-IL"/>
        </w:rPr>
        <w:t>[Subservice organization</w:t>
      </w:r>
      <w:r w:rsidR="00BB26F3" w:rsidRPr="00286C08">
        <w:rPr>
          <w:rFonts w:ascii="Times New Roman" w:eastAsiaTheme="minorEastAsia" w:hAnsi="Times New Roman" w:cs="Times New Roman"/>
          <w:sz w:val="22"/>
          <w:szCs w:val="22"/>
          <w:lang w:eastAsia="zh-CN" w:bidi="he-IL"/>
        </w:rPr>
        <w:t xml:space="preserve"> </w:t>
      </w:r>
      <w:r w:rsidR="003571A7" w:rsidRPr="00286C08">
        <w:rPr>
          <w:rFonts w:ascii="Times New Roman" w:eastAsiaTheme="minorEastAsia" w:hAnsi="Times New Roman" w:cs="Times New Roman"/>
          <w:sz w:val="22"/>
          <w:szCs w:val="22"/>
          <w:lang w:eastAsia="zh-CN" w:bidi="he-IL"/>
        </w:rPr>
        <w:t xml:space="preserve">A </w:t>
      </w:r>
      <w:r w:rsidR="00BB26F3" w:rsidRPr="00286C08">
        <w:rPr>
          <w:rFonts w:ascii="Times New Roman" w:eastAsiaTheme="minorEastAsia" w:hAnsi="Times New Roman" w:cs="Times New Roman"/>
          <w:sz w:val="22"/>
          <w:szCs w:val="22"/>
          <w:lang w:eastAsia="zh-CN" w:bidi="he-IL"/>
        </w:rPr>
        <w:t>short name</w:t>
      </w:r>
      <w:r w:rsidR="00BB26F3" w:rsidRPr="00286C08">
        <w:rPr>
          <w:rFonts w:ascii="Times New Roman" w:eastAsia="MS Mincho" w:hAnsi="Times New Roman" w:cs="Times New Roman"/>
          <w:sz w:val="22"/>
          <w:szCs w:val="22"/>
          <w:lang w:bidi="he-IL"/>
        </w:rPr>
        <w:t>]</w:t>
      </w:r>
      <w:r w:rsidR="00BB26F3" w:rsidRPr="00B0304D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 xml:space="preserve"> and </w:t>
      </w:r>
      <w:r w:rsidR="00BB26F3" w:rsidRPr="00286C08">
        <w:rPr>
          <w:rFonts w:ascii="Times New Roman" w:eastAsia="MS Mincho" w:hAnsi="Times New Roman" w:cs="Times New Roman"/>
          <w:sz w:val="22"/>
          <w:szCs w:val="22"/>
          <w:lang w:bidi="he-IL"/>
        </w:rPr>
        <w:t>[Subservice organization</w:t>
      </w:r>
      <w:r w:rsidR="00BB26F3" w:rsidRPr="00286C08">
        <w:rPr>
          <w:rFonts w:ascii="Times New Roman" w:eastAsiaTheme="minorEastAsia" w:hAnsi="Times New Roman" w:cs="Times New Roman"/>
          <w:sz w:val="22"/>
          <w:szCs w:val="22"/>
          <w:lang w:eastAsia="zh-CN" w:bidi="he-IL"/>
        </w:rPr>
        <w:t xml:space="preserve"> </w:t>
      </w:r>
      <w:r w:rsidR="004B1DF2">
        <w:rPr>
          <w:rFonts w:ascii="Times New Roman" w:eastAsiaTheme="minorEastAsia" w:hAnsi="Times New Roman" w:cs="Times New Roman"/>
          <w:sz w:val="22"/>
          <w:szCs w:val="22"/>
          <w:lang w:eastAsia="zh-CN" w:bidi="he-IL"/>
        </w:rPr>
        <w:t>B</w:t>
      </w:r>
      <w:r w:rsidR="00BB26F3" w:rsidRPr="00286C08">
        <w:rPr>
          <w:rFonts w:ascii="Times New Roman" w:eastAsiaTheme="minorEastAsia" w:hAnsi="Times New Roman" w:cs="Times New Roman"/>
          <w:sz w:val="22"/>
          <w:szCs w:val="22"/>
          <w:lang w:eastAsia="zh-CN" w:bidi="he-IL"/>
        </w:rPr>
        <w:t xml:space="preserve"> short name</w:t>
      </w:r>
      <w:r w:rsidR="00BB26F3" w:rsidRPr="00286C08">
        <w:rPr>
          <w:rFonts w:ascii="Times New Roman" w:eastAsia="MS Mincho" w:hAnsi="Times New Roman" w:cs="Times New Roman"/>
          <w:sz w:val="22"/>
          <w:szCs w:val="22"/>
          <w:lang w:bidi="he-IL"/>
        </w:rPr>
        <w:t>]</w:t>
      </w:r>
      <w:r w:rsidR="00BB26F3" w:rsidRPr="00B0304D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 xml:space="preserve"> are hereinafter collectively referred to as the “subservice organizations”</w:t>
      </w:r>
      <w:bookmarkEnd w:id="10"/>
      <w:r w:rsidR="00D502D2" w:rsidRPr="00B0304D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.</w:t>
      </w:r>
      <w:r w:rsidR="00640937" w:rsidRPr="00640937">
        <w:rPr>
          <w:rFonts w:ascii="Times New Roman" w:eastAsia="MS Mincho" w:hAnsi="Times New Roman" w:cs="Times New Roman"/>
          <w:sz w:val="22"/>
          <w:szCs w:val="22"/>
          <w:lang w:bidi="he-IL"/>
        </w:rPr>
        <w:t>]</w:t>
      </w:r>
      <w:commentRangeEnd w:id="9"/>
      <w:r w:rsidR="002341DD" w:rsidRPr="00640937">
        <w:rPr>
          <w:rStyle w:val="a9"/>
        </w:rPr>
        <w:commentReference w:id="9"/>
      </w:r>
      <w:r w:rsidR="00D502D2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The Description indicates that</w:t>
      </w:r>
      <w:r w:rsidR="00873D4F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873D4F" w:rsidRPr="00873D4F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complementary controls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A83F50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at</w:t>
      </w:r>
      <w:r w:rsidR="000616A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the sub</w:t>
      </w:r>
      <w:r w:rsidR="00F21C9E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service organization</w:t>
      </w:r>
      <w:r w:rsidR="00F21C9E" w:rsidRPr="006E5303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[s]</w:t>
      </w:r>
      <w:r w:rsidR="00F21C9E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88041B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that 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are suitably designed and operating effectively </w:t>
      </w:r>
      <w:r w:rsidR="00FF3CEC" w:rsidRPr="00FF3CEC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are necessary</w:t>
      </w:r>
      <w:r w:rsidR="00FF3CEC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,</w:t>
      </w:r>
      <w:r w:rsidR="00FF3CEC" w:rsidRPr="00FF3CEC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along with controls at the Service Organization</w:t>
      </w:r>
      <w:ins w:id="11" w:author="Stella TY Shen" w:date="2023-11-29T15:56:00Z">
        <w:r w:rsidR="005A218C" w:rsidRPr="005A218C">
          <w:rPr>
            <w:rFonts w:ascii="Times New Roman" w:eastAsia="MS Mincho" w:hAnsi="Times New Roman" w:cs="Times New Roman" w:hint="eastAsia"/>
            <w:b w:val="0"/>
            <w:sz w:val="22"/>
            <w:szCs w:val="22"/>
            <w:lang w:bidi="he-IL"/>
            <w:rPrChange w:id="12" w:author="Stella TY Shen" w:date="2023-11-29T15:56:00Z">
              <w:rPr>
                <w:rFonts w:asciiTheme="minorEastAsia" w:eastAsiaTheme="minorEastAsia" w:hAnsiTheme="minorEastAsia" w:cs="Times New Roman" w:hint="eastAsia"/>
                <w:b w:val="0"/>
                <w:sz w:val="22"/>
                <w:szCs w:val="22"/>
                <w:lang w:eastAsia="zh-CN" w:bidi="he-IL"/>
              </w:rPr>
            </w:rPrChange>
          </w:rPr>
          <w:t>,</w:t>
        </w:r>
      </w:ins>
      <w:r w:rsidR="00F01BB5" w:rsidRPr="005A218C">
        <w:rPr>
          <w:rFonts w:ascii="Times New Roman" w:eastAsia="MS Mincho" w:hAnsi="Times New Roman" w:cs="Times New Roman"/>
          <w:b w:val="0"/>
          <w:sz w:val="22"/>
          <w:szCs w:val="22"/>
          <w:lang w:bidi="he-IL"/>
          <w:rPrChange w:id="13" w:author="Stella TY Shen" w:date="2023-11-29T15:56:00Z">
            <w:rPr/>
          </w:rPrChange>
        </w:rPr>
        <w:t xml:space="preserve"> </w:t>
      </w:r>
      <w:r w:rsidR="00F01BB5" w:rsidRPr="00F01BB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to achieve </w:t>
      </w:r>
      <w:ins w:id="14" w:author="Stella TY Shen" w:date="2023-11-29T15:56:00Z">
        <w:r w:rsidR="001849A9" w:rsidRPr="00286C08">
          <w:rPr>
            <w:rFonts w:ascii="Times New Roman" w:eastAsia="MS Mincho" w:hAnsi="Times New Roman" w:cs="Times New Roman"/>
            <w:bCs/>
            <w:sz w:val="22"/>
            <w:szCs w:val="22"/>
            <w:lang w:bidi="he-IL"/>
          </w:rPr>
          <w:t>[Service organization short name]</w:t>
        </w:r>
        <w:r w:rsidR="001849A9" w:rsidRPr="00B4474C">
          <w:rPr>
            <w:rFonts w:ascii="Times New Roman" w:eastAsia="MS Mincho" w:hAnsi="Times New Roman" w:cs="Times New Roman"/>
            <w:b w:val="0"/>
            <w:sz w:val="22"/>
            <w:szCs w:val="22"/>
            <w:lang w:bidi="he-IL"/>
          </w:rPr>
          <w:t>’s</w:t>
        </w:r>
      </w:ins>
      <w:del w:id="15" w:author="Stella TY Shen" w:date="2023-11-29T15:56:00Z">
        <w:r w:rsidR="00F01BB5" w:rsidRPr="00F01BB5" w:rsidDel="001849A9">
          <w:rPr>
            <w:rFonts w:ascii="Times New Roman" w:eastAsia="MS Mincho" w:hAnsi="Times New Roman" w:cs="Times New Roman"/>
            <w:b w:val="0"/>
            <w:sz w:val="22"/>
            <w:szCs w:val="22"/>
            <w:lang w:bidi="he-IL"/>
          </w:rPr>
          <w:delText>the</w:delText>
        </w:r>
      </w:del>
      <w:r w:rsidR="00F01BB5" w:rsidRPr="00F01BB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service commitments and system requirements</w:t>
      </w:r>
      <w:ins w:id="16" w:author="Stella TY Shen" w:date="2023-11-29T15:57:00Z">
        <w:r w:rsidR="00E54AB0" w:rsidRPr="00B4474C">
          <w:rPr>
            <w:rFonts w:ascii="Times New Roman" w:eastAsia="MS Mincho" w:hAnsi="Times New Roman" w:cs="Times New Roman"/>
            <w:b w:val="0"/>
            <w:sz w:val="22"/>
            <w:szCs w:val="22"/>
            <w:lang w:bidi="he-IL"/>
          </w:rPr>
          <w:t>, based on the applicable trust services criteria</w:t>
        </w:r>
      </w:ins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. </w:t>
      </w:r>
      <w:r w:rsidR="00BB3C32" w:rsidRPr="00BB3C32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The Description presents</w:t>
      </w:r>
      <w:r w:rsidR="00BB3C32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BB3C32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[Service organization short name]</w:t>
      </w:r>
      <w:r w:rsidR="00BB3C32" w:rsidRPr="006E530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’</w:t>
      </w:r>
      <w:r w:rsidR="00BB3C32" w:rsidRPr="00BB3C32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s controls and the types of complementary subservice organization controls assumed in the design of </w:t>
      </w:r>
      <w:r w:rsidR="00C07B04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[Service organization short name]</w:t>
      </w:r>
      <w:r w:rsidR="00C07B04" w:rsidRPr="006E530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’</w:t>
      </w:r>
      <w:r w:rsidR="00C07B04" w:rsidRPr="00BB3C32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s</w:t>
      </w:r>
      <w:r w:rsidR="00BB3C32" w:rsidRPr="00BB3C32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controls.</w:t>
      </w:r>
      <w:r w:rsidR="00C07B04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Description does not </w:t>
      </w:r>
      <w:r w:rsidR="00640F26" w:rsidRPr="00640F26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disclose</w:t>
      </w:r>
      <w:r w:rsidR="00640F26" w:rsidRPr="00640F26" w:rsidDel="00640F26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5B722F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</w:t>
      </w:r>
      <w:r w:rsidR="00640F26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actual 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controls </w:t>
      </w:r>
      <w:r w:rsidR="00640F26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at</w:t>
      </w:r>
      <w:r w:rsidR="00640F26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="00432F87"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the subservice organization</w:t>
      </w:r>
      <w:r w:rsidR="00640F26" w:rsidRPr="00640F26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</w:t>
      </w:r>
      <w:r w:rsidR="00446728" w:rsidRPr="00640F26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s</w:t>
      </w:r>
      <w:r w:rsidR="00640F26" w:rsidRPr="00640F26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]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.</w:t>
      </w:r>
    </w:p>
    <w:p w14:paraId="0B9D4C38" w14:textId="77777777" w:rsidR="00181FAC" w:rsidRPr="00135BDA" w:rsidRDefault="00181FAC" w:rsidP="00E63FA1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7B0BFFE2" w14:textId="567A3A2B" w:rsidR="00D77AB1" w:rsidRPr="00135BDA" w:rsidRDefault="00D77AB1" w:rsidP="00135BDA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commentRangeStart w:id="17"/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Description </w:t>
      </w:r>
      <w:r w:rsidR="00F2364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also 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indicates </w:t>
      </w:r>
      <w:r w:rsidR="00C720FF" w:rsidRPr="00FE11A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complementary user entity controls that are suitably designed and operating effectively are necessary along with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[Service organization</w:t>
      </w:r>
      <w:r w:rsidR="00432F87"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 short name</w:t>
      </w:r>
      <w:r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]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’s controls </w:t>
      </w:r>
      <w:r w:rsidR="004C1A4A" w:rsidRPr="009572DE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to achieve the service commitments and system requirements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. The Description </w:t>
      </w:r>
      <w:r w:rsidR="001D5A11" w:rsidRPr="0034501D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presents </w:t>
      </w:r>
      <w:r w:rsidR="001D5A11" w:rsidRPr="00DB7F33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</w:t>
      </w:r>
      <w:r w:rsidR="001D5A11"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>Service organization short name]</w:t>
      </w:r>
      <w:r w:rsidR="001D5A1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’s controls </w:t>
      </w:r>
      <w:r w:rsidR="001D5A11" w:rsidRPr="008E4A38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and the complementary user entity controls assumed in the design of </w:t>
      </w:r>
      <w:r w:rsidR="001D5A11" w:rsidRPr="00DB7F33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</w:t>
      </w:r>
      <w:r w:rsidR="001D5A11"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>Service organization short name]</w:t>
      </w:r>
      <w:r w:rsidR="001D5A11" w:rsidRPr="00DB7F33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’s controls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.</w:t>
      </w:r>
      <w:r w:rsidRPr="00135BDA">
        <w:rPr>
          <w:rFonts w:ascii="Times New Roman" w:eastAsia="MS Mincho" w:hAnsi="Times New Roman" w:cs="Times New Roman"/>
          <w:sz w:val="22"/>
          <w:szCs w:val="22"/>
          <w:vertAlign w:val="superscript"/>
          <w:lang w:bidi="he-IL"/>
        </w:rPr>
        <w:t xml:space="preserve"> </w:t>
      </w:r>
      <w:commentRangeEnd w:id="17"/>
      <w:r w:rsidR="00035C23">
        <w:rPr>
          <w:rStyle w:val="a9"/>
        </w:rPr>
        <w:commentReference w:id="17"/>
      </w:r>
    </w:p>
    <w:p w14:paraId="16648CEC" w14:textId="77777777" w:rsidR="00D77AB1" w:rsidRPr="00135BDA" w:rsidRDefault="00D77AB1" w:rsidP="00E63FA1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2A7EEB1D" w14:textId="5FC95E2A" w:rsidR="00D77AB1" w:rsidRPr="00135BDA" w:rsidRDefault="00D77AB1" w:rsidP="00E63FA1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We confirm, to the best of our knowledge and belief, that:</w:t>
      </w:r>
    </w:p>
    <w:p w14:paraId="620E85E9" w14:textId="77777777" w:rsidR="00D77AB1" w:rsidRPr="00135BDA" w:rsidRDefault="00D77AB1" w:rsidP="00E63FA1">
      <w:pPr>
        <w:widowControl w:val="0"/>
        <w:tabs>
          <w:tab w:val="left" w:pos="108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62341555" w14:textId="0C77EDC0" w:rsidR="00D77AB1" w:rsidRPr="00135BDA" w:rsidRDefault="00D77AB1" w:rsidP="00E63FA1">
      <w:pPr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overflowPunct/>
        <w:snapToGrid w:val="0"/>
        <w:spacing w:line="276" w:lineRule="auto"/>
        <w:jc w:val="both"/>
        <w:textAlignment w:val="auto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lastRenderedPageBreak/>
        <w:t xml:space="preserve">The Description </w:t>
      </w:r>
      <w:bookmarkStart w:id="18" w:name="_DV_M1185"/>
      <w:bookmarkEnd w:id="18"/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presents the</w:t>
      </w:r>
      <w:bookmarkStart w:id="19" w:name="_DV_M1186"/>
      <w:bookmarkEnd w:id="19"/>
      <w:r w:rsidRPr="00135BDA">
        <w:rPr>
          <w:rFonts w:ascii="Times New Roman" w:eastAsia="MS Mincho" w:hAnsi="Times New Roman" w:cs="Times New Roman"/>
          <w:b w:val="0"/>
          <w:i/>
          <w:sz w:val="22"/>
          <w:szCs w:val="22"/>
          <w:lang w:bidi="he-IL"/>
        </w:rPr>
        <w:t xml:space="preserve"> 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System that was designed</w:t>
      </w:r>
      <w:ins w:id="20" w:author="Grison Yao" w:date="2025-08-25T10:33:00Z" w16du:dateUtc="2025-08-25T02:33:00Z">
        <w:r w:rsidR="003535B7">
          <w:rPr>
            <w:rFonts w:ascii="Times New Roman" w:eastAsiaTheme="minorEastAsia" w:hAnsi="Times New Roman" w:cs="Times New Roman" w:hint="eastAsia"/>
            <w:b w:val="0"/>
            <w:sz w:val="22"/>
            <w:szCs w:val="22"/>
            <w:lang w:eastAsia="zh-CN" w:bidi="he-IL"/>
          </w:rPr>
          <w:t xml:space="preserve"> </w:t>
        </w:r>
        <w:r w:rsidR="003535B7" w:rsidRPr="003535B7">
          <w:rPr>
            <w:rFonts w:ascii="Times New Roman" w:eastAsiaTheme="minorEastAsia" w:hAnsi="Times New Roman" w:cs="Times New Roman"/>
            <w:b w:val="0"/>
            <w:sz w:val="22"/>
            <w:szCs w:val="22"/>
            <w:lang w:eastAsia="zh-CN" w:bidi="he-IL"/>
          </w:rPr>
          <w:t>and implemented</w:t>
        </w:r>
      </w:ins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as of</w:t>
      </w:r>
      <w:r w:rsidRPr="00135BDA">
        <w:rPr>
          <w:rFonts w:ascii="Times New Roman" w:eastAsia="MS Mincho" w:hAnsi="Times New Roman" w:cs="Times New Roman"/>
          <w:sz w:val="22"/>
          <w:szCs w:val="22"/>
        </w:rPr>
        <w:t xml:space="preserve"> </w:t>
      </w:r>
      <w:r w:rsidRPr="00286C08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</w:t>
      </w:r>
      <w:r w:rsidRPr="00135BDA">
        <w:rPr>
          <w:rFonts w:ascii="Times New Roman" w:eastAsia="MS Mincho" w:hAnsi="Times New Roman" w:cs="Times New Roman"/>
          <w:sz w:val="22"/>
          <w:szCs w:val="22"/>
          <w:lang w:bidi="he-IL"/>
        </w:rPr>
        <w:t>date</w:t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], in accordance with the Description Criteria</w:t>
      </w:r>
      <w:bookmarkStart w:id="21" w:name="_DV_M1187"/>
      <w:bookmarkEnd w:id="21"/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. </w:t>
      </w:r>
    </w:p>
    <w:p w14:paraId="032347FB" w14:textId="77777777" w:rsidR="00D77AB1" w:rsidRPr="00135BDA" w:rsidRDefault="00D77AB1" w:rsidP="00E63FA1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7095E69E" w14:textId="00C6182F" w:rsidR="00D77AB1" w:rsidRPr="002641A3" w:rsidRDefault="00D77AB1" w:rsidP="00286C08">
      <w:pPr>
        <w:pStyle w:val="a3"/>
        <w:widowControl w:val="0"/>
        <w:numPr>
          <w:ilvl w:val="0"/>
          <w:numId w:val="1"/>
        </w:numPr>
        <w:tabs>
          <w:tab w:val="left" w:pos="360"/>
          <w:tab w:val="left" w:pos="1080"/>
          <w:tab w:val="left" w:pos="1440"/>
        </w:tabs>
        <w:spacing w:line="276" w:lineRule="auto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bookmarkStart w:id="22" w:name="_DV_M1189"/>
      <w:bookmarkStart w:id="23" w:name="_DV_M1190"/>
      <w:bookmarkStart w:id="24" w:name="_DV_M1191"/>
      <w:bookmarkStart w:id="25" w:name="_DV_M1192"/>
      <w:bookmarkStart w:id="26" w:name="_DV_M1194"/>
      <w:bookmarkStart w:id="27" w:name="_DV_M1195"/>
      <w:bookmarkStart w:id="28" w:name="_DV_M1197"/>
      <w:bookmarkStart w:id="29" w:name="_DV_M1198"/>
      <w:bookmarkStart w:id="30" w:name="_DV_M1200"/>
      <w:bookmarkStart w:id="31" w:name="_DV_M1201"/>
      <w:bookmarkStart w:id="32" w:name="_DV_M1203"/>
      <w:bookmarkStart w:id="33" w:name="_DV_M1204"/>
      <w:bookmarkStart w:id="34" w:name="_DV_M1208"/>
      <w:bookmarkStart w:id="35" w:name="_DV_M1210"/>
      <w:bookmarkStart w:id="36" w:name="_DV_M1211"/>
      <w:bookmarkStart w:id="37" w:name="_DV_M1212"/>
      <w:bookmarkStart w:id="38" w:name="_DV_M1214"/>
      <w:bookmarkStart w:id="39" w:name="_DV_M1215"/>
      <w:bookmarkStart w:id="40" w:name="_DV_M1217"/>
      <w:bookmarkStart w:id="41" w:name="_DV_M1218"/>
      <w:bookmarkStart w:id="42" w:name="_DV_M1223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r w:rsidRPr="00135BDA">
        <w:rPr>
          <w:rFonts w:ascii="Times New Roman" w:eastAsia="MS Mincho" w:hAnsi="Times New Roman" w:cs="Times New Roman"/>
          <w:sz w:val="22"/>
          <w:szCs w:val="22"/>
        </w:rPr>
        <w:t xml:space="preserve">The </w:t>
      </w:r>
      <w:bookmarkStart w:id="43" w:name="_DV_M1222"/>
      <w:bookmarkEnd w:id="43"/>
      <w:r w:rsidRPr="00135BDA">
        <w:rPr>
          <w:rFonts w:ascii="Times New Roman" w:eastAsia="MS Mincho" w:hAnsi="Times New Roman" w:cs="Times New Roman"/>
          <w:sz w:val="22"/>
          <w:szCs w:val="22"/>
          <w:lang w:bidi="he-IL"/>
        </w:rPr>
        <w:t>controls stated in the Description were suitably designed to provide reasonable assurance that</w:t>
      </w:r>
      <w:r w:rsidRPr="00E63FA1">
        <w:rPr>
          <w:rFonts w:ascii="Times New Roman" w:hAnsi="Times New Roman" w:cs="Times New Roman"/>
          <w:sz w:val="22"/>
          <w:szCs w:val="22"/>
        </w:rPr>
        <w:t xml:space="preserve"> </w:t>
      </w:r>
      <w:r w:rsidR="000047BE" w:rsidRPr="0070036F">
        <w:rPr>
          <w:rFonts w:ascii="Times New Roman" w:eastAsia="MS Mincho" w:hAnsi="Times New Roman" w:cs="Times New Roman"/>
          <w:b/>
          <w:sz w:val="22"/>
          <w:szCs w:val="22"/>
          <w:lang w:bidi="he-IL"/>
        </w:rPr>
        <w:t>[Service organization short name]</w:t>
      </w:r>
      <w:r w:rsidR="000047BE" w:rsidRPr="00DB7F33">
        <w:rPr>
          <w:rFonts w:ascii="Times New Roman" w:eastAsia="MS Mincho" w:hAnsi="Times New Roman" w:cs="Times New Roman"/>
          <w:sz w:val="22"/>
          <w:szCs w:val="22"/>
          <w:lang w:bidi="he-IL"/>
        </w:rPr>
        <w:t>’</w:t>
      </w:r>
      <w:r w:rsidR="000047BE">
        <w:rPr>
          <w:rFonts w:ascii="Times New Roman" w:eastAsia="MS Mincho" w:hAnsi="Times New Roman" w:cs="Times New Roman"/>
          <w:sz w:val="22"/>
          <w:szCs w:val="22"/>
          <w:lang w:bidi="he-IL"/>
        </w:rPr>
        <w:t>s</w:t>
      </w:r>
      <w:r w:rsidRPr="00135BDA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service commitments and system requirements would be achieved based on the applicable trust services criteria, if </w:t>
      </w:r>
      <w:ins w:id="44" w:author="Stella TY Shen" w:date="2023-11-29T15:59:00Z">
        <w:r w:rsidR="00257D14">
          <w:rPr>
            <w:rFonts w:ascii="Times New Roman" w:eastAsia="MS Mincho" w:hAnsi="Times New Roman" w:cs="Times New Roman"/>
            <w:sz w:val="22"/>
            <w:szCs w:val="22"/>
            <w:lang w:bidi="he-IL"/>
          </w:rPr>
          <w:t>its</w:t>
        </w:r>
      </w:ins>
      <w:del w:id="45" w:author="Stella TY Shen" w:date="2023-11-29T15:59:00Z">
        <w:r w:rsidRPr="00135BDA" w:rsidDel="00257D14">
          <w:rPr>
            <w:rFonts w:ascii="Times New Roman" w:eastAsia="MS Mincho" w:hAnsi="Times New Roman" w:cs="Times New Roman"/>
            <w:sz w:val="22"/>
            <w:szCs w:val="22"/>
            <w:lang w:bidi="he-IL"/>
          </w:rPr>
          <w:delText>the</w:delText>
        </w:r>
      </w:del>
      <w:r w:rsidRPr="00135BDA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controls operated </w:t>
      </w:r>
      <w:r w:rsidR="007C4CAE" w:rsidRPr="00F86CBA">
        <w:rPr>
          <w:rFonts w:ascii="Times New Roman" w:eastAsia="MS Mincho" w:hAnsi="Times New Roman" w:cs="Times New Roman"/>
          <w:sz w:val="22"/>
          <w:szCs w:val="22"/>
          <w:lang w:bidi="he-IL"/>
        </w:rPr>
        <w:t>effectively</w:t>
      </w:r>
      <w:r w:rsidRPr="00D7066E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</w:t>
      </w:r>
      <w:commentRangeStart w:id="46"/>
      <w:r w:rsidR="00035C23">
        <w:rPr>
          <w:rFonts w:ascii="Times New Roman" w:eastAsia="MS Mincho" w:hAnsi="Times New Roman" w:cs="Times New Roman"/>
          <w:sz w:val="22"/>
          <w:szCs w:val="22"/>
          <w:lang w:bidi="he-IL"/>
        </w:rPr>
        <w:t>[</w:t>
      </w:r>
      <w:r w:rsidRPr="00706EDD">
        <w:rPr>
          <w:rFonts w:ascii="Times New Roman" w:hAnsi="Times New Roman" w:cs="Times New Roman"/>
          <w:sz w:val="22"/>
          <w:szCs w:val="22"/>
        </w:rPr>
        <w:t>and if user entities applied the complementary user entity controls and the subservice organization</w:t>
      </w:r>
      <w:r w:rsidR="0080396C" w:rsidRPr="00706EDD">
        <w:rPr>
          <w:rFonts w:ascii="Times New Roman" w:hAnsi="Times New Roman" w:cs="Times New Roman"/>
          <w:sz w:val="22"/>
          <w:szCs w:val="22"/>
        </w:rPr>
        <w:t>s</w:t>
      </w:r>
      <w:r w:rsidRPr="00706EDD">
        <w:rPr>
          <w:rFonts w:ascii="Times New Roman" w:hAnsi="Times New Roman" w:cs="Times New Roman"/>
          <w:sz w:val="22"/>
          <w:szCs w:val="22"/>
        </w:rPr>
        <w:t xml:space="preserve"> applied the </w:t>
      </w:r>
      <w:ins w:id="47" w:author="Stella TY Shen" w:date="2023-11-29T15:57:00Z">
        <w:r w:rsidR="003158D0" w:rsidRPr="000B7208">
          <w:rPr>
            <w:rFonts w:ascii="Times New Roman" w:hAnsi="Times New Roman" w:cs="Times New Roman"/>
            <w:sz w:val="22"/>
            <w:szCs w:val="22"/>
          </w:rPr>
          <w:t xml:space="preserve">complementary </w:t>
        </w:r>
      </w:ins>
      <w:r w:rsidRPr="00706EDD">
        <w:rPr>
          <w:rFonts w:ascii="Times New Roman" w:hAnsi="Times New Roman" w:cs="Times New Roman"/>
          <w:sz w:val="22"/>
          <w:szCs w:val="22"/>
        </w:rPr>
        <w:t>controls</w:t>
      </w:r>
      <w:r w:rsidRPr="00D7066E">
        <w:rPr>
          <w:rFonts w:ascii="Times New Roman" w:hAnsi="Times New Roman" w:cs="Times New Roman"/>
          <w:sz w:val="22"/>
          <w:szCs w:val="22"/>
        </w:rPr>
        <w:t xml:space="preserve"> assumed in the design of </w:t>
      </w:r>
      <w:r w:rsidRPr="00286C08">
        <w:rPr>
          <w:rFonts w:ascii="Times New Roman" w:hAnsi="Times New Roman" w:cs="Times New Roman"/>
          <w:b/>
          <w:bCs/>
          <w:sz w:val="22"/>
          <w:szCs w:val="22"/>
        </w:rPr>
        <w:t xml:space="preserve">[Service organization </w:t>
      </w:r>
      <w:r w:rsidR="00432F87" w:rsidRPr="00286C08">
        <w:rPr>
          <w:rFonts w:ascii="Times New Roman" w:hAnsi="Times New Roman" w:cs="Times New Roman"/>
          <w:b/>
          <w:bCs/>
          <w:sz w:val="22"/>
          <w:szCs w:val="22"/>
        </w:rPr>
        <w:t xml:space="preserve">short </w:t>
      </w:r>
      <w:r w:rsidRPr="00286C08">
        <w:rPr>
          <w:rFonts w:ascii="Times New Roman" w:hAnsi="Times New Roman" w:cs="Times New Roman"/>
          <w:b/>
          <w:bCs/>
          <w:sz w:val="22"/>
          <w:szCs w:val="22"/>
        </w:rPr>
        <w:t>name]</w:t>
      </w:r>
      <w:r w:rsidRPr="00D7066E">
        <w:rPr>
          <w:rFonts w:ascii="Times New Roman" w:hAnsi="Times New Roman" w:cs="Times New Roman"/>
          <w:bCs/>
          <w:sz w:val="22"/>
          <w:szCs w:val="22"/>
        </w:rPr>
        <w:t>’s controls</w:t>
      </w:r>
      <w:r w:rsidR="008E197B">
        <w:rPr>
          <w:rFonts w:ascii="Times New Roman" w:hAnsi="Times New Roman" w:cs="Times New Roman"/>
          <w:sz w:val="22"/>
          <w:szCs w:val="22"/>
        </w:rPr>
        <w:t>]</w:t>
      </w:r>
      <w:commentRangeEnd w:id="46"/>
      <w:r w:rsidR="008E197B">
        <w:rPr>
          <w:rStyle w:val="a9"/>
          <w:rFonts w:ascii="Arial Bold" w:hAnsi="Arial Bold" w:cs="Arial"/>
          <w:b/>
          <w:lang w:val="en-US" w:eastAsia="en-US"/>
        </w:rPr>
        <w:commentReference w:id="46"/>
      </w:r>
      <w:r w:rsidRPr="00135BDA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as of</w:t>
      </w:r>
      <w:r w:rsidRPr="00135BDA">
        <w:rPr>
          <w:rFonts w:ascii="Times New Roman" w:hAnsi="Times New Roman" w:cs="Times New Roman"/>
          <w:sz w:val="22"/>
          <w:szCs w:val="22"/>
        </w:rPr>
        <w:t xml:space="preserve"> </w:t>
      </w:r>
      <w:r w:rsidRPr="00286C08">
        <w:rPr>
          <w:rFonts w:ascii="Times New Roman" w:hAnsi="Times New Roman" w:cs="Times New Roman"/>
          <w:b/>
          <w:bCs/>
          <w:sz w:val="22"/>
          <w:szCs w:val="22"/>
        </w:rPr>
        <w:t>[date]</w:t>
      </w:r>
      <w:r w:rsidRPr="00135BDA">
        <w:rPr>
          <w:rFonts w:ascii="Times New Roman" w:hAnsi="Times New Roman" w:cs="Times New Roman"/>
          <w:sz w:val="22"/>
          <w:szCs w:val="22"/>
        </w:rPr>
        <w:t>.</w:t>
      </w:r>
    </w:p>
    <w:p w14:paraId="41BD2546" w14:textId="77777777" w:rsidR="00D77AB1" w:rsidRDefault="00D77AB1" w:rsidP="00135BDA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49" w:name="_DV_M1224"/>
      <w:bookmarkStart w:id="50" w:name="_DV_M1227"/>
      <w:bookmarkStart w:id="51" w:name="_DV_M1228"/>
      <w:bookmarkStart w:id="52" w:name="_DV_M1230"/>
      <w:bookmarkStart w:id="53" w:name="_DV_M1231"/>
      <w:bookmarkEnd w:id="49"/>
      <w:bookmarkEnd w:id="50"/>
      <w:bookmarkEnd w:id="51"/>
      <w:bookmarkEnd w:id="52"/>
      <w:bookmarkEnd w:id="53"/>
    </w:p>
    <w:p w14:paraId="71E0368E" w14:textId="77777777" w:rsidR="002641A3" w:rsidRDefault="002641A3" w:rsidP="00135BDA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46C6B6ED" w14:textId="77777777" w:rsidR="002641A3" w:rsidRDefault="002641A3" w:rsidP="00135BDA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3BEA813A" w14:textId="77777777" w:rsidR="002641A3" w:rsidRPr="00135BDA" w:rsidRDefault="002641A3" w:rsidP="00135BDA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11434A59" w14:textId="02106F76" w:rsidR="001D5D99" w:rsidRPr="00135BDA" w:rsidRDefault="00D77AB1" w:rsidP="00E63FA1">
      <w:pPr>
        <w:widowControl w:val="0"/>
        <w:snapToGrid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[</w:t>
      </w:r>
      <w:commentRangeStart w:id="54"/>
      <w:r w:rsidR="004D294C" w:rsidRPr="00135BDA">
        <w:rPr>
          <w:rFonts w:ascii="Times New Roman" w:eastAsia="MS Mincho" w:hAnsi="Times New Roman" w:cs="Times New Roman"/>
          <w:sz w:val="22"/>
          <w:szCs w:val="22"/>
          <w:lang w:bidi="he-IL"/>
        </w:rPr>
        <w:t>Service organization name</w:t>
      </w:r>
      <w:commentRangeEnd w:id="54"/>
      <w:r w:rsidR="00480144" w:rsidRPr="00135BDA">
        <w:rPr>
          <w:rStyle w:val="a9"/>
          <w:rFonts w:ascii="Times New Roman" w:hAnsi="Times New Roman" w:cs="Times New Roman"/>
          <w:sz w:val="22"/>
          <w:szCs w:val="22"/>
        </w:rPr>
        <w:commentReference w:id="54"/>
      </w:r>
      <w:r w:rsidRPr="00135BDA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]</w:t>
      </w:r>
    </w:p>
    <w:sectPr w:rsidR="001D5D99" w:rsidRPr="00135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Sally Zhong" w:date="2023-04-26T11:45:00Z" w:initials="SZ">
    <w:p w14:paraId="6D808B0D" w14:textId="2EBEDD28" w:rsidR="000077C2" w:rsidRPr="00303002" w:rsidRDefault="000077C2">
      <w:pPr>
        <w:pStyle w:val="aa"/>
        <w:rPr>
          <w:rFonts w:ascii="黑体" w:eastAsia="黑体" w:hAnsi="黑体" w:hint="eastAsia"/>
          <w:b w:val="0"/>
          <w:bCs/>
          <w:sz w:val="22"/>
          <w:szCs w:val="22"/>
          <w:lang w:eastAsia="zh-CN"/>
        </w:rPr>
      </w:pPr>
      <w:r>
        <w:rPr>
          <w:rStyle w:val="a9"/>
        </w:rPr>
        <w:annotationRef/>
      </w:r>
      <w:r w:rsidR="00732B63" w:rsidRPr="00303002">
        <w:rPr>
          <w:rFonts w:ascii="黑体" w:eastAsia="黑体" w:hAnsi="黑体" w:cs="宋体" w:hint="eastAsia"/>
          <w:b w:val="0"/>
          <w:bCs/>
          <w:sz w:val="22"/>
          <w:szCs w:val="22"/>
          <w:lang w:eastAsia="zh-CN"/>
        </w:rPr>
        <w:t>注：根据报告</w:t>
      </w:r>
      <w:r w:rsidR="00303002" w:rsidRPr="00303002">
        <w:rPr>
          <w:rFonts w:ascii="黑体" w:eastAsia="黑体" w:hAnsi="黑体" w:cs="宋体" w:hint="eastAsia"/>
          <w:b w:val="0"/>
          <w:bCs/>
          <w:sz w:val="22"/>
          <w:szCs w:val="22"/>
          <w:lang w:eastAsia="zh-CN"/>
        </w:rPr>
        <w:t>涵盖范围填写</w:t>
      </w:r>
    </w:p>
  </w:comment>
  <w:comment w:id="7" w:author="Sally Zhong" w:date="2023-04-26T11:47:00Z" w:initials="SZ">
    <w:p w14:paraId="3D1F0A26" w14:textId="16AB2D84" w:rsidR="00303002" w:rsidRPr="00982EB8" w:rsidRDefault="00303002">
      <w:pPr>
        <w:pStyle w:val="aa"/>
        <w:rPr>
          <w:rFonts w:ascii="Times New Roman" w:hAnsi="Times New Roman"/>
          <w:lang w:eastAsia="zh-CN"/>
        </w:rPr>
      </w:pPr>
      <w:r>
        <w:rPr>
          <w:rStyle w:val="a9"/>
        </w:rPr>
        <w:annotationRef/>
      </w:r>
      <w:r w:rsidRPr="00982EB8">
        <w:rPr>
          <w:rFonts w:ascii="Times New Roman" w:eastAsia="黑体" w:hAnsi="Times New Roman" w:cs="宋体" w:hint="eastAsia"/>
          <w:b w:val="0"/>
          <w:bCs/>
          <w:sz w:val="22"/>
          <w:szCs w:val="22"/>
          <w:lang w:eastAsia="zh-CN"/>
        </w:rPr>
        <w:t>注：根据报告涵盖范围填写</w:t>
      </w:r>
    </w:p>
  </w:comment>
  <w:comment w:id="9" w:author="Vic Gong" w:date="2023-08-02T13:16:00Z" w:initials="VG">
    <w:p w14:paraId="2078F098" w14:textId="77777777" w:rsidR="002341DD" w:rsidRPr="002341DD" w:rsidRDefault="002341DD" w:rsidP="002341DD">
      <w:pPr>
        <w:pStyle w:val="aa"/>
        <w:rPr>
          <w:rFonts w:ascii="Times New Roman" w:eastAsia="黑体" w:hAnsi="Times New Roman" w:cs="Times New Roman"/>
          <w:b w:val="0"/>
          <w:bCs/>
          <w:lang w:eastAsia="zh-CN"/>
        </w:rPr>
      </w:pPr>
      <w:r>
        <w:rPr>
          <w:rStyle w:val="a9"/>
        </w:rPr>
        <w:annotationRef/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注：</w:t>
      </w:r>
    </w:p>
    <w:p w14:paraId="5AB2B495" w14:textId="77777777" w:rsidR="002341DD" w:rsidRPr="002341DD" w:rsidRDefault="002341DD" w:rsidP="002341DD">
      <w:pPr>
        <w:pStyle w:val="aa"/>
        <w:numPr>
          <w:ilvl w:val="0"/>
          <w:numId w:val="2"/>
        </w:numPr>
        <w:rPr>
          <w:rFonts w:ascii="Times New Roman" w:eastAsia="黑体" w:hAnsi="Times New Roman" w:cs="Times New Roman"/>
          <w:b w:val="0"/>
          <w:bCs/>
          <w:lang w:eastAsia="zh-CN"/>
        </w:rPr>
      </w:pP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如涉及多家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SSO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，使用此句式</w:t>
      </w:r>
    </w:p>
    <w:p w14:paraId="14C6AF45" w14:textId="77777777" w:rsidR="002341DD" w:rsidRPr="002341DD" w:rsidRDefault="002341DD" w:rsidP="002341DD">
      <w:pPr>
        <w:pStyle w:val="aa"/>
        <w:numPr>
          <w:ilvl w:val="0"/>
          <w:numId w:val="2"/>
        </w:numPr>
        <w:rPr>
          <w:rFonts w:ascii="Times New Roman" w:eastAsia="黑体" w:hAnsi="Times New Roman" w:cs="Times New Roman"/>
          <w:b w:val="0"/>
          <w:bCs/>
          <w:lang w:eastAsia="zh-CN"/>
        </w:rPr>
      </w:pP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如果一家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SSO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提供多个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service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，比如云服务包括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ECS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、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RDS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等，不建议罗列出所有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service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，建议采用统称，如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cloud computing services, cloud security services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等</w:t>
      </w:r>
    </w:p>
    <w:p w14:paraId="6F2EE7C3" w14:textId="35B719F5" w:rsidR="002341DD" w:rsidRPr="002341DD" w:rsidRDefault="002341DD" w:rsidP="002341DD">
      <w:pPr>
        <w:pStyle w:val="aa"/>
        <w:numPr>
          <w:ilvl w:val="0"/>
          <w:numId w:val="2"/>
        </w:numPr>
        <w:rPr>
          <w:rFonts w:ascii="Times New Roman" w:eastAsia="黑体" w:hAnsi="Times New Roman" w:cs="Times New Roman"/>
          <w:b w:val="0"/>
          <w:bCs/>
          <w:lang w:eastAsia="zh-CN"/>
        </w:rPr>
      </w:pP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如果一家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SSO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只提供一种具体的服务，可以直接写出，如</w:t>
      </w:r>
      <w:r w:rsidRPr="002341DD">
        <w:rPr>
          <w:rFonts w:ascii="Times New Roman" w:eastAsia="黑体" w:hAnsi="Times New Roman" w:cs="Times New Roman"/>
          <w:b w:val="0"/>
          <w:bCs/>
          <w:lang w:eastAsia="zh-CN"/>
        </w:rPr>
        <w:t>DingTalk Platform service</w:t>
      </w:r>
    </w:p>
  </w:comment>
  <w:comment w:id="17" w:author="Sally Zhong" w:date="2023-04-28T17:32:00Z" w:initials="SZ">
    <w:p w14:paraId="51C677B7" w14:textId="70FBCAC5" w:rsidR="00035C23" w:rsidRDefault="00035C23">
      <w:pPr>
        <w:pStyle w:val="aa"/>
        <w:rPr>
          <w:lang w:eastAsia="zh-CN"/>
        </w:rPr>
      </w:pPr>
      <w:r>
        <w:rPr>
          <w:rStyle w:val="a9"/>
        </w:rPr>
        <w:annotationRef/>
      </w:r>
      <w:r w:rsidRPr="009E217A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注：</w:t>
      </w:r>
      <w:r w:rsidRPr="009E217A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无用户补充</w:t>
      </w:r>
      <w:r w:rsidR="00965E6E" w:rsidRPr="00965E6E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性</w:t>
      </w:r>
      <w:r w:rsidRPr="009E217A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控制，则</w:t>
      </w:r>
      <w:r w:rsidRPr="009E217A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delete</w:t>
      </w:r>
      <w:r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此段描述</w:t>
      </w:r>
    </w:p>
  </w:comment>
  <w:comment w:id="46" w:author="Sally Zhong" w:date="2023-05-17T15:23:00Z" w:initials="SZ">
    <w:p w14:paraId="79042E4F" w14:textId="4651E881" w:rsidR="008E197B" w:rsidRDefault="008E197B">
      <w:pPr>
        <w:pStyle w:val="aa"/>
        <w:rPr>
          <w:lang w:eastAsia="zh-CN"/>
        </w:rPr>
      </w:pPr>
      <w:r>
        <w:rPr>
          <w:rStyle w:val="a9"/>
        </w:rPr>
        <w:annotationRef/>
      </w:r>
      <w:bookmarkStart w:id="48" w:name="_Hlk98933170"/>
      <w:r w:rsidRPr="009E217A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注：</w:t>
      </w:r>
      <w:bookmarkEnd w:id="48"/>
      <w:r w:rsidRPr="009E217A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无用户补充</w:t>
      </w:r>
      <w:r w:rsidR="00965E6E" w:rsidRPr="00965E6E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性</w:t>
      </w:r>
      <w:r w:rsidRPr="009E217A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控制或子服务机构补充</w:t>
      </w:r>
      <w:r w:rsidR="00965E6E" w:rsidRPr="00965E6E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性</w:t>
      </w:r>
      <w:r w:rsidRPr="009E217A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控制，则相应</w:t>
      </w:r>
      <w:r w:rsidRPr="009E217A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delete</w:t>
      </w:r>
      <w:r w:rsidRPr="009E217A">
        <w:rPr>
          <w:rFonts w:ascii="Times New Roman" w:eastAsia="黑体" w:hAnsi="Times New Roman" w:cs="Times New Roman" w:hint="eastAsia"/>
          <w:b w:val="0"/>
          <w:bCs/>
          <w:sz w:val="22"/>
          <w:lang w:eastAsia="zh-CN"/>
        </w:rPr>
        <w:t>有关</w:t>
      </w:r>
      <w:r w:rsidRPr="009E217A">
        <w:rPr>
          <w:rFonts w:ascii="Times New Roman" w:eastAsia="黑体" w:hAnsi="Times New Roman" w:cs="Times New Roman"/>
          <w:b w:val="0"/>
          <w:bCs/>
          <w:sz w:val="22"/>
          <w:lang w:eastAsia="zh-CN"/>
        </w:rPr>
        <w:t>wording</w:t>
      </w:r>
    </w:p>
  </w:comment>
  <w:comment w:id="54" w:author="Nicole H Jin" w:date="2022-03-24T09:51:00Z" w:initials="NHJ">
    <w:p w14:paraId="7B8BAE7E" w14:textId="3C6A1933" w:rsidR="00480144" w:rsidRPr="009D716A" w:rsidRDefault="00480144">
      <w:pPr>
        <w:pStyle w:val="aa"/>
        <w:rPr>
          <w:rFonts w:eastAsiaTheme="minorEastAsia" w:hint="eastAsia"/>
          <w:b w:val="0"/>
          <w:bCs/>
          <w:sz w:val="22"/>
          <w:szCs w:val="22"/>
          <w:lang w:eastAsia="zh-CN"/>
        </w:rPr>
      </w:pPr>
      <w:r>
        <w:rPr>
          <w:rStyle w:val="a9"/>
        </w:rPr>
        <w:annotationRef/>
      </w:r>
      <w:r w:rsidRPr="009D716A">
        <w:rPr>
          <w:rFonts w:ascii="Times New Roman" w:eastAsia="黑体" w:hAnsi="Times New Roman" w:cs="Times New Roman" w:hint="eastAsia"/>
          <w:b w:val="0"/>
          <w:bCs/>
          <w:sz w:val="22"/>
          <w:szCs w:val="22"/>
          <w:lang w:eastAsia="zh-CN"/>
        </w:rPr>
        <w:t>注：落款要注意位置，不要单独一页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808B0D" w15:done="0"/>
  <w15:commentEx w15:paraId="3D1F0A26" w15:done="0"/>
  <w15:commentEx w15:paraId="6F2EE7C3" w15:done="0"/>
  <w15:commentEx w15:paraId="51C677B7" w15:done="0"/>
  <w15:commentEx w15:paraId="79042E4F" w15:done="0"/>
  <w15:commentEx w15:paraId="7B8BAE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F38D70" w16cex:dateUtc="2023-04-26T03:45:00Z"/>
  <w16cex:commentExtensible w16cex:durableId="27F38DCB" w16cex:dateUtc="2023-04-26T03:47:00Z"/>
  <w16cex:commentExtensible w16cex:durableId="2874D5B6" w16cex:dateUtc="2023-08-02T05:16:00Z"/>
  <w16cex:commentExtensible w16cex:durableId="27F681B4" w16cex:dateUtc="2023-04-28T09:32:00Z"/>
  <w16cex:commentExtensible w16cex:durableId="280F6FE7" w16cex:dateUtc="2023-05-17T07:23:00Z"/>
  <w16cex:commentExtensible w16cex:durableId="25E6BD8E" w16cex:dateUtc="2022-03-24T01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808B0D" w16cid:durableId="27F38D70"/>
  <w16cid:commentId w16cid:paraId="3D1F0A26" w16cid:durableId="27F38DCB"/>
  <w16cid:commentId w16cid:paraId="6F2EE7C3" w16cid:durableId="2874D5B6"/>
  <w16cid:commentId w16cid:paraId="51C677B7" w16cid:durableId="27F681B4"/>
  <w16cid:commentId w16cid:paraId="79042E4F" w16cid:durableId="280F6FE7"/>
  <w16cid:commentId w16cid:paraId="7B8BAE7E" w16cid:durableId="25E6BD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89B9E" w14:textId="77777777" w:rsidR="002055F7" w:rsidRDefault="002055F7" w:rsidP="00B135BE">
      <w:r>
        <w:separator/>
      </w:r>
    </w:p>
  </w:endnote>
  <w:endnote w:type="continuationSeparator" w:id="0">
    <w:p w14:paraId="5C33CCB8" w14:textId="77777777" w:rsidR="002055F7" w:rsidRDefault="002055F7" w:rsidP="00B135BE">
      <w:r>
        <w:continuationSeparator/>
      </w:r>
    </w:p>
  </w:endnote>
  <w:endnote w:type="continuationNotice" w:id="1">
    <w:p w14:paraId="4F9E2DD0" w14:textId="77777777" w:rsidR="002055F7" w:rsidRDefault="002055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24CB5" w14:textId="77777777" w:rsidR="002055F7" w:rsidRDefault="002055F7" w:rsidP="00B135BE">
      <w:r>
        <w:separator/>
      </w:r>
    </w:p>
  </w:footnote>
  <w:footnote w:type="continuationSeparator" w:id="0">
    <w:p w14:paraId="2A13A20A" w14:textId="77777777" w:rsidR="002055F7" w:rsidRDefault="002055F7" w:rsidP="00B135BE">
      <w:r>
        <w:continuationSeparator/>
      </w:r>
    </w:p>
  </w:footnote>
  <w:footnote w:type="continuationNotice" w:id="1">
    <w:p w14:paraId="75282ACB" w14:textId="77777777" w:rsidR="002055F7" w:rsidRDefault="002055F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6B9C"/>
    <w:multiLevelType w:val="hybridMultilevel"/>
    <w:tmpl w:val="A1A23348"/>
    <w:lvl w:ilvl="0" w:tplc="A420F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052038A"/>
    <w:multiLevelType w:val="hybridMultilevel"/>
    <w:tmpl w:val="4108393C"/>
    <w:lvl w:ilvl="0" w:tplc="05701C1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/>
      </w:rPr>
    </w:lvl>
    <w:lvl w:ilvl="1" w:tplc="DC0E82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064EBD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FBE2A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160030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380A2F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6A20B2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0C864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AAEFAC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2061974722">
    <w:abstractNumId w:val="1"/>
  </w:num>
  <w:num w:numId="2" w16cid:durableId="182835253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lly Zhong">
    <w15:presenceInfo w15:providerId="AD" w15:userId="S::Sally.Zhong@cn.ey.com::8ea21686-6d55-4adc-a53a-657ad61aa23a"/>
  </w15:person>
  <w15:person w15:author="Stella TY Shen">
    <w15:presenceInfo w15:providerId="AD" w15:userId="S::Stella.TY.Shen@cn.ey.com::22437f56-47b7-45b9-b44d-4940b7b79eca"/>
  </w15:person>
  <w15:person w15:author="Vic Gong">
    <w15:presenceInfo w15:providerId="AD" w15:userId="S::Vic.Gong@cn.ey.com::9fb16b2a-5395-4f25-838a-0a0bfad18d2a"/>
  </w15:person>
  <w15:person w15:author="Grison Yao">
    <w15:presenceInfo w15:providerId="AD" w15:userId="S::Grison.Yao@cn.ey.com::298986a3-51bb-415b-919c-f9933b3d49e2"/>
  </w15:person>
  <w15:person w15:author="Nicole H Jin">
    <w15:presenceInfo w15:providerId="AD" w15:userId="S::Nicole.H.Jin@cn.ey.com::cdbbc219-a839-4fde-8c65-abd18eb655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AB1"/>
    <w:rsid w:val="000047BE"/>
    <w:rsid w:val="000077C2"/>
    <w:rsid w:val="000106B1"/>
    <w:rsid w:val="00017BBF"/>
    <w:rsid w:val="00020402"/>
    <w:rsid w:val="00020F25"/>
    <w:rsid w:val="00034692"/>
    <w:rsid w:val="0003524B"/>
    <w:rsid w:val="000357E8"/>
    <w:rsid w:val="00035C23"/>
    <w:rsid w:val="00041427"/>
    <w:rsid w:val="000418B8"/>
    <w:rsid w:val="00043E2F"/>
    <w:rsid w:val="000479BC"/>
    <w:rsid w:val="00052DDC"/>
    <w:rsid w:val="000557FF"/>
    <w:rsid w:val="00061064"/>
    <w:rsid w:val="000616A3"/>
    <w:rsid w:val="00072CB7"/>
    <w:rsid w:val="00087CE8"/>
    <w:rsid w:val="0009547F"/>
    <w:rsid w:val="000B03E2"/>
    <w:rsid w:val="000B218F"/>
    <w:rsid w:val="000B7D3E"/>
    <w:rsid w:val="000C4CB3"/>
    <w:rsid w:val="000D54A7"/>
    <w:rsid w:val="000E62BF"/>
    <w:rsid w:val="0013447D"/>
    <w:rsid w:val="00135BDA"/>
    <w:rsid w:val="0014100B"/>
    <w:rsid w:val="00152040"/>
    <w:rsid w:val="00160DAF"/>
    <w:rsid w:val="00163FEC"/>
    <w:rsid w:val="00165920"/>
    <w:rsid w:val="00170F9B"/>
    <w:rsid w:val="00171F36"/>
    <w:rsid w:val="00181FAC"/>
    <w:rsid w:val="001849A9"/>
    <w:rsid w:val="00197AF6"/>
    <w:rsid w:val="001C426A"/>
    <w:rsid w:val="001D5A11"/>
    <w:rsid w:val="001D5B12"/>
    <w:rsid w:val="001D5D99"/>
    <w:rsid w:val="001E658D"/>
    <w:rsid w:val="001F73B8"/>
    <w:rsid w:val="002055F7"/>
    <w:rsid w:val="002341DD"/>
    <w:rsid w:val="00240CF5"/>
    <w:rsid w:val="00257D14"/>
    <w:rsid w:val="002641A3"/>
    <w:rsid w:val="0026617F"/>
    <w:rsid w:val="0028177A"/>
    <w:rsid w:val="00286C08"/>
    <w:rsid w:val="0029707F"/>
    <w:rsid w:val="00297482"/>
    <w:rsid w:val="002A0724"/>
    <w:rsid w:val="002B27BF"/>
    <w:rsid w:val="002D7B77"/>
    <w:rsid w:val="0030203E"/>
    <w:rsid w:val="00303002"/>
    <w:rsid w:val="003158D0"/>
    <w:rsid w:val="003535B7"/>
    <w:rsid w:val="00356965"/>
    <w:rsid w:val="003571A7"/>
    <w:rsid w:val="003750E5"/>
    <w:rsid w:val="003841D9"/>
    <w:rsid w:val="00393463"/>
    <w:rsid w:val="003A2D1A"/>
    <w:rsid w:val="003C0773"/>
    <w:rsid w:val="003C1FA3"/>
    <w:rsid w:val="003C3675"/>
    <w:rsid w:val="003D4592"/>
    <w:rsid w:val="003E594E"/>
    <w:rsid w:val="00432F87"/>
    <w:rsid w:val="0043324B"/>
    <w:rsid w:val="00434DAC"/>
    <w:rsid w:val="00446728"/>
    <w:rsid w:val="004576D5"/>
    <w:rsid w:val="00464223"/>
    <w:rsid w:val="00480144"/>
    <w:rsid w:val="0048280A"/>
    <w:rsid w:val="004B1DF2"/>
    <w:rsid w:val="004C1A4A"/>
    <w:rsid w:val="004C36C9"/>
    <w:rsid w:val="004C6163"/>
    <w:rsid w:val="004D294C"/>
    <w:rsid w:val="00507D60"/>
    <w:rsid w:val="005100F2"/>
    <w:rsid w:val="0051772E"/>
    <w:rsid w:val="0054291E"/>
    <w:rsid w:val="005A0B5A"/>
    <w:rsid w:val="005A218C"/>
    <w:rsid w:val="005B722F"/>
    <w:rsid w:val="005C09EF"/>
    <w:rsid w:val="00627A28"/>
    <w:rsid w:val="00631562"/>
    <w:rsid w:val="00640937"/>
    <w:rsid w:val="00640F26"/>
    <w:rsid w:val="00641A36"/>
    <w:rsid w:val="00674348"/>
    <w:rsid w:val="0069739B"/>
    <w:rsid w:val="006B1729"/>
    <w:rsid w:val="006C03F6"/>
    <w:rsid w:val="006D0358"/>
    <w:rsid w:val="006D3AB3"/>
    <w:rsid w:val="006E4FC0"/>
    <w:rsid w:val="006E5303"/>
    <w:rsid w:val="00706EDD"/>
    <w:rsid w:val="00714468"/>
    <w:rsid w:val="00732B63"/>
    <w:rsid w:val="00746C5D"/>
    <w:rsid w:val="00751E29"/>
    <w:rsid w:val="00796FC5"/>
    <w:rsid w:val="007B7EC6"/>
    <w:rsid w:val="007C4CAE"/>
    <w:rsid w:val="007D37F7"/>
    <w:rsid w:val="007D639B"/>
    <w:rsid w:val="0080396C"/>
    <w:rsid w:val="00805761"/>
    <w:rsid w:val="0080669F"/>
    <w:rsid w:val="00827FB1"/>
    <w:rsid w:val="008735B8"/>
    <w:rsid w:val="00873D4F"/>
    <w:rsid w:val="0088041B"/>
    <w:rsid w:val="00895DBA"/>
    <w:rsid w:val="008E197B"/>
    <w:rsid w:val="008F2828"/>
    <w:rsid w:val="0090221C"/>
    <w:rsid w:val="0094370A"/>
    <w:rsid w:val="009453B8"/>
    <w:rsid w:val="00965E6E"/>
    <w:rsid w:val="00982EB8"/>
    <w:rsid w:val="00991286"/>
    <w:rsid w:val="009B0C2C"/>
    <w:rsid w:val="009B19E5"/>
    <w:rsid w:val="009B5A65"/>
    <w:rsid w:val="009D215A"/>
    <w:rsid w:val="009D57F3"/>
    <w:rsid w:val="009D716A"/>
    <w:rsid w:val="00A4449A"/>
    <w:rsid w:val="00A44941"/>
    <w:rsid w:val="00A72D72"/>
    <w:rsid w:val="00A83F50"/>
    <w:rsid w:val="00A94812"/>
    <w:rsid w:val="00AA57AB"/>
    <w:rsid w:val="00AB094C"/>
    <w:rsid w:val="00AE45A6"/>
    <w:rsid w:val="00AE7953"/>
    <w:rsid w:val="00AF3E26"/>
    <w:rsid w:val="00B0304D"/>
    <w:rsid w:val="00B053DE"/>
    <w:rsid w:val="00B135BE"/>
    <w:rsid w:val="00B36DC6"/>
    <w:rsid w:val="00B45770"/>
    <w:rsid w:val="00B534F8"/>
    <w:rsid w:val="00B5477D"/>
    <w:rsid w:val="00B76F86"/>
    <w:rsid w:val="00BA7B45"/>
    <w:rsid w:val="00BB26F3"/>
    <w:rsid w:val="00BB3C32"/>
    <w:rsid w:val="00BC01C5"/>
    <w:rsid w:val="00BC53BD"/>
    <w:rsid w:val="00BE2194"/>
    <w:rsid w:val="00BE4523"/>
    <w:rsid w:val="00BF120B"/>
    <w:rsid w:val="00BF57F5"/>
    <w:rsid w:val="00C01EA7"/>
    <w:rsid w:val="00C07B04"/>
    <w:rsid w:val="00C136EB"/>
    <w:rsid w:val="00C258DC"/>
    <w:rsid w:val="00C6391A"/>
    <w:rsid w:val="00C720FF"/>
    <w:rsid w:val="00C73005"/>
    <w:rsid w:val="00C97717"/>
    <w:rsid w:val="00CA2605"/>
    <w:rsid w:val="00CC7E93"/>
    <w:rsid w:val="00CE57AC"/>
    <w:rsid w:val="00CF5CD8"/>
    <w:rsid w:val="00D502D2"/>
    <w:rsid w:val="00D52635"/>
    <w:rsid w:val="00D554A7"/>
    <w:rsid w:val="00D67E43"/>
    <w:rsid w:val="00D7066E"/>
    <w:rsid w:val="00D77AB1"/>
    <w:rsid w:val="00D86C64"/>
    <w:rsid w:val="00DA3166"/>
    <w:rsid w:val="00DB49E3"/>
    <w:rsid w:val="00DE6863"/>
    <w:rsid w:val="00DF631B"/>
    <w:rsid w:val="00E3598F"/>
    <w:rsid w:val="00E54AB0"/>
    <w:rsid w:val="00E63FA1"/>
    <w:rsid w:val="00E84A04"/>
    <w:rsid w:val="00E86EDB"/>
    <w:rsid w:val="00E91D6C"/>
    <w:rsid w:val="00E92FEC"/>
    <w:rsid w:val="00EA1758"/>
    <w:rsid w:val="00EA1A92"/>
    <w:rsid w:val="00EA403A"/>
    <w:rsid w:val="00EB0003"/>
    <w:rsid w:val="00EE0E17"/>
    <w:rsid w:val="00EE33F0"/>
    <w:rsid w:val="00EE44DE"/>
    <w:rsid w:val="00EF0055"/>
    <w:rsid w:val="00EF4A63"/>
    <w:rsid w:val="00F01BB5"/>
    <w:rsid w:val="00F21C9E"/>
    <w:rsid w:val="00F2364D"/>
    <w:rsid w:val="00F35490"/>
    <w:rsid w:val="00F972BA"/>
    <w:rsid w:val="00FB003F"/>
    <w:rsid w:val="00FF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CA5C7"/>
  <w15:chartTrackingRefBased/>
  <w15:docId w15:val="{D0B64352-1552-412E-A79E-D0BC1C618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7AB1"/>
    <w:pPr>
      <w:overflowPunct w:val="0"/>
      <w:autoSpaceDE w:val="0"/>
      <w:autoSpaceDN w:val="0"/>
      <w:adjustRightInd w:val="0"/>
      <w:textAlignment w:val="baseline"/>
    </w:pPr>
    <w:rPr>
      <w:rFonts w:ascii="Arial Bold" w:eastAsia="Times New Roman" w:hAnsi="Arial Bold" w:cs="Arial"/>
      <w:b/>
      <w:kern w:val="0"/>
      <w:sz w:val="20"/>
      <w:szCs w:val="20"/>
      <w:lang w:eastAsia="en-US"/>
    </w:rPr>
  </w:style>
  <w:style w:type="paragraph" w:styleId="1">
    <w:name w:val="heading 1"/>
    <w:basedOn w:val="a"/>
    <w:next w:val="a"/>
    <w:link w:val="10"/>
    <w:qFormat/>
    <w:rsid w:val="00D77AB1"/>
    <w:pPr>
      <w:keepNext/>
      <w:tabs>
        <w:tab w:val="left" w:pos="360"/>
        <w:tab w:val="left" w:pos="720"/>
        <w:tab w:val="right" w:pos="8910"/>
      </w:tabs>
      <w:spacing w:before="240" w:after="60" w:line="280" w:lineRule="atLeast"/>
      <w:jc w:val="both"/>
      <w:outlineLvl w:val="0"/>
    </w:pPr>
    <w:rPr>
      <w:rFonts w:ascii="Arial" w:hAnsi="Arial"/>
      <w:b w:val="0"/>
      <w:kern w:val="2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D77AB1"/>
    <w:rPr>
      <w:rFonts w:ascii="Arial" w:eastAsia="Times New Roman" w:hAnsi="Arial" w:cs="Arial"/>
      <w:kern w:val="28"/>
      <w:sz w:val="28"/>
      <w:szCs w:val="20"/>
      <w:lang w:eastAsia="en-US"/>
    </w:rPr>
  </w:style>
  <w:style w:type="paragraph" w:styleId="a3">
    <w:name w:val="Plain Text"/>
    <w:basedOn w:val="a"/>
    <w:link w:val="a4"/>
    <w:uiPriority w:val="99"/>
    <w:rsid w:val="00D77AB1"/>
    <w:pPr>
      <w:overflowPunct/>
      <w:autoSpaceDE/>
      <w:autoSpaceDN/>
      <w:snapToGrid w:val="0"/>
      <w:textAlignment w:val="auto"/>
    </w:pPr>
    <w:rPr>
      <w:rFonts w:ascii="Courier New" w:hAnsi="Courier New" w:cs="Courier New"/>
      <w:b w:val="0"/>
      <w:lang w:val="en-AU" w:eastAsia="en-GB"/>
    </w:rPr>
  </w:style>
  <w:style w:type="character" w:customStyle="1" w:styleId="a4">
    <w:name w:val="纯文本 字符"/>
    <w:basedOn w:val="a0"/>
    <w:link w:val="a3"/>
    <w:uiPriority w:val="99"/>
    <w:rsid w:val="00D77AB1"/>
    <w:rPr>
      <w:rFonts w:ascii="Courier New" w:eastAsia="Times New Roman" w:hAnsi="Courier New" w:cs="Courier New"/>
      <w:kern w:val="0"/>
      <w:sz w:val="20"/>
      <w:szCs w:val="20"/>
      <w:lang w:val="en-AU" w:eastAsia="en-GB"/>
    </w:rPr>
  </w:style>
  <w:style w:type="character" w:customStyle="1" w:styleId="DeltaViewInsertion">
    <w:name w:val="DeltaView Insertion"/>
    <w:rsid w:val="00D77AB1"/>
    <w:rPr>
      <w:color w:val="0000FF"/>
      <w:spacing w:val="0"/>
      <w:u w:val="single"/>
    </w:rPr>
  </w:style>
  <w:style w:type="paragraph" w:styleId="a5">
    <w:name w:val="header"/>
    <w:basedOn w:val="a"/>
    <w:link w:val="a6"/>
    <w:uiPriority w:val="99"/>
    <w:unhideWhenUsed/>
    <w:rsid w:val="00B135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135BE"/>
    <w:rPr>
      <w:rFonts w:ascii="Arial Bold" w:eastAsia="Times New Roman" w:hAnsi="Arial Bold" w:cs="Arial"/>
      <w:b/>
      <w:kern w:val="0"/>
      <w:sz w:val="18"/>
      <w:szCs w:val="18"/>
      <w:lang w:eastAsia="en-US"/>
    </w:rPr>
  </w:style>
  <w:style w:type="paragraph" w:styleId="a7">
    <w:name w:val="footer"/>
    <w:basedOn w:val="a"/>
    <w:link w:val="a8"/>
    <w:uiPriority w:val="99"/>
    <w:unhideWhenUsed/>
    <w:rsid w:val="00B135B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135BE"/>
    <w:rPr>
      <w:rFonts w:ascii="Arial Bold" w:eastAsia="Times New Roman" w:hAnsi="Arial Bold" w:cs="Arial"/>
      <w:b/>
      <w:kern w:val="0"/>
      <w:sz w:val="18"/>
      <w:szCs w:val="18"/>
      <w:lang w:eastAsia="en-US"/>
    </w:rPr>
  </w:style>
  <w:style w:type="character" w:styleId="a9">
    <w:name w:val="annotation reference"/>
    <w:basedOn w:val="a0"/>
    <w:uiPriority w:val="99"/>
    <w:unhideWhenUsed/>
    <w:rsid w:val="00714468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714468"/>
  </w:style>
  <w:style w:type="character" w:customStyle="1" w:styleId="ab">
    <w:name w:val="批注文字 字符"/>
    <w:basedOn w:val="a0"/>
    <w:link w:val="aa"/>
    <w:uiPriority w:val="99"/>
    <w:rsid w:val="00714468"/>
    <w:rPr>
      <w:rFonts w:ascii="Arial Bold" w:eastAsia="Times New Roman" w:hAnsi="Arial Bold" w:cs="Arial"/>
      <w:b/>
      <w:kern w:val="0"/>
      <w:sz w:val="20"/>
      <w:szCs w:val="20"/>
      <w:lang w:eastAsia="en-US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714468"/>
    <w:rPr>
      <w:bCs/>
    </w:rPr>
  </w:style>
  <w:style w:type="character" w:customStyle="1" w:styleId="ad">
    <w:name w:val="批注主题 字符"/>
    <w:basedOn w:val="ab"/>
    <w:link w:val="ac"/>
    <w:uiPriority w:val="99"/>
    <w:semiHidden/>
    <w:rsid w:val="00714468"/>
    <w:rPr>
      <w:rFonts w:ascii="Arial Bold" w:eastAsia="Times New Roman" w:hAnsi="Arial Bold" w:cs="Arial"/>
      <w:b/>
      <w:bCs/>
      <w:kern w:val="0"/>
      <w:sz w:val="20"/>
      <w:szCs w:val="20"/>
      <w:lang w:eastAsia="en-US"/>
    </w:rPr>
  </w:style>
  <w:style w:type="paragraph" w:styleId="ae">
    <w:name w:val="Revision"/>
    <w:hidden/>
    <w:uiPriority w:val="99"/>
    <w:semiHidden/>
    <w:rsid w:val="00135BDA"/>
    <w:rPr>
      <w:rFonts w:ascii="Arial Bold" w:eastAsia="Times New Roman" w:hAnsi="Arial Bold" w:cs="Arial"/>
      <w:b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8527aa5d45578aef14ee5cd8d89e6b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cdd164d825b3503e39baf1bb857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3BCDB0-C2C8-4A53-8494-B2868F9C44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BFE3AB-25FD-42CA-BE58-CFE8770BF7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498CB9-517A-4837-A1EF-CED4E3CDF5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2686A34-F0DE-4FA5-BD17-0417701BDF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2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X Jiang</dc:creator>
  <cp:keywords/>
  <dc:description/>
  <cp:lastModifiedBy>Stella TY Shen</cp:lastModifiedBy>
  <cp:revision>175</cp:revision>
  <dcterms:created xsi:type="dcterms:W3CDTF">2022-03-22T13:32:00Z</dcterms:created>
  <dcterms:modified xsi:type="dcterms:W3CDTF">2025-10-28T07:35:00Z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4424400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activity">
    <vt:lpwstr>{"FileActivityType":"6","FileActivityTimeStamp":"2023-08-02T03:56:16.080Z","FileActivityUsersOnPage":[{"DisplayName":"Vic Gong","Id":"vic.gong@cn.ey.com"}],"FileActivityNavigationId":null}</vt:lpwstr>
  </property>
  <property fmtid="{D5CDD505-2E9C-101B-9397-08002B2CF9AE}" pid="7" name="_ExtendedDescription">
    <vt:lpwstr/>
  </property>
</Properties>
</file>
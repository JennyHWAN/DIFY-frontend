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93B91" w:rsidR="00944168" w:rsidP="00D4470C" w:rsidRDefault="00944168" w14:paraId="0BA73814" w14:textId="77777777">
      <w:pPr>
        <w:adjustRightInd w:val="0"/>
        <w:snapToGrid w:val="0"/>
        <w:spacing w:line="276" w:lineRule="auto"/>
        <w:rPr>
          <w:rFonts w:ascii="Times New Roman" w:hAnsi="Times New Roman" w:eastAsia="黑体" w:cs="Times New Roman"/>
          <w:b/>
          <w:bCs/>
          <w:sz w:val="22"/>
        </w:rPr>
      </w:pPr>
    </w:p>
    <w:p w:rsidRPr="00993B91" w:rsidR="00944168" w:rsidP="00D4470C" w:rsidRDefault="00944168" w14:paraId="25FA7790" w14:textId="77777777">
      <w:pPr>
        <w:adjustRightInd w:val="0"/>
        <w:snapToGrid w:val="0"/>
        <w:spacing w:line="276" w:lineRule="auto"/>
        <w:rPr>
          <w:rFonts w:ascii="Times New Roman" w:hAnsi="Times New Roman" w:eastAsia="黑体" w:cs="Times New Roman"/>
          <w:b/>
          <w:bCs/>
          <w:sz w:val="22"/>
        </w:rPr>
      </w:pPr>
    </w:p>
    <w:p w:rsidRPr="00993B91" w:rsidR="00D52AE8" w:rsidP="00D4470C" w:rsidRDefault="00D52AE8" w14:paraId="31999710" w14:textId="291F0473">
      <w:pPr>
        <w:adjustRightInd w:val="0"/>
        <w:snapToGrid w:val="0"/>
        <w:spacing w:line="276" w:lineRule="auto"/>
        <w:rPr>
          <w:rFonts w:ascii="Times New Roman" w:hAnsi="Times New Roman" w:eastAsia="黑体" w:cs="Times New Roman"/>
          <w:b/>
          <w:bCs/>
          <w:sz w:val="22"/>
        </w:rPr>
      </w:pPr>
      <w:r w:rsidRPr="00993B91">
        <w:rPr>
          <w:rFonts w:ascii="Times New Roman" w:hAnsi="Times New Roman" w:eastAsia="黑体" w:cs="Times New Roman"/>
          <w:b/>
          <w:bCs/>
          <w:sz w:val="22"/>
        </w:rPr>
        <w:t>【服务机构名称】</w:t>
      </w:r>
      <w:r w:rsidRPr="00993B91">
        <w:rPr>
          <w:rFonts w:hint="eastAsia" w:ascii="Times New Roman" w:hAnsi="Times New Roman" w:eastAsia="黑体" w:cs="Times New Roman"/>
          <w:b/>
          <w:bCs/>
          <w:sz w:val="22"/>
        </w:rPr>
        <w:t>管理层认定</w:t>
      </w:r>
    </w:p>
    <w:p w:rsidRPr="00993B91" w:rsidR="007A0578" w:rsidP="00D4470C" w:rsidRDefault="007A0578" w14:paraId="32C14014" w14:textId="77777777">
      <w:pPr>
        <w:adjustRightInd w:val="0"/>
        <w:snapToGrid w:val="0"/>
        <w:spacing w:line="276" w:lineRule="auto"/>
        <w:rPr>
          <w:rFonts w:ascii="Times New Roman" w:hAnsi="Times New Roman" w:eastAsia="黑体" w:cs="Times New Roman"/>
          <w:sz w:val="22"/>
        </w:rPr>
      </w:pPr>
    </w:p>
    <w:p w:rsidRPr="00993B91" w:rsidR="00D52AE8" w:rsidP="0073469B" w:rsidRDefault="00D52AE8" w14:paraId="21BF0267" w14:textId="77777777">
      <w:pPr>
        <w:adjustRightInd w:val="0"/>
        <w:snapToGrid w:val="0"/>
        <w:spacing w:line="276" w:lineRule="auto"/>
        <w:rPr>
          <w:rFonts w:ascii="Times New Roman" w:hAnsi="Times New Roman" w:eastAsia="黑体" w:cs="Times New Roman"/>
          <w:b/>
          <w:sz w:val="22"/>
        </w:rPr>
      </w:pPr>
      <w:r w:rsidRPr="00993B91">
        <w:rPr>
          <w:rFonts w:ascii="Times New Roman" w:hAnsi="Times New Roman" w:eastAsia="黑体" w:cs="Times New Roman"/>
          <w:b/>
          <w:sz w:val="22"/>
        </w:rPr>
        <w:t>【报告日】</w:t>
      </w:r>
    </w:p>
    <w:p w:rsidRPr="00993B91" w:rsidR="00D52AE8" w:rsidP="00D4470C" w:rsidRDefault="00D52AE8" w14:paraId="58D79556" w14:textId="77777777">
      <w:pPr>
        <w:tabs>
          <w:tab w:val="left" w:pos="360"/>
          <w:tab w:val="left" w:pos="720"/>
          <w:tab w:val="left" w:pos="1080"/>
          <w:tab w:val="left" w:pos="1440"/>
        </w:tabs>
        <w:adjustRightInd w:val="0"/>
        <w:snapToGrid w:val="0"/>
        <w:spacing w:line="276" w:lineRule="auto"/>
        <w:rPr>
          <w:rFonts w:ascii="Times New Roman" w:hAnsi="Times New Roman" w:eastAsia="黑体" w:cs="Times New Roman"/>
          <w:sz w:val="22"/>
        </w:rPr>
      </w:pPr>
    </w:p>
    <w:p w:rsidRPr="00993B91" w:rsidR="00D52AE8" w:rsidP="31969B32" w:rsidRDefault="00D52AE8" w14:paraId="6188FAC7" w14:textId="77F72ABA">
      <w:pPr>
        <w:tabs>
          <w:tab w:val="left" w:pos="360"/>
          <w:tab w:val="left" w:pos="720"/>
          <w:tab w:val="left" w:pos="1080"/>
          <w:tab w:val="left" w:pos="1440"/>
        </w:tabs>
        <w:adjustRightInd w:val="0"/>
        <w:snapToGrid w:val="0"/>
        <w:spacing w:line="276" w:lineRule="auto"/>
        <w:rPr>
          <w:rFonts w:ascii="Times New Roman" w:hAnsi="Times New Roman" w:eastAsia="黑体" w:cs="Times New Roman"/>
          <w:sz w:val="22"/>
          <w:szCs w:val="22"/>
        </w:rPr>
      </w:pPr>
      <w:r w:rsidRPr="31969B32" w:rsidR="00D52AE8">
        <w:rPr>
          <w:rFonts w:ascii="Times New Roman" w:hAnsi="Times New Roman" w:eastAsia="黑体" w:cs="Times New Roman"/>
          <w:b w:val="1"/>
          <w:bCs w:val="1"/>
          <w:sz w:val="22"/>
          <w:szCs w:val="22"/>
        </w:rPr>
        <w:t>【服务机构名称】</w:t>
      </w:r>
      <w:r w:rsidRPr="31969B32" w:rsidR="00D52AE8">
        <w:rPr>
          <w:rFonts w:ascii="Times New Roman" w:hAnsi="Times New Roman" w:eastAsia="黑体" w:cs="Times New Roman"/>
          <w:sz w:val="22"/>
          <w:szCs w:val="22"/>
        </w:rPr>
        <w:t>（以下简称</w:t>
      </w:r>
      <w:r w:rsidRPr="31969B32" w:rsidR="00D52AE8">
        <w:rPr>
          <w:rFonts w:ascii="黑体" w:hAnsi="黑体" w:eastAsia="黑体" w:cs="Times New Roman"/>
          <w:sz w:val="22"/>
          <w:szCs w:val="22"/>
        </w:rPr>
        <w:t>“</w:t>
      </w:r>
      <w:r w:rsidRPr="31969B32" w:rsidR="00D52AE8">
        <w:rPr>
          <w:rFonts w:ascii="Times New Roman" w:hAnsi="Times New Roman" w:eastAsia="黑体" w:cs="Times New Roman"/>
          <w:b w:val="1"/>
          <w:bCs w:val="1"/>
          <w:sz w:val="22"/>
          <w:szCs w:val="22"/>
        </w:rPr>
        <w:t>【服务机构简称】</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或</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我们</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或</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服务机构</w:t>
      </w:r>
      <w:r w:rsidRPr="31969B32" w:rsidR="00D52AE8">
        <w:rPr>
          <w:rFonts w:ascii="黑体" w:hAnsi="黑体" w:eastAsia="黑体" w:cs="Times New Roman"/>
          <w:sz w:val="22"/>
          <w:szCs w:val="22"/>
        </w:rPr>
        <w:t>”</w:t>
      </w:r>
      <w:r w:rsidRPr="31969B32" w:rsidR="00D52AE8">
        <w:rPr>
          <w:rFonts w:ascii="Times New Roman" w:hAnsi="Times New Roman" w:eastAsia="黑体" w:cs="Times New Roman"/>
          <w:sz w:val="22"/>
          <w:szCs w:val="22"/>
        </w:rPr>
        <w:t>）编制了随附的</w:t>
      </w:r>
      <w:r w:rsidRPr="31969B32" w:rsidR="00D52AE8">
        <w:rPr>
          <w:rFonts w:ascii="Times New Roman" w:hAnsi="Times New Roman" w:eastAsia="黑体" w:cs="Times New Roman"/>
          <w:i w:val="1"/>
          <w:iCs w:val="1"/>
          <w:sz w:val="22"/>
          <w:szCs w:val="22"/>
        </w:rPr>
        <w:t>截至</w:t>
      </w:r>
      <w:r w:rsidRPr="31969B32" w:rsidR="00D52AE8">
        <w:rPr>
          <w:rFonts w:ascii="Times New Roman" w:hAnsi="Times New Roman" w:eastAsia="黑体" w:cs="Times New Roman"/>
          <w:b w:val="1"/>
          <w:bCs w:val="1"/>
          <w:i w:val="1"/>
          <w:iCs w:val="1"/>
          <w:sz w:val="22"/>
          <w:szCs w:val="22"/>
          <w:lang w:bidi="he-IL"/>
        </w:rPr>
        <w:t>【日期】</w:t>
      </w:r>
      <w:r w:rsidRPr="31969B32" w:rsidR="00D52AE8">
        <w:rPr>
          <w:rFonts w:ascii="Times New Roman" w:hAnsi="Times New Roman" w:eastAsia="黑体" w:cs="Times New Roman"/>
          <w:i w:val="1"/>
          <w:iCs w:val="1"/>
          <w:sz w:val="22"/>
          <w:szCs w:val="22"/>
          <w:lang w:bidi="he-IL"/>
        </w:rPr>
        <w:t>的</w:t>
      </w:r>
      <w:bookmarkStart w:name="_Hlk75440802" w:id="0"/>
      <w:r w:rsidRPr="31969B32" w:rsidR="00D52AE8">
        <w:rPr>
          <w:rFonts w:ascii="Times New Roman" w:hAnsi="Times New Roman" w:eastAsia="黑体" w:cs="Times New Roman"/>
          <w:b w:val="1"/>
          <w:bCs w:val="1"/>
          <w:i w:val="1"/>
          <w:iCs w:val="1"/>
          <w:sz w:val="22"/>
          <w:szCs w:val="22"/>
        </w:rPr>
        <w:t>【服务机构名称】</w:t>
      </w:r>
      <w:r w:rsidRPr="31969B32" w:rsidR="00D52AE8">
        <w:rPr>
          <w:rFonts w:ascii="Times New Roman" w:hAnsi="Times New Roman" w:eastAsia="黑体" w:cs="Times New Roman"/>
          <w:i w:val="1"/>
          <w:iCs w:val="1"/>
          <w:sz w:val="22"/>
          <w:szCs w:val="22"/>
          <w:lang w:bidi="he-IL"/>
        </w:rPr>
        <w:t>之</w:t>
      </w:r>
      <w:r w:rsidRPr="31969B32" w:rsidR="00D52AE8">
        <w:rPr>
          <w:rFonts w:ascii="Times New Roman" w:hAnsi="Times New Roman" w:eastAsia="黑体" w:cs="Times New Roman"/>
          <w:i w:val="1"/>
          <w:iCs w:val="1"/>
          <w:sz w:val="22"/>
          <w:szCs w:val="22"/>
          <w:lang w:bidi="he-IL"/>
        </w:rPr>
        <w:t>【</w:t>
      </w:r>
      <w:r w:rsidRPr="31969B32" w:rsidR="00D52AE8">
        <w:rPr>
          <w:rFonts w:ascii="Times New Roman" w:hAnsi="Times New Roman" w:eastAsia="黑体" w:cs="Times New Roman"/>
          <w:b w:val="1"/>
          <w:bCs w:val="1"/>
          <w:i w:val="1"/>
          <w:iCs w:val="1"/>
          <w:sz w:val="22"/>
          <w:szCs w:val="22"/>
          <w:lang w:bidi="he-IL"/>
        </w:rPr>
        <w:t>服务机构体系名称</w:t>
      </w:r>
      <w:r w:rsidRPr="31969B32" w:rsidR="00D52AE8">
        <w:rPr>
          <w:rFonts w:ascii="Times New Roman" w:hAnsi="Times New Roman" w:eastAsia="黑体" w:cs="Times New Roman"/>
          <w:i w:val="1"/>
          <w:iCs w:val="1"/>
          <w:sz w:val="22"/>
          <w:szCs w:val="22"/>
          <w:lang w:bidi="he-IL"/>
        </w:rPr>
        <w:t>】</w:t>
      </w:r>
      <w:r w:rsidRPr="31969B32" w:rsidR="005858C4">
        <w:rPr>
          <w:rFonts w:ascii="Times New Roman" w:hAnsi="Times New Roman" w:eastAsia="黑体" w:cs="Times New Roman"/>
          <w:i w:val="1"/>
          <w:iCs w:val="1"/>
          <w:sz w:val="22"/>
          <w:szCs w:val="22"/>
          <w:lang w:bidi="he-IL"/>
        </w:rPr>
        <w:t>与</w:t>
      </w:r>
      <w:commentRangeStart w:id="1"/>
      <w:r w:rsidRPr="31969B32" w:rsidR="00257E2F">
        <w:rPr>
          <w:rFonts w:ascii="Times New Roman" w:hAnsi="Times New Roman" w:eastAsia="黑体" w:cs="Times New Roman"/>
          <w:b w:val="1"/>
          <w:bCs w:val="1"/>
          <w:i w:val="1"/>
          <w:iCs w:val="1"/>
          <w:sz w:val="22"/>
          <w:szCs w:val="22"/>
          <w:lang w:bidi="he-IL"/>
        </w:rPr>
        <w:t>【</w:t>
      </w:r>
      <w:r w:rsidRPr="31969B32" w:rsidR="005858C4">
        <w:rPr>
          <w:rFonts w:ascii="Times New Roman" w:hAnsi="Times New Roman" w:eastAsia="黑体" w:cs="Times New Roman"/>
          <w:b w:val="1"/>
          <w:bCs w:val="1"/>
          <w:i w:val="1"/>
          <w:iCs w:val="1"/>
          <w:kern w:val="0"/>
          <w:sz w:val="22"/>
          <w:szCs w:val="22"/>
          <w:lang w:bidi="he-IL"/>
        </w:rPr>
        <w:t>安全性、可用性、</w:t>
      </w:r>
      <w:r w:rsidRPr="31969B32" w:rsidR="00257E2F">
        <w:rPr>
          <w:rFonts w:ascii="Times New Roman" w:hAnsi="Times New Roman" w:eastAsia="黑体" w:cs="Times New Roman"/>
          <w:b w:val="1"/>
          <w:bCs w:val="1"/>
          <w:i w:val="1"/>
          <w:iCs w:val="1"/>
          <w:kern w:val="0"/>
          <w:sz w:val="22"/>
          <w:szCs w:val="22"/>
          <w:lang w:bidi="he-IL"/>
        </w:rPr>
        <w:t>进程完整性、</w:t>
      </w:r>
      <w:r w:rsidRPr="31969B32" w:rsidR="005858C4">
        <w:rPr>
          <w:rFonts w:ascii="Times New Roman" w:hAnsi="Times New Roman" w:eastAsia="黑体" w:cs="Times New Roman"/>
          <w:b w:val="1"/>
          <w:bCs w:val="1"/>
          <w:i w:val="1"/>
          <w:iCs w:val="1"/>
          <w:kern w:val="0"/>
          <w:sz w:val="22"/>
          <w:szCs w:val="22"/>
          <w:lang w:bidi="he-IL"/>
        </w:rPr>
        <w:t>保密性以及隐私性</w:t>
      </w:r>
      <w:r w:rsidRPr="31969B32" w:rsidR="00257E2F">
        <w:rPr>
          <w:rFonts w:ascii="Times New Roman" w:hAnsi="Times New Roman" w:eastAsia="黑体" w:cs="Times New Roman"/>
          <w:b w:val="1"/>
          <w:bCs w:val="1"/>
          <w:i w:val="1"/>
          <w:iCs w:val="1"/>
          <w:sz w:val="22"/>
          <w:szCs w:val="22"/>
          <w:lang w:bidi="he-IL"/>
        </w:rPr>
        <w:t>】</w:t>
      </w:r>
      <w:commentRangeEnd w:id="1"/>
      <w:r w:rsidRPr="00993B91" w:rsidR="00F235A5">
        <w:rPr>
          <w:rStyle w:val="a8"/>
          <w:b/>
          <w:bCs/>
          <w:sz w:val="22"/>
          <w:szCs w:val="22"/>
        </w:rPr>
        <w:commentReference w:id="1"/>
      </w:r>
      <w:r w:rsidRPr="31969B32" w:rsidR="005858C4">
        <w:rPr>
          <w:rFonts w:ascii="Times New Roman" w:hAnsi="Times New Roman" w:eastAsia="黑体" w:cs="Times New Roman"/>
          <w:i w:val="1"/>
          <w:iCs w:val="1"/>
          <w:kern w:val="0"/>
          <w:sz w:val="22"/>
          <w:szCs w:val="22"/>
          <w:lang w:bidi="he-IL"/>
        </w:rPr>
        <w:t>相关</w:t>
      </w:r>
      <w:r w:rsidRPr="31969B32" w:rsidR="00D52AE8">
        <w:rPr>
          <w:rFonts w:ascii="Times New Roman" w:hAnsi="Times New Roman" w:eastAsia="黑体" w:cs="Times New Roman"/>
          <w:i w:val="1"/>
          <w:iCs w:val="1"/>
          <w:sz w:val="22"/>
          <w:szCs w:val="22"/>
          <w:lang w:bidi="he-IL"/>
        </w:rPr>
        <w:t>的</w:t>
      </w:r>
      <w:r w:rsidRPr="31969B32" w:rsidR="00B10E53">
        <w:rPr>
          <w:rFonts w:ascii="Times New Roman" w:hAnsi="Times New Roman" w:eastAsia="黑体" w:cs="Times New Roman"/>
          <w:i w:val="1"/>
          <w:iCs w:val="1"/>
          <w:sz w:val="22"/>
          <w:szCs w:val="22"/>
          <w:lang w:bidi="he-IL"/>
        </w:rPr>
        <w:t>体系之</w:t>
      </w:r>
      <w:r w:rsidRPr="31969B32" w:rsidR="00D52AE8">
        <w:rPr>
          <w:rFonts w:ascii="Times New Roman" w:hAnsi="Times New Roman" w:eastAsia="黑体" w:cs="Times New Roman"/>
          <w:i w:val="1"/>
          <w:iCs w:val="1"/>
          <w:sz w:val="22"/>
          <w:szCs w:val="22"/>
          <w:lang w:bidi="he-IL"/>
        </w:rPr>
        <w:t>描述</w:t>
      </w:r>
      <w:r w:rsidRPr="31969B32" w:rsidR="00D52AE8">
        <w:rPr>
          <w:rFonts w:ascii="黑体" w:hAnsi="黑体" w:eastAsia="黑体" w:cs="Times New Roman"/>
          <w:sz w:val="22"/>
          <w:szCs w:val="22"/>
        </w:rPr>
        <w:t>（以下简称</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描述</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w:t>
      </w:r>
      <w:bookmarkEnd w:id="0"/>
      <w:r w:rsidRPr="31969B32" w:rsidR="00D52AE8">
        <w:rPr>
          <w:rFonts w:ascii="Times New Roman" w:hAnsi="Times New Roman" w:eastAsia="黑体" w:cs="Times New Roman"/>
          <w:sz w:val="22"/>
          <w:szCs w:val="22"/>
          <w:lang w:bidi="he-IL"/>
        </w:rPr>
        <w:t>。该描述是基于</w:t>
      </w:r>
      <w:r w:rsidRPr="31969B32" w:rsidR="00D52AE8">
        <w:rPr>
          <w:rFonts w:ascii="Times New Roman" w:hAnsi="Times New Roman" w:eastAsia="黑体" w:cs="Times New Roman"/>
          <w:sz w:val="22"/>
          <w:szCs w:val="22"/>
          <w:lang w:bidi="he-IL"/>
        </w:rPr>
        <w:t>DC Section 200</w:t>
      </w:r>
      <w:r w:rsidRPr="31969B32" w:rsidR="00D52AE8">
        <w:rPr>
          <w:rFonts w:ascii="Times New Roman" w:hAnsi="Times New Roman" w:eastAsia="黑体" w:cs="Times New Roman"/>
          <w:sz w:val="22"/>
          <w:szCs w:val="22"/>
          <w:lang w:bidi="he-IL"/>
        </w:rPr>
        <w:t>《</w:t>
      </w:r>
      <w:r w:rsidRPr="31969B32" w:rsidR="00D52AE8">
        <w:rPr>
          <w:rFonts w:ascii="Times New Roman" w:hAnsi="Times New Roman" w:eastAsia="黑体" w:cs="Times New Roman"/>
          <w:sz w:val="22"/>
          <w:szCs w:val="22"/>
          <w:lang w:bidi="he-IL"/>
        </w:rPr>
        <w:t>SOC 2</w:t>
      </w:r>
      <w:r w:rsidRPr="31969B32" w:rsidR="00D52AE8">
        <w:rPr>
          <w:rFonts w:ascii="Times New Roman" w:hAnsi="Times New Roman" w:eastAsia="黑体" w:cs="Times New Roman"/>
          <w:sz w:val="22"/>
          <w:szCs w:val="22"/>
          <w:lang w:bidi="he-IL"/>
        </w:rPr>
        <w:t>报告中的服务机构控制体系的描述标准</w:t>
      </w:r>
      <w:r w:rsidRPr="31969B32" w:rsidR="00D52AE8">
        <w:rPr>
          <w:rFonts w:ascii="Times New Roman" w:hAnsi="Times New Roman" w:eastAsia="黑体" w:cs="Times New Roman"/>
          <w:sz w:val="22"/>
          <w:szCs w:val="22"/>
          <w:lang w:bidi="he-IL"/>
        </w:rPr>
        <w:t>2018</w:t>
      </w:r>
      <w:r w:rsidRPr="31969B32" w:rsidR="00D52AE8">
        <w:rPr>
          <w:rFonts w:ascii="Times New Roman" w:hAnsi="Times New Roman" w:eastAsia="黑体" w:cs="Times New Roman"/>
          <w:sz w:val="22"/>
          <w:szCs w:val="22"/>
          <w:lang w:bidi="he-IL"/>
        </w:rPr>
        <w:t>年版》中所列示的服务机构体系描述标准</w:t>
      </w:r>
      <w:r w:rsidRPr="31969B32" w:rsidR="00D52AE8">
        <w:rPr>
          <w:rFonts w:ascii="黑体" w:hAnsi="黑体" w:eastAsia="黑体" w:cs="Times New Roman"/>
          <w:sz w:val="22"/>
          <w:szCs w:val="22"/>
        </w:rPr>
        <w:t>（以下简称</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描述标准</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w:t>
      </w:r>
      <w:r w:rsidRPr="31969B32" w:rsidR="00D52AE8">
        <w:rPr>
          <w:rFonts w:ascii="Times New Roman" w:hAnsi="Times New Roman" w:eastAsia="黑体" w:cs="Times New Roman"/>
          <w:sz w:val="22"/>
          <w:szCs w:val="22"/>
        </w:rPr>
        <w:t>而准备的。该描述旨在为报告使用者提供</w:t>
      </w:r>
      <w:r w:rsidRPr="31969B32" w:rsidR="00D52AE8">
        <w:rPr>
          <w:rFonts w:ascii="Times New Roman" w:hAnsi="Times New Roman" w:eastAsia="黑体" w:cs="Times New Roman"/>
          <w:b w:val="1"/>
          <w:bCs w:val="1"/>
          <w:sz w:val="22"/>
          <w:szCs w:val="22"/>
        </w:rPr>
        <w:t>【服务机构</w:t>
      </w:r>
      <w:r w:rsidRPr="31969B32" w:rsidR="00D52AE8">
        <w:rPr>
          <w:rFonts w:ascii="Times New Roman" w:hAnsi="Times New Roman" w:eastAsia="黑体" w:cs="Times New Roman"/>
          <w:b w:val="1"/>
          <w:bCs w:val="1"/>
          <w:sz w:val="22"/>
          <w:szCs w:val="22"/>
        </w:rPr>
        <w:t>简</w:t>
      </w:r>
      <w:r w:rsidRPr="31969B32" w:rsidR="00D52AE8">
        <w:rPr>
          <w:rFonts w:ascii="Times New Roman" w:hAnsi="Times New Roman" w:eastAsia="黑体" w:cs="Times New Roman"/>
          <w:b w:val="1"/>
          <w:bCs w:val="1"/>
          <w:sz w:val="22"/>
          <w:szCs w:val="22"/>
        </w:rPr>
        <w:t>称】</w:t>
      </w:r>
      <w:r w:rsidRPr="31969B32" w:rsidR="00D52AE8">
        <w:rPr>
          <w:rFonts w:ascii="Times New Roman" w:hAnsi="Times New Roman" w:eastAsia="黑体" w:cs="Times New Roman"/>
          <w:sz w:val="22"/>
          <w:szCs w:val="22"/>
        </w:rPr>
        <w:t>之</w:t>
      </w:r>
      <w:r w:rsidRPr="31969B32" w:rsidR="00D52AE8">
        <w:rPr>
          <w:rFonts w:ascii="Times New Roman" w:hAnsi="Times New Roman" w:eastAsia="黑体" w:cs="Times New Roman"/>
          <w:b w:val="1"/>
          <w:bCs w:val="1"/>
          <w:sz w:val="22"/>
          <w:szCs w:val="22"/>
          <w:lang w:bidi="he-IL"/>
        </w:rPr>
        <w:t>【服务机构体系名称】</w:t>
      </w:r>
      <w:r w:rsidRPr="31969B32" w:rsidR="00D52AE8">
        <w:rPr>
          <w:rFonts w:ascii="黑体" w:hAnsi="黑体" w:eastAsia="黑体" w:cs="Times New Roman"/>
          <w:sz w:val="22"/>
          <w:szCs w:val="22"/>
        </w:rPr>
        <w:t>（以下简称</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体系</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）的</w:t>
      </w:r>
      <w:r w:rsidRPr="31969B32" w:rsidR="00D52AE8">
        <w:rPr>
          <w:rFonts w:ascii="Times New Roman" w:hAnsi="Times New Roman" w:eastAsia="黑体" w:cs="Times New Roman"/>
          <w:sz w:val="22"/>
          <w:szCs w:val="22"/>
        </w:rPr>
        <w:t>相关信息，该等信息将有助于评估</w:t>
      </w:r>
      <w:r w:rsidRPr="31969B32" w:rsidR="00D52AE8">
        <w:rPr>
          <w:rFonts w:ascii="Times New Roman" w:hAnsi="Times New Roman" w:eastAsia="黑体" w:cs="Times New Roman"/>
          <w:sz w:val="22"/>
          <w:szCs w:val="22"/>
          <w:lang w:bidi="he-IL"/>
        </w:rPr>
        <w:t>截至</w:t>
      </w:r>
      <w:r w:rsidRPr="31969B32" w:rsidR="00D52AE8">
        <w:rPr>
          <w:rFonts w:ascii="Times New Roman" w:hAnsi="Times New Roman" w:eastAsia="黑体" w:cs="Times New Roman"/>
          <w:b w:val="1"/>
          <w:bCs w:val="1"/>
          <w:sz w:val="22"/>
          <w:szCs w:val="22"/>
          <w:lang w:bidi="he-IL"/>
        </w:rPr>
        <w:t>【日期】</w:t>
      </w:r>
      <w:r w:rsidRPr="31969B32" w:rsidR="00D52AE8">
        <w:rPr>
          <w:rFonts w:ascii="Times New Roman" w:hAnsi="Times New Roman" w:eastAsia="黑体" w:cs="Times New Roman"/>
          <w:sz w:val="22"/>
          <w:szCs w:val="22"/>
          <w:lang w:bidi="he-IL"/>
        </w:rPr>
        <w:t>与</w:t>
      </w:r>
      <w:r w:rsidRPr="31969B32" w:rsidR="00D52AE8">
        <w:rPr>
          <w:rFonts w:ascii="Times New Roman" w:hAnsi="Times New Roman" w:eastAsia="黑体" w:cs="Times New Roman"/>
          <w:sz w:val="22"/>
          <w:szCs w:val="22"/>
        </w:rPr>
        <w:t>该体系交互而引发的风险，尤其是关于</w:t>
      </w:r>
      <w:r w:rsidRPr="31969B32" w:rsidR="00E71233">
        <w:rPr>
          <w:rFonts w:ascii="Times New Roman" w:hAnsi="Times New Roman" w:eastAsia="黑体" w:cs="Times New Roman"/>
          <w:sz w:val="22"/>
          <w:szCs w:val="22"/>
        </w:rPr>
        <w:t>服务机构</w:t>
      </w:r>
      <w:r w:rsidRPr="31969B32" w:rsidR="00D52AE8">
        <w:rPr>
          <w:rFonts w:ascii="Times New Roman" w:hAnsi="Times New Roman" w:eastAsia="黑体" w:cs="Times New Roman"/>
          <w:sz w:val="22"/>
          <w:szCs w:val="22"/>
        </w:rPr>
        <w:t>为合理保证</w:t>
      </w:r>
      <w:r w:rsidRPr="31969B32" w:rsidR="00D52AE8">
        <w:rPr>
          <w:rFonts w:ascii="Times New Roman" w:hAnsi="Times New Roman" w:eastAsia="黑体" w:cs="Times New Roman"/>
          <w:spacing w:val="-2"/>
          <w:sz w:val="22"/>
          <w:szCs w:val="22"/>
        </w:rPr>
        <w:t>实现基于</w:t>
      </w:r>
      <w:r w:rsidRPr="31969B32" w:rsidR="00AA06DA">
        <w:rPr>
          <w:rFonts w:ascii="Times New Roman" w:hAnsi="Times New Roman" w:eastAsia="黑体" w:cs="Times New Roman"/>
          <w:spacing w:val="-2"/>
          <w:sz w:val="22"/>
          <w:szCs w:val="22"/>
        </w:rPr>
        <w:t>美国注册会计师协会</w:t>
      </w:r>
      <w:ins w:author="Stella TY" w:date="2024-02-01T14:22:00Z" w:id="763589539">
        <w:r w:rsidRPr="31969B32" w:rsidR="00A36B3D">
          <w:rPr>
            <w:rFonts w:ascii="Times New Roman" w:hAnsi="Times New Roman" w:eastAsia="黑体" w:cs="Times New Roman"/>
            <w:sz w:val="22"/>
            <w:szCs w:val="22"/>
          </w:rPr>
          <w:t>（</w:t>
        </w:r>
        <w:r w:rsidRPr="31969B32" w:rsidR="00A36B3D">
          <w:rPr>
            <w:rFonts w:ascii="Times New Roman" w:hAnsi="Times New Roman" w:eastAsia="黑体" w:cs="Times New Roman"/>
            <w:sz w:val="22"/>
            <w:szCs w:val="22"/>
          </w:rPr>
          <w:t>American Institute of Certified Public Accountants</w:t>
        </w:r>
        <w:r w:rsidRPr="31969B32" w:rsidR="00A36B3D">
          <w:rPr>
            <w:rFonts w:ascii="Times New Roman" w:hAnsi="Times New Roman" w:eastAsia="黑体" w:cs="Times New Roman"/>
            <w:sz w:val="22"/>
            <w:szCs w:val="22"/>
          </w:rPr>
          <w:t>）</w:t>
        </w:r>
      </w:ins>
      <w:r w:rsidRPr="31969B32" w:rsidR="00AA06DA">
        <w:rPr>
          <w:rFonts w:ascii="Times New Roman" w:hAnsi="Times New Roman" w:eastAsia="黑体" w:cs="Times New Roman"/>
          <w:spacing w:val="-2"/>
          <w:sz w:val="22"/>
          <w:szCs w:val="22"/>
        </w:rPr>
        <w:t>之可信服务标准中</w:t>
      </w:r>
      <w:r w:rsidRPr="31969B32" w:rsidR="00D52AE8">
        <w:rPr>
          <w:rFonts w:ascii="Times New Roman" w:hAnsi="Times New Roman" w:eastAsia="黑体" w:cs="Times New Roman"/>
          <w:sz w:val="22"/>
          <w:szCs w:val="22"/>
        </w:rPr>
        <w:t>TSP Section 100</w:t>
      </w:r>
      <w:r w:rsidRPr="31969B32" w:rsidR="00D52AE8">
        <w:rPr>
          <w:rFonts w:ascii="Times New Roman" w:hAnsi="Times New Roman" w:eastAsia="黑体" w:cs="Times New Roman"/>
          <w:sz w:val="22"/>
          <w:szCs w:val="22"/>
        </w:rPr>
        <w:t>《可信服务之关于安全性、可用性、进程完整性、保密性和隐私性的标准</w:t>
      </w:r>
      <w:r w:rsidRPr="31969B32" w:rsidR="00D52AE8">
        <w:rPr>
          <w:rFonts w:ascii="Times New Roman" w:hAnsi="Times New Roman" w:eastAsia="黑体" w:cs="Times New Roman"/>
          <w:sz w:val="22"/>
          <w:szCs w:val="22"/>
        </w:rPr>
        <w:t>2017</w:t>
      </w:r>
      <w:r w:rsidRPr="31969B32" w:rsidR="00D52AE8">
        <w:rPr>
          <w:rFonts w:ascii="Times New Roman" w:hAnsi="Times New Roman" w:eastAsia="黑体" w:cs="Times New Roman"/>
          <w:sz w:val="22"/>
          <w:szCs w:val="22"/>
        </w:rPr>
        <w:t>年版》之</w:t>
      </w:r>
      <w:commentRangeStart w:id="3"/>
      <w:r w:rsidRPr="31969B32" w:rsidR="005A2A8C">
        <w:rPr>
          <w:rFonts w:ascii="Times New Roman" w:hAnsi="Times New Roman" w:eastAsia="黑体" w:cs="Times New Roman"/>
          <w:b w:val="1"/>
          <w:bCs w:val="1"/>
          <w:sz w:val="22"/>
          <w:szCs w:val="22"/>
        </w:rPr>
        <w:t>【</w:t>
      </w:r>
      <w:r w:rsidRPr="31969B32" w:rsidR="00D52AE8">
        <w:rPr>
          <w:rFonts w:ascii="Times New Roman" w:hAnsi="Times New Roman" w:eastAsia="黑体" w:cs="Times New Roman"/>
          <w:b w:val="1"/>
          <w:bCs w:val="1"/>
          <w:sz w:val="22"/>
          <w:szCs w:val="22"/>
        </w:rPr>
        <w:t>安全性、可用性、进程完整性、保密性以及隐私性</w:t>
      </w:r>
      <w:r w:rsidRPr="31969B32" w:rsidR="005A2A8C">
        <w:rPr>
          <w:rFonts w:ascii="Times New Roman" w:hAnsi="Times New Roman" w:eastAsia="黑体" w:cs="Times New Roman"/>
          <w:b w:val="1"/>
          <w:bCs w:val="1"/>
          <w:sz w:val="22"/>
          <w:szCs w:val="22"/>
        </w:rPr>
        <w:t>】</w:t>
      </w:r>
      <w:commentRangeEnd w:id="3"/>
      <w:r w:rsidRPr="00993B91" w:rsidR="00F235A5">
        <w:rPr>
          <w:rStyle w:val="a8"/>
          <w:sz w:val="22"/>
          <w:szCs w:val="22"/>
        </w:rPr>
        <w:commentReference w:id="3"/>
      </w:r>
      <w:r w:rsidRPr="31969B32" w:rsidR="00D52AE8">
        <w:rPr>
          <w:rFonts w:ascii="Times New Roman" w:hAnsi="Times New Roman" w:eastAsia="黑体" w:cs="Times New Roman"/>
          <w:sz w:val="22"/>
          <w:szCs w:val="22"/>
        </w:rPr>
        <w:t>相关的标准</w:t>
      </w:r>
      <w:r w:rsidRPr="31969B32" w:rsidR="00D52AE8">
        <w:rPr>
          <w:rFonts w:ascii="黑体" w:hAnsi="黑体" w:eastAsia="黑体" w:cs="Times New Roman"/>
          <w:sz w:val="22"/>
          <w:szCs w:val="22"/>
        </w:rPr>
        <w:t>（以下简称</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适用的可信服务标准</w:t>
      </w:r>
      <w:r w:rsidRPr="31969B32" w:rsidR="00D52AE8">
        <w:rPr>
          <w:rFonts w:ascii="黑体" w:hAnsi="黑体" w:eastAsia="黑体" w:cs="Times New Roman"/>
          <w:sz w:val="22"/>
          <w:szCs w:val="22"/>
        </w:rPr>
        <w:t>”</w:t>
      </w:r>
      <w:r w:rsidRPr="31969B32" w:rsidR="00D52AE8">
        <w:rPr>
          <w:rFonts w:ascii="黑体" w:hAnsi="黑体" w:eastAsia="黑体" w:cs="Times New Roman"/>
          <w:sz w:val="22"/>
          <w:szCs w:val="22"/>
        </w:rPr>
        <w:t>）所</w:t>
      </w:r>
      <w:r w:rsidRPr="31969B32" w:rsidR="00D52AE8">
        <w:rPr>
          <w:rFonts w:ascii="Times New Roman" w:hAnsi="Times New Roman" w:eastAsia="黑体" w:cs="Times New Roman"/>
          <w:sz w:val="22"/>
          <w:szCs w:val="22"/>
        </w:rPr>
        <w:t>作出的</w:t>
      </w:r>
      <w:r w:rsidRPr="31969B32" w:rsidR="00D52AE8">
        <w:rPr>
          <w:rFonts w:ascii="Times New Roman" w:hAnsi="Times New Roman" w:eastAsia="黑体" w:cs="Times New Roman"/>
          <w:spacing w:val="-2"/>
          <w:sz w:val="22"/>
          <w:szCs w:val="22"/>
        </w:rPr>
        <w:t>服务承诺和体系要求</w:t>
      </w:r>
      <w:r w:rsidRPr="31969B32" w:rsidR="00D52AE8">
        <w:rPr>
          <w:rFonts w:ascii="Times New Roman" w:hAnsi="Times New Roman" w:eastAsia="黑体" w:cs="Times New Roman"/>
          <w:sz w:val="22"/>
          <w:szCs w:val="22"/>
        </w:rPr>
        <w:t>而所设计</w:t>
      </w:r>
      <w:ins w:author="Stella TY Shen" w:date="2025-10-28T10:00:15.776Z" w:id="116416260">
        <w:r w:rsidRPr="31969B32" w:rsidR="3191CC10">
          <w:rPr>
            <w:rFonts w:ascii="Times New Roman" w:hAnsi="Times New Roman" w:eastAsia="黑体" w:cs="Times New Roman"/>
            <w:sz w:val="22"/>
            <w:szCs w:val="22"/>
          </w:rPr>
          <w:t>和</w:t>
        </w:r>
      </w:ins>
      <w:ins w:author="Stella TY Shen" w:date="2025-10-28T15:37:00Z" w16du:dateUtc="2025-10-28T07:37:00Z" w:id="96339958">
        <w:r w:rsidRPr="31969B32" w:rsidR="00390B41">
          <w:rPr>
            <w:rFonts w:ascii="Times New Roman" w:hAnsi="Times New Roman" w:eastAsia="黑体" w:cs="Times New Roman"/>
            <w:sz w:val="22"/>
            <w:szCs w:val="22"/>
          </w:rPr>
          <w:t>实施</w:t>
        </w:r>
      </w:ins>
      <w:r w:rsidRPr="31969B32" w:rsidR="00D52AE8">
        <w:rPr>
          <w:rFonts w:ascii="Times New Roman" w:hAnsi="Times New Roman" w:eastAsia="黑体" w:cs="Times New Roman"/>
          <w:sz w:val="22"/>
          <w:szCs w:val="22"/>
        </w:rPr>
        <w:t>的系统控制相关的信息。</w:t>
      </w:r>
    </w:p>
    <w:p w:rsidRPr="00EB7D02" w:rsidR="00D52AE8" w:rsidP="00D4470C" w:rsidRDefault="00D52AE8" w14:paraId="5F098BC4" w14:textId="77777777">
      <w:pPr>
        <w:tabs>
          <w:tab w:val="left" w:pos="360"/>
          <w:tab w:val="left" w:pos="720"/>
          <w:tab w:val="left" w:pos="1080"/>
          <w:tab w:val="left" w:pos="1440"/>
        </w:tabs>
        <w:adjustRightInd w:val="0"/>
        <w:snapToGrid w:val="0"/>
        <w:spacing w:line="276" w:lineRule="auto"/>
        <w:rPr>
          <w:rFonts w:ascii="Times New Roman" w:hAnsi="Times New Roman" w:eastAsia="黑体" w:cs="Times New Roman"/>
          <w:b/>
          <w:sz w:val="22"/>
          <w:lang w:bidi="he-IL"/>
        </w:rPr>
      </w:pPr>
    </w:p>
    <w:p w:rsidRPr="00993B91" w:rsidR="00D52AE8" w:rsidP="00D4470C" w:rsidRDefault="00D52AE8" w14:paraId="0C43D87D" w14:textId="1AFF061C">
      <w:pPr>
        <w:adjustRightInd w:val="0"/>
        <w:snapToGrid w:val="0"/>
        <w:spacing w:line="276" w:lineRule="auto"/>
        <w:rPr>
          <w:rFonts w:ascii="Times New Roman" w:hAnsi="Times New Roman" w:eastAsia="黑体" w:cs="Times New Roman"/>
          <w:sz w:val="22"/>
        </w:rPr>
      </w:pPr>
      <w:bookmarkStart w:name="_Hlk98999211" w:id="5"/>
      <w:r w:rsidRPr="00993B91">
        <w:rPr>
          <w:rFonts w:ascii="Times New Roman" w:hAnsi="Times New Roman" w:eastAsia="黑体" w:cs="Times New Roman"/>
          <w:b/>
          <w:bCs/>
          <w:sz w:val="22"/>
        </w:rPr>
        <w:t>【服务机构简称】</w:t>
      </w:r>
      <w:bookmarkEnd w:id="5"/>
      <w:r w:rsidRPr="00993B91">
        <w:rPr>
          <w:rFonts w:hint="eastAsia" w:ascii="Times New Roman" w:hAnsi="Times New Roman" w:eastAsia="黑体" w:cs="Times New Roman"/>
          <w:sz w:val="22"/>
        </w:rPr>
        <w:t>使用由</w:t>
      </w:r>
      <w:r w:rsidRPr="00993B91">
        <w:rPr>
          <w:rFonts w:hint="eastAsia" w:ascii="Times New Roman" w:hAnsi="Times New Roman" w:eastAsia="黑体" w:cs="Times New Roman"/>
          <w:b/>
          <w:bCs/>
          <w:sz w:val="22"/>
        </w:rPr>
        <w:t>【子服务机构</w:t>
      </w:r>
      <w:r w:rsidR="00C15E41">
        <w:rPr>
          <w:rFonts w:hint="eastAsia" w:ascii="Times New Roman" w:hAnsi="Times New Roman" w:eastAsia="黑体" w:cs="Times New Roman"/>
          <w:b/>
          <w:bCs/>
          <w:sz w:val="22"/>
        </w:rPr>
        <w:t>名称</w:t>
      </w:r>
      <w:r w:rsidRPr="00993B91">
        <w:rPr>
          <w:rFonts w:hint="eastAsia" w:ascii="Times New Roman" w:hAnsi="Times New Roman" w:eastAsia="黑体" w:cs="Times New Roman"/>
          <w:b/>
          <w:bCs/>
          <w:sz w:val="22"/>
        </w:rPr>
        <w:t>】</w:t>
      </w:r>
      <w:r w:rsidRPr="00993B91">
        <w:rPr>
          <w:rFonts w:hint="eastAsia" w:ascii="Times New Roman" w:hAnsi="Times New Roman" w:eastAsia="黑体" w:cs="Times New Roman"/>
          <w:sz w:val="22"/>
        </w:rPr>
        <w:t>（以下简称“</w:t>
      </w:r>
      <w:r w:rsidRPr="00993B91" w:rsidR="00C926E6">
        <w:rPr>
          <w:rFonts w:hint="eastAsia" w:ascii="Times New Roman" w:hAnsi="Times New Roman" w:eastAsia="黑体" w:cs="Times New Roman"/>
          <w:b/>
          <w:bCs/>
          <w:sz w:val="22"/>
        </w:rPr>
        <w:t>【</w:t>
      </w:r>
      <w:r w:rsidRPr="00993B91">
        <w:rPr>
          <w:rFonts w:hint="eastAsia" w:ascii="Times New Roman" w:hAnsi="Times New Roman" w:eastAsia="黑体" w:cs="Times New Roman"/>
          <w:b/>
          <w:bCs/>
          <w:sz w:val="22"/>
        </w:rPr>
        <w:t>子服务机构</w:t>
      </w:r>
      <w:r w:rsidRPr="00993B91" w:rsidR="00C926E6">
        <w:rPr>
          <w:rFonts w:hint="eastAsia" w:ascii="Times New Roman" w:hAnsi="Times New Roman" w:eastAsia="黑体" w:cs="Times New Roman"/>
          <w:b/>
          <w:bCs/>
          <w:sz w:val="22"/>
        </w:rPr>
        <w:t>简称】</w:t>
      </w:r>
      <w:r w:rsidRPr="00993B91">
        <w:rPr>
          <w:rFonts w:hint="eastAsia" w:ascii="Times New Roman" w:hAnsi="Times New Roman" w:eastAsia="黑体" w:cs="Times New Roman"/>
          <w:sz w:val="22"/>
        </w:rPr>
        <w:t>”）</w:t>
      </w:r>
      <w:bookmarkStart w:name="_Hlk98999233" w:id="6"/>
      <w:r w:rsidRPr="00993B91">
        <w:rPr>
          <w:rFonts w:hint="eastAsia" w:ascii="Times New Roman" w:hAnsi="Times New Roman" w:eastAsia="黑体" w:cs="Times New Roman"/>
          <w:sz w:val="22"/>
        </w:rPr>
        <w:t>所提供的</w:t>
      </w:r>
      <w:r w:rsidRPr="00993B91">
        <w:rPr>
          <w:rFonts w:ascii="Times New Roman" w:hAnsi="Times New Roman" w:eastAsia="黑体" w:cs="Times New Roman"/>
          <w:b/>
          <w:bCs/>
          <w:sz w:val="22"/>
        </w:rPr>
        <w:t>【子服务机构的</w:t>
      </w:r>
      <w:r w:rsidRPr="00993B91">
        <w:rPr>
          <w:rFonts w:ascii="Times New Roman" w:hAnsi="Times New Roman" w:eastAsia="黑体" w:cs="Times New Roman"/>
          <w:b/>
          <w:bCs/>
          <w:sz w:val="22"/>
          <w:lang w:bidi="he-IL"/>
        </w:rPr>
        <w:t>服务类型或内容】</w:t>
      </w:r>
      <w:bookmarkEnd w:id="6"/>
      <w:r w:rsidRPr="00993B91">
        <w:rPr>
          <w:rFonts w:hint="eastAsia" w:ascii="Times New Roman" w:hAnsi="Times New Roman" w:eastAsia="黑体" w:cs="Times New Roman"/>
          <w:sz w:val="22"/>
        </w:rPr>
        <w:t>。</w:t>
      </w:r>
      <w:bookmarkStart w:name="_Hlk133573357" w:id="7"/>
      <w:commentRangeStart w:id="8"/>
      <w:r w:rsidR="00E0155D">
        <w:rPr>
          <w:rFonts w:hint="eastAsia" w:ascii="Times New Roman" w:hAnsi="Times New Roman" w:eastAsia="黑体" w:cs="Times New Roman"/>
          <w:b/>
          <w:bCs/>
          <w:sz w:val="22"/>
        </w:rPr>
        <w:t>【</w:t>
      </w:r>
      <w:r w:rsidRPr="00993B91" w:rsidR="00717F6F">
        <w:rPr>
          <w:rFonts w:ascii="Times New Roman" w:hAnsi="Times New Roman" w:eastAsia="黑体" w:cs="Times New Roman"/>
          <w:b/>
          <w:bCs/>
          <w:sz w:val="22"/>
        </w:rPr>
        <w:t>【服务机构简称】</w:t>
      </w:r>
      <w:r w:rsidRPr="00993B91" w:rsidR="00717F6F">
        <w:rPr>
          <w:rFonts w:hint="eastAsia" w:ascii="Times New Roman" w:hAnsi="Times New Roman" w:eastAsia="黑体" w:cs="Times New Roman"/>
          <w:sz w:val="22"/>
        </w:rPr>
        <w:t>使用由</w:t>
      </w:r>
      <w:r w:rsidRPr="00993B91" w:rsidR="00717F6F">
        <w:rPr>
          <w:rFonts w:hint="eastAsia" w:ascii="Times New Roman" w:hAnsi="Times New Roman" w:eastAsia="黑体" w:cs="Times New Roman"/>
          <w:b/>
          <w:bCs/>
          <w:sz w:val="22"/>
        </w:rPr>
        <w:t>【子服务机构</w:t>
      </w:r>
      <w:r w:rsidR="00717F6F">
        <w:rPr>
          <w:rFonts w:hint="eastAsia" w:ascii="Times New Roman" w:hAnsi="Times New Roman" w:eastAsia="黑体" w:cs="Times New Roman"/>
          <w:b/>
          <w:bCs/>
          <w:sz w:val="22"/>
        </w:rPr>
        <w:t>A</w:t>
      </w:r>
      <w:r w:rsidR="00542A07">
        <w:rPr>
          <w:rFonts w:hint="eastAsia" w:ascii="Times New Roman" w:hAnsi="Times New Roman" w:eastAsia="黑体" w:cs="Times New Roman"/>
          <w:b/>
          <w:bCs/>
          <w:sz w:val="22"/>
        </w:rPr>
        <w:t>名称</w:t>
      </w:r>
      <w:r w:rsidRPr="00993B91" w:rsidR="00717F6F">
        <w:rPr>
          <w:rFonts w:hint="eastAsia" w:ascii="Times New Roman" w:hAnsi="Times New Roman" w:eastAsia="黑体" w:cs="Times New Roman"/>
          <w:b/>
          <w:bCs/>
          <w:sz w:val="22"/>
        </w:rPr>
        <w:t>】</w:t>
      </w:r>
      <w:r w:rsidRPr="00993B91" w:rsidR="00717F6F">
        <w:rPr>
          <w:rFonts w:hint="eastAsia" w:ascii="Times New Roman" w:hAnsi="Times New Roman" w:eastAsia="黑体" w:cs="Times New Roman"/>
          <w:sz w:val="22"/>
        </w:rPr>
        <w:t>（以下简称“</w:t>
      </w:r>
      <w:r w:rsidRPr="00993B91" w:rsidR="00717F6F">
        <w:rPr>
          <w:rFonts w:hint="eastAsia" w:ascii="Times New Roman" w:hAnsi="Times New Roman" w:eastAsia="黑体" w:cs="Times New Roman"/>
          <w:b/>
          <w:bCs/>
          <w:sz w:val="22"/>
        </w:rPr>
        <w:t>【子服务机构</w:t>
      </w:r>
      <w:r w:rsidR="00717F6F">
        <w:rPr>
          <w:rFonts w:hint="eastAsia" w:ascii="Times New Roman" w:hAnsi="Times New Roman" w:eastAsia="黑体" w:cs="Times New Roman"/>
          <w:b/>
          <w:bCs/>
          <w:sz w:val="22"/>
        </w:rPr>
        <w:t>A</w:t>
      </w:r>
      <w:r w:rsidRPr="00993B91" w:rsidR="00717F6F">
        <w:rPr>
          <w:rFonts w:hint="eastAsia" w:ascii="Times New Roman" w:hAnsi="Times New Roman" w:eastAsia="黑体" w:cs="Times New Roman"/>
          <w:b/>
          <w:bCs/>
          <w:sz w:val="22"/>
        </w:rPr>
        <w:t>简称】</w:t>
      </w:r>
      <w:r w:rsidRPr="00993B91" w:rsidR="00717F6F">
        <w:rPr>
          <w:rFonts w:hint="eastAsia" w:ascii="Times New Roman" w:hAnsi="Times New Roman" w:eastAsia="黑体" w:cs="Times New Roman"/>
          <w:sz w:val="22"/>
        </w:rPr>
        <w:t>”）所提供的</w:t>
      </w:r>
      <w:r w:rsidRPr="00993B91" w:rsidR="00717F6F">
        <w:rPr>
          <w:rFonts w:ascii="Times New Roman" w:hAnsi="Times New Roman" w:eastAsia="黑体" w:cs="Times New Roman"/>
          <w:b/>
          <w:bCs/>
          <w:sz w:val="22"/>
        </w:rPr>
        <w:t>【子服务机构</w:t>
      </w:r>
      <w:r w:rsidR="00717F6F">
        <w:rPr>
          <w:rFonts w:hint="eastAsia" w:ascii="Times New Roman" w:hAnsi="Times New Roman" w:eastAsia="黑体" w:cs="Times New Roman"/>
          <w:b/>
          <w:bCs/>
          <w:sz w:val="22"/>
        </w:rPr>
        <w:t>A</w:t>
      </w:r>
      <w:r w:rsidRPr="00993B91" w:rsidR="00717F6F">
        <w:rPr>
          <w:rFonts w:ascii="Times New Roman" w:hAnsi="Times New Roman" w:eastAsia="黑体" w:cs="Times New Roman"/>
          <w:b/>
          <w:bCs/>
          <w:sz w:val="22"/>
        </w:rPr>
        <w:t>的</w:t>
      </w:r>
      <w:r w:rsidRPr="00993B91" w:rsidR="00717F6F">
        <w:rPr>
          <w:rFonts w:ascii="Times New Roman" w:hAnsi="Times New Roman" w:eastAsia="黑体" w:cs="Times New Roman"/>
          <w:b/>
          <w:bCs/>
          <w:sz w:val="22"/>
          <w:lang w:bidi="he-IL"/>
        </w:rPr>
        <w:t>服务类型或内容】</w:t>
      </w:r>
      <w:r w:rsidR="00717F6F">
        <w:rPr>
          <w:rFonts w:hint="eastAsia" w:ascii="Times New Roman" w:hAnsi="Times New Roman" w:eastAsia="黑体" w:cs="Times New Roman"/>
          <w:b/>
          <w:bCs/>
          <w:sz w:val="22"/>
          <w:lang w:bidi="he-IL"/>
        </w:rPr>
        <w:t>，</w:t>
      </w:r>
      <w:r w:rsidRPr="00993B91" w:rsidR="00081CCB">
        <w:rPr>
          <w:rFonts w:hint="eastAsia" w:ascii="Times New Roman" w:hAnsi="Times New Roman" w:eastAsia="黑体" w:cs="Times New Roman"/>
          <w:sz w:val="22"/>
        </w:rPr>
        <w:t>使用由</w:t>
      </w:r>
      <w:r w:rsidRPr="00993B91" w:rsidR="00081CCB">
        <w:rPr>
          <w:rFonts w:hint="eastAsia" w:ascii="Times New Roman" w:hAnsi="Times New Roman" w:eastAsia="黑体" w:cs="Times New Roman"/>
          <w:b/>
          <w:bCs/>
          <w:sz w:val="22"/>
        </w:rPr>
        <w:t>【子服务机构</w:t>
      </w:r>
      <w:r w:rsidR="00C1663D">
        <w:rPr>
          <w:rFonts w:ascii="Times New Roman" w:hAnsi="Times New Roman" w:eastAsia="黑体" w:cs="Times New Roman"/>
          <w:b/>
          <w:bCs/>
          <w:sz w:val="22"/>
        </w:rPr>
        <w:t>B</w:t>
      </w:r>
      <w:r w:rsidR="00542A07">
        <w:rPr>
          <w:rFonts w:hint="eastAsia" w:ascii="Times New Roman" w:hAnsi="Times New Roman" w:eastAsia="黑体" w:cs="Times New Roman"/>
          <w:b/>
          <w:bCs/>
          <w:sz w:val="22"/>
        </w:rPr>
        <w:t>名称</w:t>
      </w:r>
      <w:r w:rsidRPr="00993B91" w:rsidR="00081CCB">
        <w:rPr>
          <w:rFonts w:hint="eastAsia" w:ascii="Times New Roman" w:hAnsi="Times New Roman" w:eastAsia="黑体" w:cs="Times New Roman"/>
          <w:b/>
          <w:bCs/>
          <w:sz w:val="22"/>
        </w:rPr>
        <w:t>】</w:t>
      </w:r>
      <w:r w:rsidRPr="00993B91" w:rsidR="00081CCB">
        <w:rPr>
          <w:rFonts w:hint="eastAsia" w:ascii="Times New Roman" w:hAnsi="Times New Roman" w:eastAsia="黑体" w:cs="Times New Roman"/>
          <w:sz w:val="22"/>
        </w:rPr>
        <w:t>（以下简称“</w:t>
      </w:r>
      <w:r w:rsidRPr="00993B91" w:rsidR="00081CCB">
        <w:rPr>
          <w:rFonts w:hint="eastAsia" w:ascii="Times New Roman" w:hAnsi="Times New Roman" w:eastAsia="黑体" w:cs="Times New Roman"/>
          <w:b/>
          <w:bCs/>
          <w:sz w:val="22"/>
        </w:rPr>
        <w:t>【子服务机构</w:t>
      </w:r>
      <w:r w:rsidR="00C1663D">
        <w:rPr>
          <w:rFonts w:ascii="Times New Roman" w:hAnsi="Times New Roman" w:eastAsia="黑体" w:cs="Times New Roman"/>
          <w:b/>
          <w:bCs/>
          <w:sz w:val="22"/>
        </w:rPr>
        <w:t>B</w:t>
      </w:r>
      <w:r w:rsidRPr="00993B91" w:rsidR="00081CCB">
        <w:rPr>
          <w:rFonts w:hint="eastAsia" w:ascii="Times New Roman" w:hAnsi="Times New Roman" w:eastAsia="黑体" w:cs="Times New Roman"/>
          <w:b/>
          <w:bCs/>
          <w:sz w:val="22"/>
        </w:rPr>
        <w:t>简称】</w:t>
      </w:r>
      <w:r w:rsidRPr="00993B91" w:rsidR="00081CCB">
        <w:rPr>
          <w:rFonts w:hint="eastAsia" w:ascii="Times New Roman" w:hAnsi="Times New Roman" w:eastAsia="黑体" w:cs="Times New Roman"/>
          <w:sz w:val="22"/>
        </w:rPr>
        <w:t>”）所提供的</w:t>
      </w:r>
      <w:r w:rsidRPr="00993B91" w:rsidR="00081CCB">
        <w:rPr>
          <w:rFonts w:ascii="Times New Roman" w:hAnsi="Times New Roman" w:eastAsia="黑体" w:cs="Times New Roman"/>
          <w:b/>
          <w:bCs/>
          <w:sz w:val="22"/>
        </w:rPr>
        <w:t>【子服务机构</w:t>
      </w:r>
      <w:r w:rsidR="00C1663D">
        <w:rPr>
          <w:rFonts w:ascii="Times New Roman" w:hAnsi="Times New Roman" w:eastAsia="黑体" w:cs="Times New Roman"/>
          <w:b/>
          <w:bCs/>
          <w:sz w:val="22"/>
        </w:rPr>
        <w:t>B</w:t>
      </w:r>
      <w:r w:rsidRPr="00993B91" w:rsidR="00081CCB">
        <w:rPr>
          <w:rFonts w:ascii="Times New Roman" w:hAnsi="Times New Roman" w:eastAsia="黑体" w:cs="Times New Roman"/>
          <w:b/>
          <w:bCs/>
          <w:sz w:val="22"/>
        </w:rPr>
        <w:t>的</w:t>
      </w:r>
      <w:r w:rsidRPr="00993B91" w:rsidR="00081CCB">
        <w:rPr>
          <w:rFonts w:ascii="Times New Roman" w:hAnsi="Times New Roman" w:eastAsia="黑体" w:cs="Times New Roman"/>
          <w:b/>
          <w:bCs/>
          <w:sz w:val="22"/>
          <w:lang w:bidi="he-IL"/>
        </w:rPr>
        <w:t>服务类型或内容】</w:t>
      </w:r>
      <w:r w:rsidR="00C1663D">
        <w:rPr>
          <w:rFonts w:hint="eastAsia" w:ascii="Times New Roman" w:hAnsi="Times New Roman" w:eastAsia="黑体" w:cs="Times New Roman"/>
          <w:b/>
          <w:bCs/>
          <w:sz w:val="22"/>
          <w:lang w:bidi="he-IL"/>
        </w:rPr>
        <w:t>。</w:t>
      </w:r>
      <w:r w:rsidRPr="00993B91" w:rsidR="00717F6F">
        <w:rPr>
          <w:rFonts w:hint="eastAsia" w:ascii="Times New Roman" w:hAnsi="Times New Roman" w:eastAsia="黑体" w:cs="Times New Roman"/>
          <w:b/>
          <w:bCs/>
          <w:sz w:val="22"/>
        </w:rPr>
        <w:t>【子服务机构</w:t>
      </w:r>
      <w:r w:rsidRPr="00993B91" w:rsidR="00717F6F">
        <w:rPr>
          <w:rFonts w:hint="eastAsia" w:ascii="Times New Roman" w:hAnsi="Times New Roman" w:eastAsia="黑体" w:cs="Times New Roman"/>
          <w:b/>
          <w:bCs/>
          <w:sz w:val="22"/>
        </w:rPr>
        <w:t>A</w:t>
      </w:r>
      <w:r w:rsidRPr="00993B91" w:rsidR="00717F6F">
        <w:rPr>
          <w:rFonts w:hint="eastAsia" w:ascii="Times New Roman" w:hAnsi="Times New Roman" w:eastAsia="黑体" w:cs="Times New Roman"/>
          <w:b/>
          <w:bCs/>
          <w:sz w:val="22"/>
        </w:rPr>
        <w:t>简称</w:t>
      </w:r>
      <w:r w:rsidRPr="0044565C" w:rsidR="00717F6F">
        <w:rPr>
          <w:rFonts w:hint="eastAsia" w:ascii="Times New Roman" w:hAnsi="Times New Roman" w:eastAsia="黑体" w:cs="Times New Roman"/>
          <w:b/>
          <w:bCs/>
          <w:sz w:val="22"/>
        </w:rPr>
        <w:t>】</w:t>
      </w:r>
      <w:r w:rsidRPr="00993B91" w:rsidR="00717F6F">
        <w:rPr>
          <w:rFonts w:hint="eastAsia" w:ascii="Times New Roman" w:hAnsi="Times New Roman" w:eastAsia="黑体" w:cs="Times New Roman"/>
          <w:sz w:val="22"/>
        </w:rPr>
        <w:t>及</w:t>
      </w:r>
      <w:r w:rsidRPr="00993B91" w:rsidR="00717F6F">
        <w:rPr>
          <w:rFonts w:hint="eastAsia" w:ascii="Times New Roman" w:hAnsi="Times New Roman" w:eastAsia="黑体" w:cs="Times New Roman"/>
          <w:b/>
          <w:bCs/>
          <w:sz w:val="22"/>
        </w:rPr>
        <w:t>【子服务机构</w:t>
      </w:r>
      <w:r w:rsidR="00C1663D">
        <w:rPr>
          <w:rFonts w:ascii="Times New Roman" w:hAnsi="Times New Roman" w:eastAsia="黑体" w:cs="Times New Roman"/>
          <w:b/>
          <w:bCs/>
          <w:sz w:val="22"/>
        </w:rPr>
        <w:t>B</w:t>
      </w:r>
      <w:r w:rsidRPr="00993B91" w:rsidR="00717F6F">
        <w:rPr>
          <w:rFonts w:hint="eastAsia" w:ascii="Times New Roman" w:hAnsi="Times New Roman" w:eastAsia="黑体" w:cs="Times New Roman"/>
          <w:b/>
          <w:bCs/>
          <w:sz w:val="22"/>
        </w:rPr>
        <w:t>简称</w:t>
      </w:r>
      <w:r w:rsidRPr="0044565C" w:rsidR="00717F6F">
        <w:rPr>
          <w:rFonts w:hint="eastAsia" w:ascii="Times New Roman" w:hAnsi="Times New Roman" w:eastAsia="黑体" w:cs="Times New Roman"/>
          <w:b/>
          <w:bCs/>
          <w:sz w:val="22"/>
        </w:rPr>
        <w:t>】</w:t>
      </w:r>
      <w:r w:rsidRPr="00993B91" w:rsidR="00717F6F">
        <w:rPr>
          <w:rFonts w:hint="eastAsia" w:ascii="Times New Roman" w:hAnsi="Times New Roman" w:eastAsia="黑体" w:cs="Times New Roman"/>
          <w:sz w:val="22"/>
        </w:rPr>
        <w:t>在下文中</w:t>
      </w:r>
      <w:r w:rsidR="00FB765F">
        <w:rPr>
          <w:rFonts w:hint="eastAsia" w:ascii="Times New Roman" w:hAnsi="Times New Roman" w:eastAsia="黑体" w:cs="Times New Roman"/>
          <w:sz w:val="22"/>
        </w:rPr>
        <w:t>统称</w:t>
      </w:r>
      <w:r w:rsidRPr="00993B91" w:rsidR="00717F6F">
        <w:rPr>
          <w:rFonts w:hint="eastAsia" w:ascii="Times New Roman" w:hAnsi="Times New Roman" w:eastAsia="黑体" w:cs="Times New Roman"/>
          <w:sz w:val="22"/>
        </w:rPr>
        <w:t>为“子服务机构”。</w:t>
      </w:r>
      <w:bookmarkEnd w:id="7"/>
      <w:r w:rsidR="00A25E56">
        <w:rPr>
          <w:rFonts w:hint="eastAsia" w:ascii="Times New Roman" w:hAnsi="Times New Roman" w:eastAsia="黑体" w:cs="Times New Roman"/>
          <w:sz w:val="22"/>
        </w:rPr>
        <w:t>】</w:t>
      </w:r>
      <w:commentRangeEnd w:id="8"/>
      <w:r w:rsidR="00AA4230">
        <w:rPr>
          <w:rStyle w:val="a8"/>
        </w:rPr>
        <w:commentReference w:id="8"/>
      </w:r>
      <w:r w:rsidRPr="00993B91">
        <w:rPr>
          <w:rFonts w:hint="eastAsia" w:ascii="Times New Roman" w:hAnsi="Times New Roman" w:eastAsia="黑体" w:cs="Times New Roman"/>
          <w:sz w:val="22"/>
        </w:rPr>
        <w:t>描述表明，</w:t>
      </w:r>
      <w:r w:rsidR="00EC76CE">
        <w:rPr>
          <w:rFonts w:hint="eastAsia" w:ascii="Times New Roman" w:hAnsi="Times New Roman" w:eastAsia="黑体" w:cs="Times New Roman"/>
          <w:sz w:val="22"/>
        </w:rPr>
        <w:t>除</w:t>
      </w:r>
      <w:r w:rsidRPr="00993B91" w:rsidR="00EC76CE">
        <w:rPr>
          <w:rFonts w:ascii="Times New Roman" w:hAnsi="Times New Roman" w:eastAsia="黑体" w:cs="Times New Roman"/>
          <w:b/>
          <w:bCs/>
          <w:sz w:val="22"/>
        </w:rPr>
        <w:t>【服务机构简称】</w:t>
      </w:r>
      <w:r w:rsidRPr="00FA134D" w:rsidR="00EC76CE">
        <w:rPr>
          <w:rFonts w:hint="eastAsia" w:ascii="Times New Roman" w:hAnsi="Times New Roman" w:eastAsia="黑体" w:cs="Times New Roman"/>
          <w:sz w:val="22"/>
        </w:rPr>
        <w:t>的控制外，</w:t>
      </w:r>
      <w:r w:rsidRPr="00993B91">
        <w:rPr>
          <w:rFonts w:hint="eastAsia" w:ascii="Times New Roman" w:hAnsi="Times New Roman" w:eastAsia="黑体" w:cs="Times New Roman"/>
          <w:sz w:val="22"/>
        </w:rPr>
        <w:t>设计恰当且执行有效</w:t>
      </w:r>
      <w:r w:rsidR="00CB3043">
        <w:rPr>
          <w:rFonts w:hint="eastAsia" w:ascii="Times New Roman" w:hAnsi="Times New Roman" w:eastAsia="黑体" w:cs="Times New Roman"/>
          <w:sz w:val="22"/>
        </w:rPr>
        <w:t>的子服务机构补充性控制是实现</w:t>
      </w:r>
      <w:r w:rsidR="008E2C7A">
        <w:rPr>
          <w:rFonts w:hint="eastAsia" w:ascii="Times New Roman" w:hAnsi="Times New Roman" w:eastAsia="黑体" w:cs="Times New Roman"/>
          <w:sz w:val="22"/>
        </w:rPr>
        <w:t>描述中所述</w:t>
      </w:r>
      <w:ins w:author="Stella TY Shen" w:date="2023-11-29T16:01:00Z" w:id="9">
        <w:r w:rsidR="00FD4712">
          <w:rPr>
            <w:rFonts w:hint="eastAsia" w:ascii="Times New Roman" w:hAnsi="Times New Roman" w:eastAsia="黑体" w:cs="Times New Roman"/>
          </w:rPr>
          <w:t>之基于</w:t>
        </w:r>
        <w:r w:rsidRPr="00B336B0" w:rsidR="00FD4712">
          <w:rPr>
            <w:rFonts w:hint="eastAsia" w:ascii="黑体" w:hAnsi="黑体" w:eastAsia="黑体" w:cs="Times New Roman"/>
          </w:rPr>
          <w:t>适用的可信服务标准</w:t>
        </w:r>
        <w:r w:rsidR="00FD4712">
          <w:rPr>
            <w:rFonts w:hint="eastAsia" w:ascii="黑体" w:hAnsi="黑体" w:eastAsia="黑体" w:cs="Times New Roman"/>
          </w:rPr>
          <w:t>所作出</w:t>
        </w:r>
      </w:ins>
      <w:r w:rsidR="008E2C7A">
        <w:rPr>
          <w:rFonts w:hint="eastAsia" w:ascii="Times New Roman" w:hAnsi="Times New Roman" w:eastAsia="黑体" w:cs="Times New Roman"/>
          <w:sz w:val="22"/>
        </w:rPr>
        <w:t>的服务承诺和体系要求</w:t>
      </w:r>
      <w:r w:rsidR="00FA134D">
        <w:rPr>
          <w:rFonts w:hint="eastAsia" w:ascii="Times New Roman" w:hAnsi="Times New Roman" w:eastAsia="黑体" w:cs="Times New Roman"/>
          <w:sz w:val="22"/>
        </w:rPr>
        <w:t>所必须的。</w:t>
      </w:r>
      <w:r w:rsidR="00194D0D">
        <w:rPr>
          <w:rFonts w:hint="eastAsia" w:ascii="Times New Roman" w:hAnsi="Times New Roman" w:eastAsia="黑体" w:cs="Times New Roman"/>
          <w:sz w:val="22"/>
        </w:rPr>
        <w:t>描述反映了</w:t>
      </w:r>
      <w:r w:rsidRPr="00993B91" w:rsidR="00FD5EA0">
        <w:rPr>
          <w:rFonts w:ascii="Times New Roman" w:hAnsi="Times New Roman" w:eastAsia="黑体" w:cs="Times New Roman"/>
          <w:b/>
          <w:bCs/>
          <w:sz w:val="22"/>
        </w:rPr>
        <w:t>【服务机构简称】</w:t>
      </w:r>
      <w:r w:rsidR="00FD5EA0">
        <w:rPr>
          <w:rFonts w:hint="eastAsia" w:ascii="Times New Roman" w:hAnsi="Times New Roman" w:eastAsia="黑体" w:cs="Times New Roman"/>
          <w:sz w:val="22"/>
        </w:rPr>
        <w:t>的控制以及</w:t>
      </w:r>
      <w:r w:rsidRPr="00993B91" w:rsidR="00FD5EA0">
        <w:rPr>
          <w:rFonts w:ascii="Times New Roman" w:hAnsi="Times New Roman" w:eastAsia="黑体" w:cs="Times New Roman"/>
          <w:b/>
          <w:bCs/>
          <w:sz w:val="22"/>
        </w:rPr>
        <w:t>【服务机构简称】</w:t>
      </w:r>
      <w:r w:rsidR="00563244">
        <w:rPr>
          <w:rFonts w:hint="eastAsia" w:ascii="Times New Roman" w:hAnsi="Times New Roman" w:eastAsia="黑体" w:cs="Times New Roman"/>
          <w:sz w:val="22"/>
        </w:rPr>
        <w:t>控制设计中所预期的子服务机构补充性控制的类型。</w:t>
      </w:r>
      <w:r w:rsidRPr="00993B91">
        <w:rPr>
          <w:rFonts w:hint="eastAsia" w:ascii="Times New Roman" w:hAnsi="Times New Roman" w:eastAsia="黑体" w:cs="Times New Roman"/>
          <w:sz w:val="22"/>
        </w:rPr>
        <w:t>描述并未</w:t>
      </w:r>
      <w:r w:rsidR="00D32D0B">
        <w:rPr>
          <w:rFonts w:hint="eastAsia" w:ascii="Times New Roman" w:hAnsi="Times New Roman" w:eastAsia="黑体" w:cs="Times New Roman"/>
          <w:sz w:val="22"/>
        </w:rPr>
        <w:t>披露</w:t>
      </w:r>
      <w:r w:rsidRPr="00993B91">
        <w:rPr>
          <w:rFonts w:hint="eastAsia" w:ascii="Times New Roman" w:hAnsi="Times New Roman" w:eastAsia="黑体" w:cs="Times New Roman"/>
          <w:sz w:val="22"/>
        </w:rPr>
        <w:t>子服务机构的</w:t>
      </w:r>
      <w:r w:rsidR="00D32D0B">
        <w:rPr>
          <w:rFonts w:hint="eastAsia" w:ascii="Times New Roman" w:hAnsi="Times New Roman" w:eastAsia="黑体" w:cs="Times New Roman"/>
          <w:sz w:val="22"/>
        </w:rPr>
        <w:t>实际</w:t>
      </w:r>
      <w:r w:rsidRPr="00993B91">
        <w:rPr>
          <w:rFonts w:hint="eastAsia" w:ascii="Times New Roman" w:hAnsi="Times New Roman" w:eastAsia="黑体" w:cs="Times New Roman"/>
          <w:sz w:val="22"/>
        </w:rPr>
        <w:t>控制。</w:t>
      </w:r>
    </w:p>
    <w:p w:rsidRPr="00993B91" w:rsidR="00D52AE8" w:rsidP="00D4470C" w:rsidRDefault="00D52AE8" w14:paraId="21D4F7AC" w14:textId="77777777">
      <w:pPr>
        <w:adjustRightInd w:val="0"/>
        <w:snapToGrid w:val="0"/>
        <w:spacing w:line="276" w:lineRule="auto"/>
        <w:rPr>
          <w:rFonts w:ascii="Times New Roman" w:hAnsi="Times New Roman" w:eastAsia="黑体" w:cs="Times New Roman"/>
          <w:sz w:val="22"/>
          <w:lang w:bidi="he-IL"/>
        </w:rPr>
      </w:pPr>
    </w:p>
    <w:p w:rsidRPr="00993B91" w:rsidR="00D52AE8" w:rsidP="00D4470C" w:rsidRDefault="00D52AE8" w14:paraId="022E472C" w14:textId="507E5821">
      <w:pPr>
        <w:tabs>
          <w:tab w:val="left" w:pos="360"/>
          <w:tab w:val="left" w:pos="720"/>
          <w:tab w:val="left" w:pos="1080"/>
          <w:tab w:val="left" w:pos="1440"/>
        </w:tabs>
        <w:adjustRightInd w:val="0"/>
        <w:snapToGrid w:val="0"/>
        <w:spacing w:line="276" w:lineRule="auto"/>
        <w:rPr>
          <w:rFonts w:ascii="Times New Roman" w:hAnsi="Times New Roman" w:eastAsia="黑体" w:cs="Times New Roman"/>
          <w:sz w:val="22"/>
        </w:rPr>
      </w:pPr>
      <w:commentRangeStart w:id="10"/>
      <w:r w:rsidRPr="00993B91">
        <w:rPr>
          <w:rFonts w:hint="eastAsia" w:ascii="Times New Roman" w:hAnsi="Times New Roman" w:eastAsia="黑体" w:cs="Times New Roman"/>
          <w:sz w:val="22"/>
        </w:rPr>
        <w:t>描述</w:t>
      </w:r>
      <w:r w:rsidR="00DD0E67">
        <w:rPr>
          <w:rFonts w:hint="eastAsia" w:ascii="Times New Roman" w:hAnsi="Times New Roman" w:eastAsia="黑体" w:cs="Times New Roman"/>
          <w:sz w:val="22"/>
        </w:rPr>
        <w:t>同时</w:t>
      </w:r>
      <w:r w:rsidRPr="00993B91">
        <w:rPr>
          <w:rFonts w:hint="eastAsia" w:ascii="Times New Roman" w:hAnsi="Times New Roman" w:eastAsia="黑体" w:cs="Times New Roman"/>
          <w:sz w:val="22"/>
        </w:rPr>
        <w:t>表明，</w:t>
      </w:r>
      <w:r w:rsidR="00A540F6">
        <w:rPr>
          <w:rFonts w:hint="eastAsia" w:ascii="Times New Roman" w:hAnsi="Times New Roman" w:eastAsia="黑体" w:cs="Times New Roman"/>
          <w:sz w:val="22"/>
        </w:rPr>
        <w:t>除</w:t>
      </w:r>
      <w:r w:rsidRPr="00993B91" w:rsidR="00A540F6">
        <w:rPr>
          <w:rFonts w:ascii="Times New Roman" w:hAnsi="Times New Roman" w:eastAsia="黑体" w:cs="Times New Roman"/>
          <w:b/>
          <w:bCs/>
          <w:sz w:val="22"/>
        </w:rPr>
        <w:t>【服务机构简称】</w:t>
      </w:r>
      <w:r w:rsidR="00A540F6">
        <w:rPr>
          <w:rFonts w:hint="eastAsia" w:ascii="Times New Roman" w:hAnsi="Times New Roman" w:eastAsia="黑体" w:cs="Times New Roman"/>
          <w:sz w:val="22"/>
        </w:rPr>
        <w:t>的控制外，</w:t>
      </w:r>
      <w:r w:rsidRPr="00993B91">
        <w:rPr>
          <w:rFonts w:hint="eastAsia" w:ascii="Times New Roman" w:hAnsi="Times New Roman" w:eastAsia="黑体" w:cs="Times New Roman"/>
          <w:sz w:val="22"/>
        </w:rPr>
        <w:t>设计恰当且执行有效</w:t>
      </w:r>
      <w:r w:rsidR="00B86849">
        <w:rPr>
          <w:rFonts w:hint="eastAsia" w:ascii="Times New Roman" w:hAnsi="Times New Roman" w:eastAsia="黑体" w:cs="Times New Roman"/>
          <w:sz w:val="22"/>
        </w:rPr>
        <w:t>的用户实体补充性控制是实现描述</w:t>
      </w:r>
      <w:r w:rsidR="004B41BB">
        <w:rPr>
          <w:rFonts w:hint="eastAsia" w:ascii="Times New Roman" w:hAnsi="Times New Roman" w:eastAsia="黑体" w:cs="Times New Roman"/>
          <w:sz w:val="22"/>
        </w:rPr>
        <w:t>中所述的服务承诺和体系要求所必须的。</w:t>
      </w:r>
      <w:r w:rsidRPr="00993B91">
        <w:rPr>
          <w:rFonts w:hint="eastAsia" w:ascii="Times New Roman" w:hAnsi="Times New Roman" w:eastAsia="黑体" w:cs="Times New Roman"/>
          <w:sz w:val="22"/>
        </w:rPr>
        <w:t>描述</w:t>
      </w:r>
      <w:r w:rsidR="00D236B9">
        <w:rPr>
          <w:rFonts w:hint="eastAsia" w:ascii="Times New Roman" w:hAnsi="Times New Roman" w:eastAsia="黑体" w:cs="Times New Roman"/>
          <w:sz w:val="22"/>
        </w:rPr>
        <w:t>陈述了</w:t>
      </w:r>
      <w:r w:rsidRPr="00993B91" w:rsidR="00D236B9">
        <w:rPr>
          <w:rFonts w:ascii="Times New Roman" w:hAnsi="Times New Roman" w:eastAsia="黑体" w:cs="Times New Roman"/>
          <w:b/>
          <w:bCs/>
          <w:sz w:val="22"/>
        </w:rPr>
        <w:t>【服务机构简称】</w:t>
      </w:r>
      <w:r w:rsidR="00D236B9">
        <w:rPr>
          <w:rFonts w:hint="eastAsia" w:ascii="Times New Roman" w:hAnsi="Times New Roman" w:eastAsia="黑体" w:cs="Times New Roman"/>
          <w:sz w:val="22"/>
        </w:rPr>
        <w:t>的控制以及</w:t>
      </w:r>
      <w:r w:rsidRPr="00993B91" w:rsidR="00D236B9">
        <w:rPr>
          <w:rFonts w:ascii="Times New Roman" w:hAnsi="Times New Roman" w:eastAsia="黑体" w:cs="Times New Roman"/>
          <w:b/>
          <w:bCs/>
          <w:sz w:val="22"/>
        </w:rPr>
        <w:t>【服务机构简称】</w:t>
      </w:r>
      <w:r w:rsidR="00F62E0D">
        <w:rPr>
          <w:rFonts w:hint="eastAsia" w:ascii="Times New Roman" w:hAnsi="Times New Roman" w:eastAsia="黑体" w:cs="Times New Roman"/>
          <w:sz w:val="22"/>
        </w:rPr>
        <w:t>控制设计中</w:t>
      </w:r>
      <w:r w:rsidR="00794A56">
        <w:rPr>
          <w:rFonts w:hint="eastAsia" w:ascii="Times New Roman" w:hAnsi="Times New Roman" w:eastAsia="黑体" w:cs="Times New Roman"/>
          <w:sz w:val="22"/>
        </w:rPr>
        <w:t>所预期的用户实体的补充性控制</w:t>
      </w:r>
      <w:r w:rsidRPr="00993B91">
        <w:rPr>
          <w:rFonts w:hint="eastAsia" w:ascii="Times New Roman" w:hAnsi="Times New Roman" w:eastAsia="黑体" w:cs="Times New Roman"/>
          <w:sz w:val="22"/>
        </w:rPr>
        <w:t>。</w:t>
      </w:r>
      <w:commentRangeEnd w:id="10"/>
      <w:r w:rsidRPr="00993B91" w:rsidR="004B7FF4">
        <w:rPr>
          <w:rStyle w:val="a8"/>
          <w:sz w:val="22"/>
          <w:szCs w:val="22"/>
        </w:rPr>
        <w:commentReference w:id="10"/>
      </w:r>
    </w:p>
    <w:p w:rsidRPr="00993B91" w:rsidR="00D52AE8" w:rsidP="00D4470C" w:rsidRDefault="00D52AE8" w14:paraId="446D139D" w14:textId="77777777">
      <w:pPr>
        <w:tabs>
          <w:tab w:val="left" w:pos="360"/>
          <w:tab w:val="left" w:pos="720"/>
          <w:tab w:val="left" w:pos="1080"/>
          <w:tab w:val="left" w:pos="1440"/>
        </w:tabs>
        <w:adjustRightInd w:val="0"/>
        <w:snapToGrid w:val="0"/>
        <w:spacing w:line="276" w:lineRule="auto"/>
        <w:rPr>
          <w:rFonts w:ascii="Times New Roman" w:hAnsi="Times New Roman" w:eastAsia="黑体" w:cs="Times New Roman"/>
          <w:sz w:val="22"/>
        </w:rPr>
      </w:pPr>
    </w:p>
    <w:p w:rsidRPr="00993B91" w:rsidR="00D52AE8" w:rsidP="00D4470C" w:rsidRDefault="00D52AE8" w14:paraId="27964375" w14:textId="77777777">
      <w:pPr>
        <w:adjustRightInd w:val="0"/>
        <w:snapToGrid w:val="0"/>
        <w:spacing w:line="276" w:lineRule="auto"/>
        <w:rPr>
          <w:rFonts w:ascii="Times New Roman" w:hAnsi="Times New Roman" w:eastAsia="黑体" w:cs="Times New Roman"/>
          <w:sz w:val="22"/>
        </w:rPr>
      </w:pPr>
      <w:r w:rsidRPr="00993B91">
        <w:rPr>
          <w:rFonts w:hint="eastAsia" w:ascii="Times New Roman" w:hAnsi="Times New Roman" w:eastAsia="黑体" w:cs="Times New Roman"/>
          <w:sz w:val="22"/>
        </w:rPr>
        <w:t>兹就我们的所知及所信，我们确认：</w:t>
      </w:r>
    </w:p>
    <w:p w:rsidRPr="00993B91" w:rsidR="00D52AE8" w:rsidP="00D4470C" w:rsidRDefault="00D52AE8" w14:paraId="4AA6ACAE" w14:textId="77777777">
      <w:pPr>
        <w:adjustRightInd w:val="0"/>
        <w:snapToGrid w:val="0"/>
        <w:spacing w:line="276" w:lineRule="auto"/>
        <w:rPr>
          <w:rFonts w:ascii="Times New Roman" w:hAnsi="Times New Roman" w:eastAsia="黑体" w:cs="Times New Roman"/>
          <w:sz w:val="22"/>
        </w:rPr>
      </w:pPr>
    </w:p>
    <w:p w:rsidRPr="00993B91" w:rsidR="00D52AE8" w:rsidP="31969B32" w:rsidRDefault="00D52AE8" w14:paraId="773B6C7E" w14:textId="7CB87496">
      <w:pPr>
        <w:pStyle w:val="a3"/>
        <w:numPr>
          <w:ilvl w:val="0"/>
          <w:numId w:val="1"/>
        </w:numPr>
        <w:tabs>
          <w:tab w:val="left" w:pos="360"/>
          <w:tab w:val="left" w:pos="1440"/>
        </w:tabs>
        <w:autoSpaceDE w:val="0"/>
        <w:autoSpaceDN w:val="0"/>
        <w:adjustRightInd w:val="0"/>
        <w:snapToGrid w:val="0"/>
        <w:spacing w:line="276" w:lineRule="auto"/>
        <w:ind w:left="783" w:firstLineChars="0"/>
        <w:rPr>
          <w:rFonts w:ascii="Times New Roman" w:hAnsi="Times New Roman" w:eastAsia="黑体" w:cs="Times New Roman"/>
          <w:sz w:val="22"/>
          <w:szCs w:val="22"/>
          <w:lang w:bidi="he-IL"/>
        </w:rPr>
      </w:pPr>
      <w:r w:rsidRPr="31969B32" w:rsidR="00D52AE8">
        <w:rPr>
          <w:rFonts w:ascii="Times New Roman" w:hAnsi="Times New Roman" w:eastAsia="黑体" w:cs="Times New Roman"/>
          <w:sz w:val="22"/>
          <w:szCs w:val="22"/>
          <w:lang w:bidi="he-IL"/>
        </w:rPr>
        <w:t>基于描述标准，描述反映了截至</w:t>
      </w:r>
      <w:r w:rsidRPr="31969B32" w:rsidR="00D52AE8">
        <w:rPr>
          <w:rFonts w:ascii="Times New Roman" w:hAnsi="Times New Roman" w:eastAsia="黑体" w:cs="Times New Roman"/>
          <w:sz w:val="22"/>
          <w:szCs w:val="22"/>
          <w:lang w:bidi="he-IL"/>
        </w:rPr>
        <w:t>【</w:t>
      </w:r>
      <w:r w:rsidRPr="31969B32" w:rsidR="00D52AE8">
        <w:rPr>
          <w:rFonts w:ascii="Times New Roman" w:hAnsi="Times New Roman" w:eastAsia="黑体" w:cs="Times New Roman"/>
          <w:b w:val="1"/>
          <w:bCs w:val="1"/>
          <w:sz w:val="22"/>
          <w:szCs w:val="22"/>
          <w:lang w:bidi="he-IL"/>
        </w:rPr>
        <w:t>日期</w:t>
      </w:r>
      <w:r w:rsidRPr="31969B32" w:rsidR="00D52AE8">
        <w:rPr>
          <w:rFonts w:ascii="Times New Roman" w:hAnsi="Times New Roman" w:eastAsia="黑体" w:cs="Times New Roman"/>
          <w:sz w:val="22"/>
          <w:szCs w:val="22"/>
          <w:lang w:bidi="he-IL"/>
        </w:rPr>
        <w:t>】</w:t>
      </w:r>
      <w:r w:rsidRPr="31969B32" w:rsidR="00D52AE8">
        <w:rPr>
          <w:rFonts w:ascii="Times New Roman" w:hAnsi="Times New Roman" w:eastAsia="黑体" w:cs="Times New Roman"/>
          <w:sz w:val="22"/>
          <w:szCs w:val="22"/>
          <w:lang w:bidi="he-IL"/>
        </w:rPr>
        <w:t>已设计</w:t>
      </w:r>
      <w:ins w:author="Stella TY Shen" w:date="2025-10-28T10:00:21.226Z" w:id="116149847">
        <w:r w:rsidRPr="31969B32" w:rsidR="73D77C07">
          <w:rPr>
            <w:rFonts w:ascii="Times New Roman" w:hAnsi="Times New Roman" w:eastAsia="黑体" w:cs="Times New Roman"/>
            <w:sz w:val="22"/>
            <w:szCs w:val="22"/>
            <w:lang w:bidi="he-IL"/>
          </w:rPr>
          <w:t>和</w:t>
        </w:r>
      </w:ins>
      <w:ins w:author="Grison Yao" w:date="2025-08-25T10:33:00Z" w:id="1669869365">
        <w:del w:author="Stella TY Shen" w:date="2025-10-28T10:00:20.573Z" w:id="390435482">
          <w:r w:rsidRPr="31969B32" w:rsidDel="002662F7">
            <w:rPr>
              <w:rFonts w:ascii="Times New Roman" w:hAnsi="Times New Roman" w:eastAsia="黑体" w:cs="Times New Roman"/>
              <w:sz w:val="22"/>
              <w:szCs w:val="22"/>
              <w:lang w:bidi="he-IL"/>
            </w:rPr>
            <w:delText>并</w:delText>
          </w:r>
        </w:del>
        <w:r w:rsidRPr="31969B32" w:rsidR="002662F7">
          <w:rPr>
            <w:rFonts w:ascii="Times New Roman" w:hAnsi="Times New Roman" w:eastAsia="黑体" w:cs="Times New Roman"/>
            <w:sz w:val="22"/>
            <w:szCs w:val="22"/>
            <w:lang w:bidi="he-IL"/>
          </w:rPr>
          <w:t>实施</w:t>
        </w:r>
      </w:ins>
      <w:r w:rsidRPr="31969B32" w:rsidR="00D52AE8">
        <w:rPr>
          <w:rFonts w:ascii="Times New Roman" w:hAnsi="Times New Roman" w:eastAsia="黑体" w:cs="Times New Roman"/>
          <w:sz w:val="22"/>
          <w:szCs w:val="22"/>
          <w:lang w:bidi="he-IL"/>
        </w:rPr>
        <w:t>的体系。</w:t>
      </w:r>
    </w:p>
    <w:p w:rsidRPr="00993B91" w:rsidR="00D52AE8" w:rsidP="00D4470C" w:rsidRDefault="00D52AE8" w14:paraId="3DBE2372" w14:textId="77777777">
      <w:pPr>
        <w:tabs>
          <w:tab w:val="left" w:pos="360"/>
          <w:tab w:val="left" w:pos="1440"/>
        </w:tabs>
        <w:autoSpaceDE w:val="0"/>
        <w:autoSpaceDN w:val="0"/>
        <w:adjustRightInd w:val="0"/>
        <w:snapToGrid w:val="0"/>
        <w:spacing w:line="276" w:lineRule="auto"/>
        <w:ind w:left="420"/>
        <w:rPr>
          <w:rFonts w:ascii="Times New Roman" w:hAnsi="Times New Roman" w:eastAsia="黑体" w:cs="Times New Roman"/>
          <w:sz w:val="22"/>
          <w:lang w:bidi="he-IL"/>
        </w:rPr>
      </w:pPr>
    </w:p>
    <w:p w:rsidRPr="00993B91" w:rsidR="00D52AE8" w:rsidP="00EB3152" w:rsidRDefault="00D52AE8" w14:paraId="4262A80D" w14:textId="743A21B4">
      <w:pPr>
        <w:pStyle w:val="a3"/>
        <w:numPr>
          <w:ilvl w:val="0"/>
          <w:numId w:val="1"/>
        </w:numPr>
        <w:tabs>
          <w:tab w:val="left" w:pos="360"/>
          <w:tab w:val="left" w:pos="1440"/>
        </w:tabs>
        <w:autoSpaceDE w:val="0"/>
        <w:autoSpaceDN w:val="0"/>
        <w:adjustRightInd w:val="0"/>
        <w:snapToGrid w:val="0"/>
        <w:spacing w:line="276" w:lineRule="auto"/>
        <w:ind w:left="783" w:firstLineChars="0"/>
        <w:rPr>
          <w:rFonts w:ascii="Times New Roman" w:hAnsi="Times New Roman" w:eastAsia="黑体" w:cs="Times New Roman"/>
          <w:b/>
          <w:sz w:val="22"/>
          <w:lang w:bidi="he-IL"/>
        </w:rPr>
      </w:pPr>
      <w:r w:rsidRPr="00993B91">
        <w:rPr>
          <w:rFonts w:hint="eastAsia" w:ascii="Times New Roman" w:hAnsi="Times New Roman" w:eastAsia="黑体" w:cs="Times New Roman"/>
          <w:sz w:val="22"/>
          <w:lang w:bidi="he-IL"/>
        </w:rPr>
        <w:t>截至</w:t>
      </w:r>
      <w:r w:rsidRPr="00993B91">
        <w:rPr>
          <w:rFonts w:ascii="Times New Roman" w:hAnsi="Times New Roman" w:eastAsia="黑体" w:cs="Times New Roman"/>
          <w:sz w:val="22"/>
          <w:lang w:bidi="he-IL"/>
        </w:rPr>
        <w:t>【</w:t>
      </w:r>
      <w:r w:rsidRPr="00993B91">
        <w:rPr>
          <w:rFonts w:ascii="Times New Roman" w:hAnsi="Times New Roman" w:eastAsia="黑体" w:cs="Times New Roman"/>
          <w:b/>
          <w:bCs/>
          <w:sz w:val="22"/>
          <w:lang w:bidi="he-IL"/>
        </w:rPr>
        <w:t>日期</w:t>
      </w:r>
      <w:r w:rsidRPr="00993B91">
        <w:rPr>
          <w:rFonts w:ascii="Times New Roman" w:hAnsi="Times New Roman" w:eastAsia="黑体" w:cs="Times New Roman"/>
          <w:sz w:val="22"/>
          <w:lang w:bidi="he-IL"/>
        </w:rPr>
        <w:t>】</w:t>
      </w:r>
      <w:r w:rsidRPr="00993B91">
        <w:rPr>
          <w:rFonts w:hint="eastAsia" w:ascii="Times New Roman" w:hAnsi="Times New Roman" w:eastAsia="黑体" w:cs="Times New Roman"/>
          <w:sz w:val="22"/>
          <w:lang w:bidi="he-IL"/>
        </w:rPr>
        <w:t>，描述中所述之控制设计恰当；若该等控制</w:t>
      </w:r>
      <w:r w:rsidR="00267D01">
        <w:rPr>
          <w:rFonts w:hint="eastAsia" w:ascii="Times New Roman" w:hAnsi="Times New Roman" w:eastAsia="黑体" w:cs="Times New Roman"/>
          <w:sz w:val="22"/>
          <w:lang w:bidi="he-IL"/>
        </w:rPr>
        <w:t>有效</w:t>
      </w:r>
      <w:r w:rsidRPr="00993B91">
        <w:rPr>
          <w:rFonts w:hint="eastAsia" w:ascii="Times New Roman" w:hAnsi="Times New Roman" w:eastAsia="黑体" w:cs="Times New Roman"/>
          <w:sz w:val="22"/>
          <w:lang w:bidi="he-IL"/>
        </w:rPr>
        <w:t>执行</w:t>
      </w:r>
      <w:r w:rsidRPr="00993B91" w:rsidR="004B7FF4">
        <w:rPr>
          <w:rFonts w:hint="eastAsia" w:ascii="Times New Roman" w:hAnsi="Times New Roman" w:eastAsia="黑体" w:cs="Times New Roman"/>
          <w:sz w:val="22"/>
          <w:lang w:bidi="he-IL"/>
        </w:rPr>
        <w:t>【</w:t>
      </w:r>
      <w:commentRangeStart w:id="12"/>
      <w:r w:rsidRPr="00FB6C19" w:rsidR="00F17298">
        <w:rPr>
          <w:rFonts w:hint="eastAsia" w:ascii="Times New Roman" w:hAnsi="Times New Roman" w:eastAsia="黑体" w:cs="Times New Roman"/>
          <w:sz w:val="22"/>
          <w:lang w:bidi="he-IL"/>
        </w:rPr>
        <w:t>，且用户</w:t>
      </w:r>
      <w:r w:rsidRPr="00FB6C19" w:rsidR="005858C4">
        <w:rPr>
          <w:rFonts w:hint="eastAsia" w:ascii="Times New Roman" w:hAnsi="Times New Roman" w:eastAsia="黑体" w:cs="Times New Roman"/>
          <w:sz w:val="22"/>
          <w:lang w:bidi="he-IL"/>
        </w:rPr>
        <w:t>实体</w:t>
      </w:r>
      <w:r w:rsidRPr="00FB6C19" w:rsidR="00F17298">
        <w:rPr>
          <w:rFonts w:hint="eastAsia" w:ascii="Times New Roman" w:hAnsi="Times New Roman" w:eastAsia="黑体" w:cs="Times New Roman"/>
          <w:sz w:val="22"/>
          <w:lang w:bidi="he-IL"/>
        </w:rPr>
        <w:t>与子服务机构</w:t>
      </w:r>
      <w:r w:rsidR="00E81DB8">
        <w:rPr>
          <w:rFonts w:hint="eastAsia" w:ascii="Times New Roman" w:hAnsi="Times New Roman" w:eastAsia="黑体" w:cs="Times New Roman"/>
          <w:sz w:val="22"/>
          <w:lang w:bidi="he-IL"/>
        </w:rPr>
        <w:t>均</w:t>
      </w:r>
      <w:r w:rsidRPr="00FB6C19" w:rsidR="00F17298">
        <w:rPr>
          <w:rFonts w:hint="eastAsia" w:ascii="Times New Roman" w:hAnsi="Times New Roman" w:eastAsia="黑体" w:cs="Times New Roman"/>
          <w:sz w:val="22"/>
          <w:lang w:bidi="he-IL"/>
        </w:rPr>
        <w:t>实施了</w:t>
      </w:r>
      <w:r w:rsidRPr="00993B91" w:rsidR="00F17298">
        <w:rPr>
          <w:rFonts w:ascii="Times New Roman" w:hAnsi="Times New Roman" w:eastAsia="黑体" w:cs="Times New Roman"/>
          <w:sz w:val="22"/>
        </w:rPr>
        <w:t>【</w:t>
      </w:r>
      <w:r w:rsidRPr="00993B91" w:rsidR="00F17298">
        <w:rPr>
          <w:rFonts w:ascii="Times New Roman" w:hAnsi="Times New Roman" w:eastAsia="黑体" w:cs="Times New Roman"/>
          <w:b/>
          <w:bCs/>
          <w:sz w:val="22"/>
        </w:rPr>
        <w:t>服务机构简称</w:t>
      </w:r>
      <w:r w:rsidRPr="00993B91" w:rsidR="00F17298">
        <w:rPr>
          <w:rFonts w:ascii="Times New Roman" w:hAnsi="Times New Roman" w:eastAsia="黑体" w:cs="Times New Roman"/>
          <w:sz w:val="22"/>
        </w:rPr>
        <w:t>】</w:t>
      </w:r>
      <w:r w:rsidRPr="00FB6C19" w:rsidR="00F17298">
        <w:rPr>
          <w:rFonts w:hint="eastAsia" w:ascii="Times New Roman" w:hAnsi="Times New Roman" w:eastAsia="黑体" w:cs="Times New Roman"/>
          <w:sz w:val="22"/>
          <w:lang w:bidi="he-IL"/>
        </w:rPr>
        <w:t>的控制设计中所预期的补充性控制</w:t>
      </w:r>
      <w:commentRangeEnd w:id="12"/>
      <w:r w:rsidRPr="00FB6C19" w:rsidR="004B7FF4">
        <w:rPr>
          <w:rStyle w:val="a8"/>
          <w:sz w:val="22"/>
          <w:szCs w:val="22"/>
        </w:rPr>
        <w:commentReference w:id="12"/>
      </w:r>
      <w:r w:rsidRPr="00993B91" w:rsidR="004B7FF4">
        <w:rPr>
          <w:rFonts w:hint="eastAsia" w:ascii="Times New Roman" w:hAnsi="Times New Roman" w:eastAsia="黑体" w:cs="Times New Roman"/>
          <w:sz w:val="22"/>
          <w:lang w:bidi="he-IL"/>
        </w:rPr>
        <w:t>】</w:t>
      </w:r>
      <w:r w:rsidRPr="00993B91" w:rsidR="00F17298">
        <w:rPr>
          <w:rFonts w:hint="eastAsia" w:ascii="Times New Roman" w:hAnsi="Times New Roman" w:eastAsia="黑体" w:cs="Times New Roman"/>
          <w:sz w:val="22"/>
          <w:lang w:bidi="he-IL"/>
        </w:rPr>
        <w:t>，</w:t>
      </w:r>
      <w:r w:rsidRPr="00993B91">
        <w:rPr>
          <w:rFonts w:hint="eastAsia" w:ascii="Times New Roman" w:hAnsi="Times New Roman" w:eastAsia="黑体" w:cs="Times New Roman"/>
          <w:sz w:val="22"/>
          <w:lang w:bidi="he-IL"/>
        </w:rPr>
        <w:t>则该等控制能为实现描述中所述之基于适用的可信服务标准所作出的服务承诺及体系要求提供合理保证。</w:t>
      </w:r>
    </w:p>
    <w:p w:rsidRPr="00993B91" w:rsidR="00D52AE8" w:rsidP="00D4470C" w:rsidRDefault="00D52AE8" w14:paraId="5DD5DA2E" w14:textId="77777777">
      <w:pPr>
        <w:adjustRightInd w:val="0"/>
        <w:snapToGrid w:val="0"/>
        <w:spacing w:line="276" w:lineRule="auto"/>
        <w:rPr>
          <w:rFonts w:ascii="Times New Roman" w:hAnsi="Times New Roman" w:eastAsia="黑体" w:cs="Times New Roman"/>
          <w:b/>
          <w:sz w:val="22"/>
          <w:lang w:bidi="he-IL"/>
        </w:rPr>
      </w:pPr>
    </w:p>
    <w:p w:rsidRPr="00993B91" w:rsidR="00A04A74" w:rsidP="00D4470C" w:rsidRDefault="00A04A74" w14:paraId="2C249DA3" w14:textId="77777777">
      <w:pPr>
        <w:adjustRightInd w:val="0"/>
        <w:snapToGrid w:val="0"/>
        <w:spacing w:line="276" w:lineRule="auto"/>
        <w:rPr>
          <w:rFonts w:ascii="Times New Roman" w:hAnsi="Times New Roman" w:eastAsia="黑体" w:cs="Times New Roman"/>
          <w:b/>
          <w:sz w:val="22"/>
          <w:lang w:bidi="he-IL"/>
        </w:rPr>
      </w:pPr>
    </w:p>
    <w:p w:rsidRPr="00993B91" w:rsidR="00D52AE8" w:rsidP="00D4470C" w:rsidRDefault="00D52AE8" w14:paraId="70200048" w14:textId="77777777">
      <w:pPr>
        <w:adjustRightInd w:val="0"/>
        <w:snapToGrid w:val="0"/>
        <w:spacing w:line="276" w:lineRule="auto"/>
        <w:rPr>
          <w:rFonts w:ascii="Times New Roman" w:hAnsi="Times New Roman" w:eastAsia="黑体" w:cs="Times New Roman"/>
          <w:b/>
          <w:sz w:val="22"/>
          <w:lang w:bidi="he-IL"/>
        </w:rPr>
      </w:pPr>
    </w:p>
    <w:p w:rsidRPr="00993B91" w:rsidR="00D52AE8" w:rsidP="00D4470C" w:rsidRDefault="00D52AE8" w14:paraId="16B7C7BD" w14:textId="77777777">
      <w:pPr>
        <w:adjustRightInd w:val="0"/>
        <w:snapToGrid w:val="0"/>
        <w:spacing w:line="276" w:lineRule="auto"/>
        <w:rPr>
          <w:rFonts w:ascii="Times New Roman" w:hAnsi="Times New Roman" w:eastAsia="黑体" w:cs="Times New Roman"/>
          <w:b/>
          <w:sz w:val="22"/>
          <w:lang w:bidi="he-IL"/>
        </w:rPr>
      </w:pPr>
    </w:p>
    <w:p w:rsidRPr="00993B91" w:rsidR="00F21D84" w:rsidP="00D4470C" w:rsidRDefault="00F17298" w14:paraId="75DDDA1B" w14:textId="6A0B1162">
      <w:pPr>
        <w:adjustRightInd w:val="0"/>
        <w:snapToGrid w:val="0"/>
        <w:spacing w:line="276" w:lineRule="auto"/>
        <w:rPr>
          <w:rFonts w:hint="eastAsia"/>
          <w:sz w:val="22"/>
        </w:rPr>
      </w:pPr>
      <w:commentRangeStart w:id="14"/>
      <w:r w:rsidRPr="00993B91">
        <w:rPr>
          <w:rFonts w:ascii="Times New Roman" w:hAnsi="Times New Roman" w:eastAsia="黑体" w:cs="Times New Roman"/>
          <w:b/>
          <w:bCs/>
          <w:sz w:val="22"/>
        </w:rPr>
        <w:t>【服务机构名称】</w:t>
      </w:r>
      <w:commentRangeEnd w:id="14"/>
      <w:r w:rsidRPr="00993B91" w:rsidR="007A14C6">
        <w:rPr>
          <w:rStyle w:val="a8"/>
          <w:sz w:val="22"/>
          <w:szCs w:val="22"/>
        </w:rPr>
        <w:commentReference w:id="14"/>
      </w:r>
    </w:p>
    <w:sectPr w:rsidRPr="00993B91" w:rsidR="00F21D84">
      <w:pgSz w:w="11906" w:h="16838" w:orient="portrait"/>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Z" w:author="Sally Zhong" w:date="2023-04-26T11:56:00Z" w:id="1">
    <w:p w:rsidRPr="00F235A5" w:rsidR="00F235A5" w:rsidRDefault="00F235A5" w14:paraId="198443DA" w14:textId="0960B464">
      <w:pPr>
        <w:pStyle w:val="a9"/>
        <w:rPr>
          <w:rFonts w:hint="eastAsia" w:ascii="黑体" w:hAnsi="黑体" w:eastAsia="黑体"/>
          <w:sz w:val="22"/>
        </w:rPr>
      </w:pPr>
      <w:r>
        <w:rPr>
          <w:rStyle w:val="a8"/>
        </w:rPr>
        <w:annotationRef/>
      </w:r>
      <w:r w:rsidRPr="00F235A5">
        <w:rPr>
          <w:rFonts w:hint="eastAsia" w:ascii="黑体" w:hAnsi="黑体" w:eastAsia="黑体"/>
          <w:sz w:val="22"/>
        </w:rPr>
        <w:t>注：根据报告涵盖范围填写</w:t>
      </w:r>
    </w:p>
  </w:comment>
  <w:comment w:initials="SZ" w:author="Sally Zhong" w:date="2023-04-26T11:57:00Z" w:id="3">
    <w:p w:rsidRPr="00F235A5" w:rsidR="00F235A5" w:rsidRDefault="00F235A5" w14:paraId="5DF5105B" w14:textId="4D24D042">
      <w:pPr>
        <w:pStyle w:val="a9"/>
        <w:rPr>
          <w:rFonts w:hint="eastAsia" w:ascii="黑体" w:hAnsi="黑体" w:eastAsia="黑体"/>
          <w:sz w:val="22"/>
        </w:rPr>
      </w:pPr>
      <w:r>
        <w:rPr>
          <w:rStyle w:val="a8"/>
        </w:rPr>
        <w:annotationRef/>
      </w:r>
      <w:r w:rsidRPr="00F235A5">
        <w:rPr>
          <w:rFonts w:hint="eastAsia" w:ascii="黑体" w:hAnsi="黑体" w:eastAsia="黑体" w:cs="宋体"/>
          <w:sz w:val="22"/>
        </w:rPr>
        <w:t>注：根据报告涵盖范围填写</w:t>
      </w:r>
    </w:p>
  </w:comment>
  <w:comment w:initials="VG" w:author="Vic Gong" w:date="2023-08-02T13:43:00Z" w:id="8">
    <w:p w:rsidRPr="008F287C" w:rsidR="008F287C" w:rsidP="008F287C" w:rsidRDefault="00AA4230" w14:paraId="2CD430DB" w14:textId="77777777">
      <w:pPr>
        <w:pStyle w:val="a9"/>
        <w:rPr>
          <w:rFonts w:ascii="Times New Roman" w:hAnsi="Times New Roman" w:eastAsia="黑体" w:cs="Times New Roman"/>
        </w:rPr>
      </w:pPr>
      <w:r>
        <w:rPr>
          <w:rStyle w:val="a8"/>
        </w:rPr>
        <w:annotationRef/>
      </w:r>
      <w:r w:rsidRPr="008F287C" w:rsidR="008F287C">
        <w:rPr>
          <w:rFonts w:ascii="Times New Roman" w:hAnsi="Times New Roman" w:eastAsia="黑体" w:cs="Times New Roman"/>
        </w:rPr>
        <w:t>注：</w:t>
      </w:r>
    </w:p>
    <w:p w:rsidRPr="008F287C" w:rsidR="008F287C" w:rsidP="008F287C" w:rsidRDefault="008F287C" w14:paraId="63630C4C" w14:textId="77777777">
      <w:pPr>
        <w:pStyle w:val="a9"/>
        <w:widowControl/>
        <w:numPr>
          <w:ilvl w:val="0"/>
          <w:numId w:val="2"/>
        </w:numPr>
        <w:overflowPunct w:val="0"/>
        <w:autoSpaceDE w:val="0"/>
        <w:autoSpaceDN w:val="0"/>
        <w:adjustRightInd w:val="0"/>
        <w:textAlignment w:val="baseline"/>
        <w:rPr>
          <w:rFonts w:ascii="Times New Roman" w:hAnsi="Times New Roman" w:eastAsia="黑体" w:cs="Times New Roman"/>
        </w:rPr>
      </w:pPr>
      <w:r w:rsidRPr="008F287C">
        <w:rPr>
          <w:rFonts w:ascii="Times New Roman" w:hAnsi="Times New Roman" w:eastAsia="黑体" w:cs="Times New Roman"/>
        </w:rPr>
        <w:t>如涉及多家</w:t>
      </w:r>
      <w:r w:rsidRPr="008F287C">
        <w:rPr>
          <w:rFonts w:ascii="Times New Roman" w:hAnsi="Times New Roman" w:eastAsia="黑体" w:cs="Times New Roman"/>
        </w:rPr>
        <w:t>SSO</w:t>
      </w:r>
      <w:r w:rsidRPr="008F287C">
        <w:rPr>
          <w:rFonts w:ascii="Times New Roman" w:hAnsi="Times New Roman" w:eastAsia="黑体" w:cs="Times New Roman"/>
        </w:rPr>
        <w:t>，使用此句式</w:t>
      </w:r>
    </w:p>
    <w:p w:rsidR="004D61B3" w:rsidP="008F287C" w:rsidRDefault="008F287C" w14:paraId="740DF1E1" w14:textId="77777777">
      <w:pPr>
        <w:pStyle w:val="a9"/>
        <w:widowControl/>
        <w:numPr>
          <w:ilvl w:val="0"/>
          <w:numId w:val="2"/>
        </w:numPr>
        <w:overflowPunct w:val="0"/>
        <w:autoSpaceDE w:val="0"/>
        <w:autoSpaceDN w:val="0"/>
        <w:adjustRightInd w:val="0"/>
        <w:textAlignment w:val="baseline"/>
        <w:rPr>
          <w:rFonts w:ascii="Times New Roman" w:hAnsi="Times New Roman" w:eastAsia="黑体" w:cs="Times New Roman"/>
        </w:rPr>
      </w:pPr>
      <w:r w:rsidRPr="008F287C">
        <w:rPr>
          <w:rFonts w:ascii="Times New Roman" w:hAnsi="Times New Roman" w:eastAsia="黑体" w:cs="Times New Roman"/>
        </w:rPr>
        <w:t>如果一家</w:t>
      </w:r>
      <w:r w:rsidRPr="008F287C">
        <w:rPr>
          <w:rFonts w:ascii="Times New Roman" w:hAnsi="Times New Roman" w:eastAsia="黑体" w:cs="Times New Roman"/>
        </w:rPr>
        <w:t>SSO</w:t>
      </w:r>
      <w:r w:rsidRPr="008F287C">
        <w:rPr>
          <w:rFonts w:ascii="Times New Roman" w:hAnsi="Times New Roman" w:eastAsia="黑体" w:cs="Times New Roman"/>
        </w:rPr>
        <w:t>提供多个</w:t>
      </w:r>
      <w:r w:rsidR="004D61B3">
        <w:rPr>
          <w:rFonts w:hint="eastAsia" w:ascii="Times New Roman" w:hAnsi="Times New Roman" w:eastAsia="黑体" w:cs="Times New Roman"/>
        </w:rPr>
        <w:t>服务</w:t>
      </w:r>
      <w:r w:rsidRPr="008F287C">
        <w:rPr>
          <w:rFonts w:ascii="Times New Roman" w:hAnsi="Times New Roman" w:eastAsia="黑体" w:cs="Times New Roman"/>
        </w:rPr>
        <w:t>，比如云服务包括</w:t>
      </w:r>
      <w:r w:rsidRPr="008F287C">
        <w:rPr>
          <w:rFonts w:ascii="Times New Roman" w:hAnsi="Times New Roman" w:eastAsia="黑体" w:cs="Times New Roman"/>
        </w:rPr>
        <w:t>ECS</w:t>
      </w:r>
      <w:r w:rsidRPr="008F287C">
        <w:rPr>
          <w:rFonts w:ascii="Times New Roman" w:hAnsi="Times New Roman" w:eastAsia="黑体" w:cs="Times New Roman"/>
        </w:rPr>
        <w:t>、</w:t>
      </w:r>
      <w:r w:rsidRPr="008F287C">
        <w:rPr>
          <w:rFonts w:ascii="Times New Roman" w:hAnsi="Times New Roman" w:eastAsia="黑体" w:cs="Times New Roman"/>
        </w:rPr>
        <w:t>RDS</w:t>
      </w:r>
      <w:r w:rsidRPr="008F287C">
        <w:rPr>
          <w:rFonts w:ascii="Times New Roman" w:hAnsi="Times New Roman" w:eastAsia="黑体" w:cs="Times New Roman"/>
        </w:rPr>
        <w:t>等，不建议罗列出所有</w:t>
      </w:r>
      <w:r w:rsidR="004D61B3">
        <w:rPr>
          <w:rFonts w:hint="eastAsia" w:ascii="Times New Roman" w:hAnsi="Times New Roman" w:eastAsia="黑体" w:cs="Times New Roman"/>
        </w:rPr>
        <w:t>服务</w:t>
      </w:r>
      <w:r w:rsidRPr="008F287C">
        <w:rPr>
          <w:rFonts w:ascii="Times New Roman" w:hAnsi="Times New Roman" w:eastAsia="黑体" w:cs="Times New Roman"/>
        </w:rPr>
        <w:t>，建议采用统称，如</w:t>
      </w:r>
      <w:r w:rsidR="004D61B3">
        <w:rPr>
          <w:rFonts w:hint="eastAsia" w:ascii="Times New Roman" w:hAnsi="Times New Roman" w:eastAsia="黑体" w:cs="Times New Roman"/>
        </w:rPr>
        <w:t>云计算服务，云安全服务</w:t>
      </w:r>
      <w:r w:rsidRPr="008F287C">
        <w:rPr>
          <w:rFonts w:ascii="Times New Roman" w:hAnsi="Times New Roman" w:eastAsia="黑体" w:cs="Times New Roman"/>
        </w:rPr>
        <w:t>等</w:t>
      </w:r>
    </w:p>
    <w:p w:rsidRPr="004D61B3" w:rsidR="00AA4230" w:rsidP="008F287C" w:rsidRDefault="008F287C" w14:paraId="20F0C6FE" w14:textId="746E52B7">
      <w:pPr>
        <w:pStyle w:val="a9"/>
        <w:widowControl/>
        <w:numPr>
          <w:ilvl w:val="0"/>
          <w:numId w:val="2"/>
        </w:numPr>
        <w:overflowPunct w:val="0"/>
        <w:autoSpaceDE w:val="0"/>
        <w:autoSpaceDN w:val="0"/>
        <w:adjustRightInd w:val="0"/>
        <w:textAlignment w:val="baseline"/>
        <w:rPr>
          <w:rFonts w:ascii="Times New Roman" w:hAnsi="Times New Roman" w:eastAsia="黑体" w:cs="Times New Roman"/>
        </w:rPr>
      </w:pPr>
      <w:r w:rsidRPr="004D61B3">
        <w:rPr>
          <w:rFonts w:ascii="Times New Roman" w:hAnsi="Times New Roman" w:eastAsia="黑体" w:cs="Times New Roman"/>
        </w:rPr>
        <w:t>如果一家</w:t>
      </w:r>
      <w:r w:rsidRPr="004D61B3">
        <w:rPr>
          <w:rFonts w:ascii="Times New Roman" w:hAnsi="Times New Roman" w:eastAsia="黑体" w:cs="Times New Roman"/>
        </w:rPr>
        <w:t>SSO</w:t>
      </w:r>
      <w:r w:rsidRPr="004D61B3">
        <w:rPr>
          <w:rFonts w:ascii="Times New Roman" w:hAnsi="Times New Roman" w:eastAsia="黑体" w:cs="Times New Roman"/>
        </w:rPr>
        <w:t>只提供一种具体的服务，可以直接写出，如</w:t>
      </w:r>
      <w:r w:rsidR="004D61B3">
        <w:rPr>
          <w:rFonts w:hint="eastAsia" w:ascii="Times New Roman" w:hAnsi="Times New Roman" w:eastAsia="黑体" w:cs="Times New Roman"/>
        </w:rPr>
        <w:t>钉钉平台服务</w:t>
      </w:r>
    </w:p>
  </w:comment>
  <w:comment w:initials="SZ" w:author="Sally Zhong" w:date="2023-04-28T17:38:00Z" w:id="10">
    <w:p w:rsidRPr="004B7FF4" w:rsidR="004B7FF4" w:rsidRDefault="004B7FF4" w14:paraId="6A907C8F" w14:textId="113B3CEF">
      <w:pPr>
        <w:pStyle w:val="a9"/>
        <w:rPr>
          <w:rFonts w:hint="eastAsia"/>
        </w:rPr>
      </w:pPr>
      <w:r>
        <w:rPr>
          <w:rStyle w:val="a8"/>
        </w:rPr>
        <w:annotationRef/>
      </w:r>
      <w:r w:rsidRPr="004B7FF4">
        <w:rPr>
          <w:rFonts w:ascii="Times New Roman" w:hAnsi="Times New Roman" w:eastAsia="黑体" w:cs="Times New Roman"/>
          <w:sz w:val="22"/>
        </w:rPr>
        <w:t>注：</w:t>
      </w:r>
      <w:r w:rsidRPr="004B7FF4">
        <w:rPr>
          <w:rFonts w:hint="eastAsia" w:ascii="Times New Roman" w:hAnsi="Times New Roman" w:eastAsia="黑体" w:cs="Times New Roman"/>
          <w:sz w:val="22"/>
        </w:rPr>
        <w:t>无用户补充</w:t>
      </w:r>
      <w:r w:rsidR="0044565C">
        <w:rPr>
          <w:rFonts w:hint="eastAsia" w:ascii="Times New Roman" w:hAnsi="Times New Roman" w:eastAsia="黑体" w:cs="Times New Roman"/>
          <w:sz w:val="22"/>
        </w:rPr>
        <w:t>性</w:t>
      </w:r>
      <w:r w:rsidRPr="004B7FF4">
        <w:rPr>
          <w:rFonts w:hint="eastAsia" w:ascii="Times New Roman" w:hAnsi="Times New Roman" w:eastAsia="黑体" w:cs="Times New Roman"/>
          <w:sz w:val="22"/>
        </w:rPr>
        <w:t>控制，则</w:t>
      </w:r>
      <w:r w:rsidRPr="004B7FF4">
        <w:rPr>
          <w:rFonts w:ascii="Times New Roman" w:hAnsi="Times New Roman" w:eastAsia="黑体" w:cs="Times New Roman"/>
          <w:sz w:val="22"/>
        </w:rPr>
        <w:t>delete</w:t>
      </w:r>
      <w:r w:rsidRPr="004B7FF4">
        <w:rPr>
          <w:rFonts w:hint="eastAsia" w:ascii="Times New Roman" w:hAnsi="Times New Roman" w:eastAsia="黑体" w:cs="Times New Roman"/>
          <w:sz w:val="22"/>
        </w:rPr>
        <w:t>此段描述</w:t>
      </w:r>
    </w:p>
  </w:comment>
  <w:comment w:initials="SZ" w:author="Sally Zhong" w:date="2023-04-28T17:39:00Z" w:id="12">
    <w:p w:rsidRPr="004B7FF4" w:rsidR="004B7FF4" w:rsidRDefault="004B7FF4" w14:paraId="7950174D" w14:textId="7E7431EF">
      <w:pPr>
        <w:pStyle w:val="a9"/>
        <w:rPr>
          <w:rFonts w:hint="eastAsia"/>
        </w:rPr>
      </w:pPr>
      <w:r>
        <w:rPr>
          <w:rStyle w:val="a8"/>
        </w:rPr>
        <w:annotationRef/>
      </w:r>
      <w:bookmarkStart w:name="_Hlk98933170" w:id="13"/>
      <w:r w:rsidRPr="004B7FF4">
        <w:rPr>
          <w:rFonts w:ascii="Times New Roman" w:hAnsi="Times New Roman" w:eastAsia="黑体" w:cs="Times New Roman"/>
          <w:sz w:val="22"/>
        </w:rPr>
        <w:t>注：</w:t>
      </w:r>
      <w:bookmarkEnd w:id="13"/>
      <w:r w:rsidRPr="004B7FF4">
        <w:rPr>
          <w:rFonts w:hint="eastAsia" w:ascii="Times New Roman" w:hAnsi="Times New Roman" w:eastAsia="黑体" w:cs="Times New Roman"/>
          <w:sz w:val="22"/>
        </w:rPr>
        <w:t>无用户补充</w:t>
      </w:r>
      <w:r w:rsidRPr="0044565C" w:rsidR="0044565C">
        <w:rPr>
          <w:rFonts w:hint="eastAsia" w:ascii="Times New Roman" w:hAnsi="Times New Roman" w:eastAsia="黑体" w:cs="Times New Roman"/>
          <w:sz w:val="22"/>
        </w:rPr>
        <w:t>性</w:t>
      </w:r>
      <w:r w:rsidRPr="004B7FF4">
        <w:rPr>
          <w:rFonts w:hint="eastAsia" w:ascii="Times New Roman" w:hAnsi="Times New Roman" w:eastAsia="黑体" w:cs="Times New Roman"/>
          <w:sz w:val="22"/>
        </w:rPr>
        <w:t>控制或子服务机构补充</w:t>
      </w:r>
      <w:r w:rsidRPr="0044565C" w:rsidR="0044565C">
        <w:rPr>
          <w:rFonts w:hint="eastAsia" w:ascii="Times New Roman" w:hAnsi="Times New Roman" w:eastAsia="黑体" w:cs="Times New Roman"/>
          <w:sz w:val="22"/>
        </w:rPr>
        <w:t>性</w:t>
      </w:r>
      <w:r w:rsidRPr="004B7FF4">
        <w:rPr>
          <w:rFonts w:hint="eastAsia" w:ascii="Times New Roman" w:hAnsi="Times New Roman" w:eastAsia="黑体" w:cs="Times New Roman"/>
          <w:sz w:val="22"/>
        </w:rPr>
        <w:t>控制，则相应</w:t>
      </w:r>
      <w:r w:rsidRPr="004B7FF4">
        <w:rPr>
          <w:rFonts w:ascii="Times New Roman" w:hAnsi="Times New Roman" w:eastAsia="黑体" w:cs="Times New Roman"/>
          <w:sz w:val="22"/>
        </w:rPr>
        <w:t>delete</w:t>
      </w:r>
      <w:r w:rsidRPr="004B7FF4">
        <w:rPr>
          <w:rFonts w:hint="eastAsia" w:ascii="Times New Roman" w:hAnsi="Times New Roman" w:eastAsia="黑体" w:cs="Times New Roman"/>
          <w:sz w:val="22"/>
        </w:rPr>
        <w:t>有关</w:t>
      </w:r>
      <w:r w:rsidRPr="004B7FF4">
        <w:rPr>
          <w:rFonts w:ascii="Times New Roman" w:hAnsi="Times New Roman" w:eastAsia="黑体" w:cs="Times New Roman"/>
          <w:sz w:val="22"/>
        </w:rPr>
        <w:t>wording</w:t>
      </w:r>
    </w:p>
  </w:comment>
  <w:comment w:initials="NHJ" w:author="Nicole H Jin" w:date="2022-03-24T09:49:00Z" w:id="14">
    <w:p w:rsidRPr="007A14C6" w:rsidR="007A14C6" w:rsidRDefault="007A14C6" w14:paraId="5A72F8F5" w14:textId="57AEC26A">
      <w:pPr>
        <w:pStyle w:val="a9"/>
        <w:rPr>
          <w:rFonts w:hint="eastAsia"/>
        </w:rPr>
      </w:pPr>
      <w:r>
        <w:rPr>
          <w:rStyle w:val="a8"/>
        </w:rPr>
        <w:annotationRef/>
      </w:r>
      <w:r>
        <w:rPr>
          <w:rFonts w:hint="eastAsia" w:ascii="Times New Roman" w:hAnsi="Times New Roman" w:eastAsia="黑体" w:cs="Times New Roman"/>
        </w:rPr>
        <w:t>注：</w:t>
      </w:r>
      <w:r w:rsidRPr="00862320">
        <w:rPr>
          <w:rFonts w:hint="eastAsia" w:ascii="Times New Roman" w:hAnsi="Times New Roman" w:eastAsia="黑体" w:cs="Times New Roman"/>
        </w:rPr>
        <w:t>落款要注意位置，不要单独一页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8443DA" w15:done="0"/>
  <w15:commentEx w15:paraId="5DF5105B" w15:done="0"/>
  <w15:commentEx w15:paraId="20F0C6FE" w15:done="0"/>
  <w15:commentEx w15:paraId="6A907C8F" w15:done="0"/>
  <w15:commentEx w15:paraId="7950174D" w15:done="0"/>
  <w15:commentEx w15:paraId="5A72F8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F39006" w16cex:dateUtc="2023-04-26T03:56:00Z"/>
  <w16cex:commentExtensible w16cex:durableId="27F3901B" w16cex:dateUtc="2023-04-26T03:57:00Z"/>
  <w16cex:commentExtensible w16cex:durableId="2874DC00" w16cex:dateUtc="2023-08-02T05:43:00Z"/>
  <w16cex:commentExtensible w16cex:durableId="27F68322" w16cex:dateUtc="2023-04-28T09:38:00Z"/>
  <w16cex:commentExtensible w16cex:durableId="27F68335" w16cex:dateUtc="2023-04-28T09:39:00Z"/>
  <w16cex:commentExtensible w16cex:durableId="25E6BD2D" w16cex:dateUtc="2022-03-24T0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8443DA" w16cid:durableId="27F39006"/>
  <w16cid:commentId w16cid:paraId="5DF5105B" w16cid:durableId="27F3901B"/>
  <w16cid:commentId w16cid:paraId="20F0C6FE" w16cid:durableId="2874DC00"/>
  <w16cid:commentId w16cid:paraId="6A907C8F" w16cid:durableId="27F68322"/>
  <w16cid:commentId w16cid:paraId="7950174D" w16cid:durableId="27F68335"/>
  <w16cid:commentId w16cid:paraId="5A72F8F5" w16cid:durableId="25E6BD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74E5" w:rsidP="005858C4" w:rsidRDefault="001874E5" w14:paraId="36B10143" w14:textId="77777777">
      <w:pPr>
        <w:rPr>
          <w:rFonts w:hint="eastAsia"/>
        </w:rPr>
      </w:pPr>
      <w:r>
        <w:separator/>
      </w:r>
    </w:p>
  </w:endnote>
  <w:endnote w:type="continuationSeparator" w:id="0">
    <w:p w:rsidR="001874E5" w:rsidP="005858C4" w:rsidRDefault="001874E5" w14:paraId="35C83553" w14:textId="77777777">
      <w:pPr>
        <w:rPr>
          <w:rFonts w:hint="eastAsia"/>
        </w:rPr>
      </w:pPr>
      <w:r>
        <w:continuationSeparator/>
      </w:r>
    </w:p>
  </w:endnote>
  <w:endnote w:type="continuationNotice" w:id="1">
    <w:p w:rsidR="001874E5" w:rsidRDefault="001874E5" w14:paraId="463DBE75" w14:textId="77777777">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74E5" w:rsidP="005858C4" w:rsidRDefault="001874E5" w14:paraId="372FE678" w14:textId="77777777">
      <w:pPr>
        <w:rPr>
          <w:rFonts w:hint="eastAsia"/>
        </w:rPr>
      </w:pPr>
      <w:r>
        <w:separator/>
      </w:r>
    </w:p>
  </w:footnote>
  <w:footnote w:type="continuationSeparator" w:id="0">
    <w:p w:rsidR="001874E5" w:rsidP="005858C4" w:rsidRDefault="001874E5" w14:paraId="5355B6A2" w14:textId="77777777">
      <w:pPr>
        <w:rPr>
          <w:rFonts w:hint="eastAsia"/>
        </w:rPr>
      </w:pPr>
      <w:r>
        <w:continuationSeparator/>
      </w:r>
    </w:p>
  </w:footnote>
  <w:footnote w:type="continuationNotice" w:id="1">
    <w:p w:rsidR="001874E5" w:rsidRDefault="001874E5" w14:paraId="7DD3B284" w14:textId="77777777">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9218F1"/>
    <w:multiLevelType w:val="hybridMultilevel"/>
    <w:tmpl w:val="97C2837C"/>
    <w:lvl w:ilvl="0" w:tplc="9E92B1B2">
      <w:start w:val="1"/>
      <w:numFmt w:val="lowerLetter"/>
      <w:lvlText w:val="%1."/>
      <w:lvlJc w:val="left"/>
      <w:pPr>
        <w:ind w:left="840" w:hanging="420"/>
      </w:pPr>
      <w:rPr>
        <w:b w:val="0"/>
        <w:bCs/>
        <w:i w:val="0"/>
        <w:iCs w:val="0"/>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num w:numId="1" w16cid:durableId="1033504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04092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ly Zhong">
    <w15:presenceInfo w15:providerId="AD" w15:userId="S::Sally.Zhong@cn.ey.com::8ea21686-6d55-4adc-a53a-657ad61aa23a"/>
  </w15:person>
  <w15:person w15:author="Stella TY">
    <w15:presenceInfo w15:providerId="AD" w15:userId="S::Stella.TY.Shen@cn.ey.com::22437f56-47b7-45b9-b44d-4940b7b79eca"/>
  </w15:person>
  <w15:person w15:author="Stella TY Shen">
    <w15:presenceInfo w15:providerId="AD" w15:userId="S::Stella.TY.Shen@cn.ey.com::22437f56-47b7-45b9-b44d-4940b7b79eca"/>
  </w15:person>
  <w15:person w15:author="Vic Gong">
    <w15:presenceInfo w15:providerId="AD" w15:userId="S::Vic.Gong@cn.ey.com::9fb16b2a-5395-4f25-838a-0a0bfad18d2a"/>
  </w15:person>
  <w15:person w15:author="Grison Yao">
    <w15:presenceInfo w15:providerId="AD" w15:userId="S::Grison.Yao@cn.ey.com::298986a3-51bb-415b-919c-f9933b3d49e2"/>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E8"/>
    <w:rsid w:val="000300F4"/>
    <w:rsid w:val="00066423"/>
    <w:rsid w:val="0007372F"/>
    <w:rsid w:val="00081CCB"/>
    <w:rsid w:val="00082FF2"/>
    <w:rsid w:val="000E5AD6"/>
    <w:rsid w:val="001375C4"/>
    <w:rsid w:val="001756CF"/>
    <w:rsid w:val="001836C3"/>
    <w:rsid w:val="001874E5"/>
    <w:rsid w:val="00194D0D"/>
    <w:rsid w:val="001C79AD"/>
    <w:rsid w:val="001F73B8"/>
    <w:rsid w:val="00205B28"/>
    <w:rsid w:val="002066EC"/>
    <w:rsid w:val="0024556B"/>
    <w:rsid w:val="00257E2F"/>
    <w:rsid w:val="002662F7"/>
    <w:rsid w:val="00267D01"/>
    <w:rsid w:val="002B1DB0"/>
    <w:rsid w:val="002B7DD0"/>
    <w:rsid w:val="002E262B"/>
    <w:rsid w:val="002E576A"/>
    <w:rsid w:val="0031425E"/>
    <w:rsid w:val="00332BC8"/>
    <w:rsid w:val="003439F3"/>
    <w:rsid w:val="00346547"/>
    <w:rsid w:val="003547CC"/>
    <w:rsid w:val="003750E5"/>
    <w:rsid w:val="00390B41"/>
    <w:rsid w:val="003E3243"/>
    <w:rsid w:val="004176BB"/>
    <w:rsid w:val="00426221"/>
    <w:rsid w:val="0044565C"/>
    <w:rsid w:val="004A36EE"/>
    <w:rsid w:val="004B41BB"/>
    <w:rsid w:val="004B7FF4"/>
    <w:rsid w:val="004D4845"/>
    <w:rsid w:val="004D61B3"/>
    <w:rsid w:val="004D63C8"/>
    <w:rsid w:val="00505232"/>
    <w:rsid w:val="00542A07"/>
    <w:rsid w:val="00563244"/>
    <w:rsid w:val="005858C4"/>
    <w:rsid w:val="0058787E"/>
    <w:rsid w:val="005A2A8C"/>
    <w:rsid w:val="005D649C"/>
    <w:rsid w:val="006177B8"/>
    <w:rsid w:val="006529A1"/>
    <w:rsid w:val="0065455D"/>
    <w:rsid w:val="0066010A"/>
    <w:rsid w:val="0066355D"/>
    <w:rsid w:val="00691856"/>
    <w:rsid w:val="006920E8"/>
    <w:rsid w:val="006C3BD6"/>
    <w:rsid w:val="006D559F"/>
    <w:rsid w:val="006F50E6"/>
    <w:rsid w:val="00717F6F"/>
    <w:rsid w:val="0073469B"/>
    <w:rsid w:val="00791C93"/>
    <w:rsid w:val="00794A56"/>
    <w:rsid w:val="007958B3"/>
    <w:rsid w:val="007A0578"/>
    <w:rsid w:val="007A14C6"/>
    <w:rsid w:val="007A2F0A"/>
    <w:rsid w:val="007B1EFF"/>
    <w:rsid w:val="007B2777"/>
    <w:rsid w:val="007E146F"/>
    <w:rsid w:val="007E7EEB"/>
    <w:rsid w:val="008403C3"/>
    <w:rsid w:val="00842D60"/>
    <w:rsid w:val="00886A1B"/>
    <w:rsid w:val="008C7F5F"/>
    <w:rsid w:val="008E2C7A"/>
    <w:rsid w:val="008E497B"/>
    <w:rsid w:val="008F287C"/>
    <w:rsid w:val="009356A4"/>
    <w:rsid w:val="00944168"/>
    <w:rsid w:val="009508F0"/>
    <w:rsid w:val="00993B91"/>
    <w:rsid w:val="009B1AF5"/>
    <w:rsid w:val="009C00C5"/>
    <w:rsid w:val="009F20A0"/>
    <w:rsid w:val="009F7B0E"/>
    <w:rsid w:val="00A04297"/>
    <w:rsid w:val="00A04A74"/>
    <w:rsid w:val="00A05B11"/>
    <w:rsid w:val="00A25E56"/>
    <w:rsid w:val="00A34F08"/>
    <w:rsid w:val="00A36B3D"/>
    <w:rsid w:val="00A36E97"/>
    <w:rsid w:val="00A45086"/>
    <w:rsid w:val="00A540F6"/>
    <w:rsid w:val="00A66354"/>
    <w:rsid w:val="00A96982"/>
    <w:rsid w:val="00AA0245"/>
    <w:rsid w:val="00AA06DA"/>
    <w:rsid w:val="00AA4230"/>
    <w:rsid w:val="00AC4B9B"/>
    <w:rsid w:val="00AE4845"/>
    <w:rsid w:val="00AF3E26"/>
    <w:rsid w:val="00B10E53"/>
    <w:rsid w:val="00B12CBA"/>
    <w:rsid w:val="00B5688C"/>
    <w:rsid w:val="00B632D9"/>
    <w:rsid w:val="00B67371"/>
    <w:rsid w:val="00B86849"/>
    <w:rsid w:val="00BF3E49"/>
    <w:rsid w:val="00C15E41"/>
    <w:rsid w:val="00C1663D"/>
    <w:rsid w:val="00C411DF"/>
    <w:rsid w:val="00C634AC"/>
    <w:rsid w:val="00C81A7A"/>
    <w:rsid w:val="00C91A15"/>
    <w:rsid w:val="00C926E6"/>
    <w:rsid w:val="00CB3043"/>
    <w:rsid w:val="00D236B9"/>
    <w:rsid w:val="00D32D0B"/>
    <w:rsid w:val="00D4470C"/>
    <w:rsid w:val="00D52AE8"/>
    <w:rsid w:val="00D622D0"/>
    <w:rsid w:val="00D735EC"/>
    <w:rsid w:val="00DD0E67"/>
    <w:rsid w:val="00E0155D"/>
    <w:rsid w:val="00E71233"/>
    <w:rsid w:val="00E81DB8"/>
    <w:rsid w:val="00E92FEC"/>
    <w:rsid w:val="00EA2A43"/>
    <w:rsid w:val="00EA4238"/>
    <w:rsid w:val="00EA77D0"/>
    <w:rsid w:val="00EB3152"/>
    <w:rsid w:val="00EB7D02"/>
    <w:rsid w:val="00EC76CE"/>
    <w:rsid w:val="00F17298"/>
    <w:rsid w:val="00F21D84"/>
    <w:rsid w:val="00F235A5"/>
    <w:rsid w:val="00F50E19"/>
    <w:rsid w:val="00F62E0D"/>
    <w:rsid w:val="00FA134D"/>
    <w:rsid w:val="00FB6C19"/>
    <w:rsid w:val="00FB765F"/>
    <w:rsid w:val="00FD4712"/>
    <w:rsid w:val="00FD5EA0"/>
    <w:rsid w:val="00FE5445"/>
    <w:rsid w:val="3191CC10"/>
    <w:rsid w:val="31969B32"/>
    <w:rsid w:val="6A460243"/>
    <w:rsid w:val="73D77C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46559"/>
  <w15:chartTrackingRefBased/>
  <w15:docId w15:val="{75B3C012-5136-4E6B-9874-34BF97711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D52AE8"/>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34"/>
    <w:qFormat/>
    <w:rsid w:val="00D52AE8"/>
    <w:pPr>
      <w:ind w:firstLine="420" w:firstLineChars="200"/>
    </w:pPr>
  </w:style>
  <w:style w:type="paragraph" w:styleId="a4">
    <w:name w:val="header"/>
    <w:basedOn w:val="a"/>
    <w:link w:val="a5"/>
    <w:uiPriority w:val="99"/>
    <w:unhideWhenUsed/>
    <w:rsid w:val="005858C4"/>
    <w:pPr>
      <w:pBdr>
        <w:bottom w:val="single" w:color="auto" w:sz="6" w:space="1"/>
      </w:pBdr>
      <w:tabs>
        <w:tab w:val="center" w:pos="4153"/>
        <w:tab w:val="right" w:pos="8306"/>
      </w:tabs>
      <w:snapToGrid w:val="0"/>
      <w:jc w:val="center"/>
    </w:pPr>
    <w:rPr>
      <w:sz w:val="18"/>
      <w:szCs w:val="18"/>
    </w:rPr>
  </w:style>
  <w:style w:type="character" w:styleId="a5" w:customStyle="1">
    <w:name w:val="页眉 字符"/>
    <w:basedOn w:val="a0"/>
    <w:link w:val="a4"/>
    <w:uiPriority w:val="99"/>
    <w:rsid w:val="005858C4"/>
    <w:rPr>
      <w:sz w:val="18"/>
      <w:szCs w:val="18"/>
    </w:rPr>
  </w:style>
  <w:style w:type="paragraph" w:styleId="a6">
    <w:name w:val="footer"/>
    <w:basedOn w:val="a"/>
    <w:link w:val="a7"/>
    <w:uiPriority w:val="99"/>
    <w:unhideWhenUsed/>
    <w:rsid w:val="005858C4"/>
    <w:pPr>
      <w:tabs>
        <w:tab w:val="center" w:pos="4153"/>
        <w:tab w:val="right" w:pos="8306"/>
      </w:tabs>
      <w:snapToGrid w:val="0"/>
      <w:jc w:val="left"/>
    </w:pPr>
    <w:rPr>
      <w:sz w:val="18"/>
      <w:szCs w:val="18"/>
    </w:rPr>
  </w:style>
  <w:style w:type="character" w:styleId="a7" w:customStyle="1">
    <w:name w:val="页脚 字符"/>
    <w:basedOn w:val="a0"/>
    <w:link w:val="a6"/>
    <w:uiPriority w:val="99"/>
    <w:rsid w:val="005858C4"/>
    <w:rPr>
      <w:sz w:val="18"/>
      <w:szCs w:val="18"/>
    </w:rPr>
  </w:style>
  <w:style w:type="character" w:styleId="a8">
    <w:name w:val="annotation reference"/>
    <w:basedOn w:val="a0"/>
    <w:uiPriority w:val="99"/>
    <w:semiHidden/>
    <w:unhideWhenUsed/>
    <w:rsid w:val="005858C4"/>
    <w:rPr>
      <w:sz w:val="21"/>
      <w:szCs w:val="21"/>
    </w:rPr>
  </w:style>
  <w:style w:type="paragraph" w:styleId="a9">
    <w:name w:val="annotation text"/>
    <w:basedOn w:val="a"/>
    <w:link w:val="aa"/>
    <w:uiPriority w:val="99"/>
    <w:unhideWhenUsed/>
    <w:rsid w:val="005858C4"/>
    <w:pPr>
      <w:jc w:val="left"/>
    </w:pPr>
  </w:style>
  <w:style w:type="character" w:styleId="aa" w:customStyle="1">
    <w:name w:val="批注文字 字符"/>
    <w:basedOn w:val="a0"/>
    <w:link w:val="a9"/>
    <w:uiPriority w:val="99"/>
    <w:rsid w:val="005858C4"/>
  </w:style>
  <w:style w:type="paragraph" w:styleId="ab">
    <w:name w:val="annotation subject"/>
    <w:basedOn w:val="a9"/>
    <w:next w:val="a9"/>
    <w:link w:val="ac"/>
    <w:uiPriority w:val="99"/>
    <w:semiHidden/>
    <w:unhideWhenUsed/>
    <w:rsid w:val="005858C4"/>
    <w:rPr>
      <w:b/>
      <w:bCs/>
    </w:rPr>
  </w:style>
  <w:style w:type="character" w:styleId="ac" w:customStyle="1">
    <w:name w:val="批注主题 字符"/>
    <w:basedOn w:val="aa"/>
    <w:link w:val="ab"/>
    <w:uiPriority w:val="99"/>
    <w:semiHidden/>
    <w:rsid w:val="005858C4"/>
    <w:rPr>
      <w:b/>
      <w:bCs/>
    </w:rPr>
  </w:style>
  <w:style w:type="paragraph" w:styleId="ad">
    <w:name w:val="Revision"/>
    <w:hidden/>
    <w:uiPriority w:val="99"/>
    <w:semiHidden/>
    <w:rsid w:val="00E71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25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1A3711-8A7A-4677-8940-93DEB52E7B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AD55DC-EC96-41F5-92B1-6FE4EFE6B734}">
  <ds:schemaRefs>
    <ds:schemaRef ds:uri="http://schemas.microsoft.com/sharepoint/v3/contenttype/forms"/>
  </ds:schemaRefs>
</ds:datastoreItem>
</file>

<file path=customXml/itemProps3.xml><?xml version="1.0" encoding="utf-8"?>
<ds:datastoreItem xmlns:ds="http://schemas.openxmlformats.org/officeDocument/2006/customXml" ds:itemID="{664048EF-ADCF-4810-BD62-7289E2575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Jessy X Jiang</dc:creator>
  <keywords/>
  <dc:description/>
  <lastModifiedBy>Stella TY Shen</lastModifiedBy>
  <revision>116</revision>
  <dcterms:created xsi:type="dcterms:W3CDTF">2022-03-23T23:49:00.0000000Z</dcterms:created>
  <dcterms:modified xsi:type="dcterms:W3CDTF">2025-10-28T10:00:40.4069980Z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4424300</vt:r8>
  </property>
  <property fmtid="{D5CDD505-2E9C-101B-9397-08002B2CF9AE}" pid="4" name="_activity">
    <vt:lpwstr>{"FileActivityType":"6","FileActivityTimeStamp":"2023-08-02T05:43:36.850Z","FileActivityUsersOnPage":[{"DisplayName":"Vic Gong","Id":"vic.gong@cn.ey.com"}],"FileActivityNavigationId":null}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